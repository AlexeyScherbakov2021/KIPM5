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48" w:type="dxa"/>
        <w:tblInd w:w="-459" w:type="dxa"/>
        <w:tblLook w:val="0000" w:firstRow="0" w:lastRow="0" w:firstColumn="0" w:lastColumn="0" w:noHBand="0" w:noVBand="0"/>
      </w:tblPr>
      <w:tblGrid>
        <w:gridCol w:w="1335"/>
        <w:gridCol w:w="282"/>
        <w:gridCol w:w="686"/>
        <w:gridCol w:w="1079"/>
        <w:gridCol w:w="1293"/>
        <w:gridCol w:w="1133"/>
        <w:gridCol w:w="1196"/>
        <w:gridCol w:w="236"/>
        <w:gridCol w:w="415"/>
        <w:gridCol w:w="1382"/>
        <w:gridCol w:w="1311"/>
      </w:tblGrid>
      <w:tr w:rsidR="007E59DA" w14:paraId="3F548A82" w14:textId="77777777" w:rsidTr="00110A78">
        <w:tc>
          <w:tcPr>
            <w:tcW w:w="4675" w:type="dxa"/>
            <w:gridSpan w:val="5"/>
          </w:tcPr>
          <w:p w14:paraId="712FE3D3" w14:textId="77777777" w:rsidR="007E59DA" w:rsidRDefault="007E59DA" w:rsidP="00225247">
            <w:pPr>
              <w:tabs>
                <w:tab w:val="left" w:pos="6237"/>
              </w:tabs>
              <w:spacing w:before="240" w:after="120" w:line="240" w:lineRule="auto"/>
              <w:jc w:val="center"/>
            </w:pPr>
            <w:bookmarkStart w:id="0" w:name="_Hlk27482775"/>
          </w:p>
        </w:tc>
        <w:tc>
          <w:tcPr>
            <w:tcW w:w="1133" w:type="dxa"/>
          </w:tcPr>
          <w:p w14:paraId="5544175A" w14:textId="77777777" w:rsidR="007E59DA" w:rsidRDefault="007E59DA" w:rsidP="00225247">
            <w:pPr>
              <w:tabs>
                <w:tab w:val="left" w:pos="6237"/>
              </w:tabs>
              <w:spacing w:after="120" w:line="240" w:lineRule="auto"/>
            </w:pPr>
          </w:p>
        </w:tc>
        <w:tc>
          <w:tcPr>
            <w:tcW w:w="4540" w:type="dxa"/>
            <w:gridSpan w:val="5"/>
          </w:tcPr>
          <w:p w14:paraId="3040C1B8" w14:textId="77777777" w:rsidR="007E59DA" w:rsidRDefault="004827ED" w:rsidP="00225247">
            <w:pPr>
              <w:tabs>
                <w:tab w:val="left" w:pos="6237"/>
              </w:tabs>
              <w:spacing w:before="240" w:after="120" w:line="240" w:lineRule="auto"/>
              <w:jc w:val="center"/>
            </w:pPr>
            <w:r>
              <w:t>УТВЕРЖДАЮ</w:t>
            </w:r>
          </w:p>
        </w:tc>
      </w:tr>
      <w:tr w:rsidR="007E59DA" w14:paraId="160760A1" w14:textId="77777777" w:rsidTr="007E124F">
        <w:tc>
          <w:tcPr>
            <w:tcW w:w="4675" w:type="dxa"/>
            <w:gridSpan w:val="5"/>
          </w:tcPr>
          <w:p w14:paraId="29526ED3" w14:textId="77777777" w:rsidR="00C07D64" w:rsidRDefault="00C07D64" w:rsidP="00CF2EBD">
            <w:pPr>
              <w:tabs>
                <w:tab w:val="left" w:pos="6237"/>
              </w:tabs>
              <w:spacing w:line="240" w:lineRule="auto"/>
              <w:jc w:val="center"/>
            </w:pPr>
          </w:p>
        </w:tc>
        <w:tc>
          <w:tcPr>
            <w:tcW w:w="1133" w:type="dxa"/>
          </w:tcPr>
          <w:p w14:paraId="5A726712" w14:textId="77777777" w:rsidR="007E59DA" w:rsidRDefault="007E59DA" w:rsidP="00892B76">
            <w:pPr>
              <w:tabs>
                <w:tab w:val="left" w:pos="6237"/>
              </w:tabs>
              <w:spacing w:line="240" w:lineRule="auto"/>
            </w:pPr>
          </w:p>
        </w:tc>
        <w:tc>
          <w:tcPr>
            <w:tcW w:w="4540" w:type="dxa"/>
            <w:gridSpan w:val="5"/>
          </w:tcPr>
          <w:p w14:paraId="71E9163F" w14:textId="77777777" w:rsidR="007E59DA" w:rsidRDefault="004827ED" w:rsidP="004827ED">
            <w:pPr>
              <w:tabs>
                <w:tab w:val="left" w:pos="6237"/>
              </w:tabs>
              <w:spacing w:line="240" w:lineRule="auto"/>
              <w:jc w:val="center"/>
            </w:pPr>
            <w:r>
              <w:t xml:space="preserve">Главный инженер                            </w:t>
            </w:r>
            <w:r w:rsidRPr="004827ED">
              <w:rPr>
                <w:spacing w:val="-10"/>
              </w:rPr>
              <w:t>ООО «НПО «Нефтегазкомплекс-ЭХЗ»</w:t>
            </w:r>
          </w:p>
        </w:tc>
      </w:tr>
      <w:tr w:rsidR="007E59DA" w14:paraId="2DEA397F" w14:textId="77777777" w:rsidTr="007E124F">
        <w:trPr>
          <w:cantSplit/>
        </w:trPr>
        <w:tc>
          <w:tcPr>
            <w:tcW w:w="2303" w:type="dxa"/>
            <w:gridSpan w:val="3"/>
          </w:tcPr>
          <w:p w14:paraId="3412D023" w14:textId="77777777" w:rsidR="007E59DA" w:rsidRDefault="007E59DA" w:rsidP="00892B76">
            <w:pPr>
              <w:tabs>
                <w:tab w:val="left" w:pos="6237"/>
              </w:tabs>
              <w:spacing w:line="240" w:lineRule="auto"/>
            </w:pPr>
          </w:p>
        </w:tc>
        <w:tc>
          <w:tcPr>
            <w:tcW w:w="2372" w:type="dxa"/>
            <w:gridSpan w:val="2"/>
            <w:vAlign w:val="bottom"/>
          </w:tcPr>
          <w:p w14:paraId="50C7ABC6" w14:textId="77777777" w:rsidR="007E59DA" w:rsidRDefault="007E59DA" w:rsidP="00C07D64">
            <w:pPr>
              <w:tabs>
                <w:tab w:val="left" w:pos="6237"/>
              </w:tabs>
              <w:spacing w:before="360" w:line="240" w:lineRule="auto"/>
              <w:jc w:val="right"/>
            </w:pPr>
          </w:p>
        </w:tc>
        <w:tc>
          <w:tcPr>
            <w:tcW w:w="1133" w:type="dxa"/>
          </w:tcPr>
          <w:p w14:paraId="1715BBB3" w14:textId="77777777" w:rsidR="007E59DA" w:rsidRDefault="007E59DA" w:rsidP="00892B76">
            <w:pPr>
              <w:tabs>
                <w:tab w:val="left" w:pos="6237"/>
              </w:tabs>
              <w:spacing w:line="240" w:lineRule="auto"/>
            </w:pPr>
          </w:p>
        </w:tc>
        <w:tc>
          <w:tcPr>
            <w:tcW w:w="1847" w:type="dxa"/>
            <w:gridSpan w:val="3"/>
            <w:tcBorders>
              <w:bottom w:val="single" w:sz="4" w:space="0" w:color="auto"/>
            </w:tcBorders>
          </w:tcPr>
          <w:p w14:paraId="37CE83AA" w14:textId="77777777" w:rsidR="007E59DA" w:rsidRDefault="007E59DA" w:rsidP="00892B76">
            <w:pPr>
              <w:tabs>
                <w:tab w:val="left" w:pos="6237"/>
              </w:tabs>
              <w:spacing w:line="240" w:lineRule="auto"/>
            </w:pPr>
          </w:p>
        </w:tc>
        <w:tc>
          <w:tcPr>
            <w:tcW w:w="2693" w:type="dxa"/>
            <w:gridSpan w:val="2"/>
          </w:tcPr>
          <w:p w14:paraId="089DEF19" w14:textId="28B777F0" w:rsidR="007E59DA" w:rsidRDefault="00602872" w:rsidP="00602872">
            <w:pPr>
              <w:tabs>
                <w:tab w:val="left" w:pos="6237"/>
              </w:tabs>
              <w:spacing w:before="360" w:line="240" w:lineRule="auto"/>
              <w:jc w:val="right"/>
            </w:pPr>
            <w:r>
              <w:t xml:space="preserve">Ю.А. </w:t>
            </w:r>
            <w:r w:rsidR="004827ED">
              <w:t xml:space="preserve">Маначинский </w:t>
            </w:r>
          </w:p>
        </w:tc>
      </w:tr>
      <w:tr w:rsidR="007E59DA" w14:paraId="705D957F" w14:textId="77777777" w:rsidTr="007E124F">
        <w:trPr>
          <w:cantSplit/>
        </w:trPr>
        <w:tc>
          <w:tcPr>
            <w:tcW w:w="1335" w:type="dxa"/>
            <w:vAlign w:val="bottom"/>
          </w:tcPr>
          <w:p w14:paraId="0DAC8572" w14:textId="77777777" w:rsidR="007E59DA" w:rsidRDefault="007E59DA" w:rsidP="00892B76">
            <w:pPr>
              <w:tabs>
                <w:tab w:val="left" w:pos="6237"/>
              </w:tabs>
              <w:spacing w:before="240" w:line="240" w:lineRule="auto"/>
            </w:pPr>
          </w:p>
        </w:tc>
        <w:tc>
          <w:tcPr>
            <w:tcW w:w="282" w:type="dxa"/>
            <w:vAlign w:val="bottom"/>
          </w:tcPr>
          <w:p w14:paraId="2E8824C1" w14:textId="77777777" w:rsidR="007E59DA" w:rsidRDefault="007E59DA" w:rsidP="00892B76">
            <w:pPr>
              <w:tabs>
                <w:tab w:val="left" w:pos="6237"/>
              </w:tabs>
              <w:spacing w:before="240" w:line="240" w:lineRule="auto"/>
            </w:pPr>
          </w:p>
        </w:tc>
        <w:tc>
          <w:tcPr>
            <w:tcW w:w="1765" w:type="dxa"/>
            <w:gridSpan w:val="2"/>
            <w:vAlign w:val="bottom"/>
          </w:tcPr>
          <w:p w14:paraId="37F6DEC0" w14:textId="77777777" w:rsidR="007E59DA" w:rsidRDefault="007E59DA" w:rsidP="00892B76">
            <w:pPr>
              <w:tabs>
                <w:tab w:val="left" w:pos="6237"/>
              </w:tabs>
              <w:spacing w:before="240" w:line="240" w:lineRule="auto"/>
            </w:pPr>
          </w:p>
        </w:tc>
        <w:tc>
          <w:tcPr>
            <w:tcW w:w="1293" w:type="dxa"/>
            <w:vAlign w:val="bottom"/>
          </w:tcPr>
          <w:p w14:paraId="14CC2F0A" w14:textId="77777777" w:rsidR="007E59DA" w:rsidRDefault="007E59DA" w:rsidP="00C07D64">
            <w:pPr>
              <w:tabs>
                <w:tab w:val="left" w:pos="6237"/>
              </w:tabs>
              <w:spacing w:before="240" w:line="240" w:lineRule="auto"/>
            </w:pPr>
          </w:p>
        </w:tc>
        <w:tc>
          <w:tcPr>
            <w:tcW w:w="1133" w:type="dxa"/>
            <w:vAlign w:val="bottom"/>
          </w:tcPr>
          <w:p w14:paraId="78354A74" w14:textId="77777777" w:rsidR="007E59DA" w:rsidRDefault="007E59DA" w:rsidP="00892B76">
            <w:pPr>
              <w:tabs>
                <w:tab w:val="left" w:pos="6237"/>
              </w:tabs>
              <w:spacing w:before="240" w:line="240" w:lineRule="auto"/>
            </w:pPr>
          </w:p>
        </w:tc>
        <w:tc>
          <w:tcPr>
            <w:tcW w:w="1196" w:type="dxa"/>
            <w:vAlign w:val="bottom"/>
          </w:tcPr>
          <w:p w14:paraId="2F762A58" w14:textId="77777777" w:rsidR="007E59DA" w:rsidRDefault="004827ED" w:rsidP="004827ED">
            <w:pPr>
              <w:tabs>
                <w:tab w:val="left" w:pos="6237"/>
              </w:tabs>
              <w:spacing w:before="240" w:line="240" w:lineRule="auto"/>
              <w:jc w:val="center"/>
            </w:pPr>
            <w:r>
              <w:t>«_____»</w:t>
            </w:r>
          </w:p>
        </w:tc>
        <w:tc>
          <w:tcPr>
            <w:tcW w:w="236" w:type="dxa"/>
            <w:vAlign w:val="bottom"/>
          </w:tcPr>
          <w:p w14:paraId="63434284" w14:textId="77777777" w:rsidR="007E59DA" w:rsidRDefault="007E59DA" w:rsidP="00892B76">
            <w:pPr>
              <w:tabs>
                <w:tab w:val="left" w:pos="6237"/>
              </w:tabs>
              <w:spacing w:before="240" w:line="240" w:lineRule="auto"/>
            </w:pPr>
          </w:p>
        </w:tc>
        <w:tc>
          <w:tcPr>
            <w:tcW w:w="1797" w:type="dxa"/>
            <w:gridSpan w:val="2"/>
            <w:tcBorders>
              <w:bottom w:val="single" w:sz="4" w:space="0" w:color="auto"/>
            </w:tcBorders>
            <w:vAlign w:val="bottom"/>
          </w:tcPr>
          <w:p w14:paraId="265BA5E9" w14:textId="77777777" w:rsidR="007E59DA" w:rsidRDefault="007E59DA" w:rsidP="00892B76">
            <w:pPr>
              <w:tabs>
                <w:tab w:val="left" w:pos="6237"/>
              </w:tabs>
              <w:spacing w:before="240" w:line="240" w:lineRule="auto"/>
            </w:pPr>
          </w:p>
        </w:tc>
        <w:tc>
          <w:tcPr>
            <w:tcW w:w="1311" w:type="dxa"/>
            <w:vAlign w:val="bottom"/>
          </w:tcPr>
          <w:p w14:paraId="24F89AF6" w14:textId="49C9B620" w:rsidR="007E59DA" w:rsidRDefault="004827ED" w:rsidP="00A72308">
            <w:pPr>
              <w:tabs>
                <w:tab w:val="left" w:pos="6237"/>
              </w:tabs>
              <w:spacing w:before="240" w:line="240" w:lineRule="auto"/>
            </w:pPr>
            <w:r>
              <w:t>20</w:t>
            </w:r>
            <w:r w:rsidR="00A72308">
              <w:t>2</w:t>
            </w:r>
            <w:r w:rsidR="00F7611F">
              <w:rPr>
                <w:lang w:val="en-US"/>
              </w:rPr>
              <w:t>1</w:t>
            </w:r>
            <w:r>
              <w:t xml:space="preserve"> г.</w:t>
            </w:r>
          </w:p>
        </w:tc>
      </w:tr>
    </w:tbl>
    <w:p w14:paraId="513D29F0" w14:textId="77777777" w:rsidR="007E59DA" w:rsidRDefault="007E59DA" w:rsidP="00892B76">
      <w:pPr>
        <w:spacing w:line="240" w:lineRule="auto"/>
        <w:jc w:val="center"/>
      </w:pPr>
    </w:p>
    <w:p w14:paraId="327EBF52" w14:textId="77777777" w:rsidR="00256E24" w:rsidRDefault="00256E24" w:rsidP="00256E24">
      <w:pPr>
        <w:spacing w:line="240" w:lineRule="auto"/>
        <w:jc w:val="center"/>
      </w:pPr>
    </w:p>
    <w:p w14:paraId="437E6C2E" w14:textId="77777777" w:rsidR="00256E24" w:rsidRDefault="00256E24" w:rsidP="00256E24">
      <w:pPr>
        <w:spacing w:line="240" w:lineRule="auto"/>
        <w:jc w:val="center"/>
      </w:pPr>
    </w:p>
    <w:p w14:paraId="6408EDCF" w14:textId="77777777" w:rsidR="00256E24" w:rsidRDefault="00256E24" w:rsidP="00256E24">
      <w:pPr>
        <w:spacing w:line="240" w:lineRule="auto"/>
        <w:jc w:val="center"/>
      </w:pPr>
    </w:p>
    <w:p w14:paraId="45981AE1" w14:textId="77777777" w:rsidR="00DA3A4A" w:rsidRDefault="00DA3A4A" w:rsidP="00892B76">
      <w:pPr>
        <w:spacing w:line="240" w:lineRule="auto"/>
        <w:jc w:val="center"/>
      </w:pPr>
    </w:p>
    <w:p w14:paraId="51C8923B" w14:textId="11E685DC" w:rsidR="007E59DA" w:rsidRPr="00A35AF0" w:rsidRDefault="003921CF" w:rsidP="00892B76">
      <w:pPr>
        <w:spacing w:line="240" w:lineRule="auto"/>
        <w:jc w:val="center"/>
      </w:pPr>
      <w:r>
        <w:rPr>
          <w:caps/>
        </w:rPr>
        <w:t>ПЛАТА</w:t>
      </w:r>
      <w:r w:rsidR="00794801">
        <w:rPr>
          <w:caps/>
        </w:rPr>
        <w:t xml:space="preserve"> </w:t>
      </w:r>
      <w:r w:rsidR="00804950">
        <w:t>НГК-</w:t>
      </w:r>
      <w:r w:rsidR="00A72308">
        <w:t>КИП-М-5.Х-У1</w:t>
      </w:r>
    </w:p>
    <w:p w14:paraId="169EC730" w14:textId="77777777" w:rsidR="007E59DA" w:rsidRDefault="007E59DA" w:rsidP="00892B76">
      <w:pPr>
        <w:spacing w:line="240" w:lineRule="auto"/>
        <w:jc w:val="center"/>
      </w:pPr>
    </w:p>
    <w:p w14:paraId="644C4989" w14:textId="77777777" w:rsidR="007E59DA" w:rsidRDefault="005A67EA" w:rsidP="00892B76">
      <w:pPr>
        <w:spacing w:line="240" w:lineRule="auto"/>
        <w:jc w:val="center"/>
      </w:pPr>
      <w:r>
        <w:t>Программа и методика испытаний</w:t>
      </w:r>
    </w:p>
    <w:p w14:paraId="5DAE0973" w14:textId="77777777" w:rsidR="007E59DA" w:rsidRDefault="007E59DA" w:rsidP="00892B76">
      <w:pPr>
        <w:spacing w:line="240" w:lineRule="auto"/>
        <w:jc w:val="center"/>
      </w:pPr>
    </w:p>
    <w:p w14:paraId="78AD6434" w14:textId="0613340A" w:rsidR="007E59DA" w:rsidRDefault="009542E8" w:rsidP="00892B76">
      <w:pPr>
        <w:spacing w:line="240" w:lineRule="auto"/>
        <w:jc w:val="center"/>
      </w:pPr>
      <w:r>
        <w:rPr>
          <w:color w:val="000000"/>
          <w:szCs w:val="30"/>
        </w:rPr>
        <w:t>ВНФТ</w:t>
      </w:r>
      <w:r w:rsidR="002E7FC1" w:rsidRPr="002E7FC1">
        <w:rPr>
          <w:color w:val="000000"/>
          <w:szCs w:val="30"/>
        </w:rPr>
        <w:t>.</w:t>
      </w:r>
      <w:r>
        <w:rPr>
          <w:color w:val="000000"/>
          <w:szCs w:val="30"/>
        </w:rPr>
        <w:t>1</w:t>
      </w:r>
      <w:r w:rsidR="00E447FB">
        <w:rPr>
          <w:color w:val="000000"/>
          <w:szCs w:val="30"/>
        </w:rPr>
        <w:t>3</w:t>
      </w:r>
      <w:r w:rsidR="00A72308">
        <w:rPr>
          <w:color w:val="000000"/>
          <w:szCs w:val="30"/>
        </w:rPr>
        <w:t>4</w:t>
      </w:r>
      <w:r w:rsidR="002E7FC1" w:rsidRPr="002E7FC1">
        <w:rPr>
          <w:color w:val="000000"/>
          <w:szCs w:val="30"/>
        </w:rPr>
        <w:t>.</w:t>
      </w:r>
      <w:r w:rsidR="005A67EA">
        <w:rPr>
          <w:color w:val="000000"/>
          <w:szCs w:val="30"/>
        </w:rPr>
        <w:t>0</w:t>
      </w:r>
      <w:r>
        <w:rPr>
          <w:color w:val="000000"/>
          <w:szCs w:val="30"/>
        </w:rPr>
        <w:t xml:space="preserve">00.000.000 </w:t>
      </w:r>
      <w:r w:rsidR="005A67EA">
        <w:t>ПМ</w:t>
      </w:r>
    </w:p>
    <w:p w14:paraId="2EEA2085" w14:textId="77777777" w:rsidR="007E59DA" w:rsidRDefault="007E59DA" w:rsidP="00892B76">
      <w:pPr>
        <w:spacing w:line="240" w:lineRule="auto"/>
        <w:jc w:val="center"/>
      </w:pPr>
    </w:p>
    <w:p w14:paraId="66EE4B15" w14:textId="77777777" w:rsidR="00DA3A4A" w:rsidRDefault="00DA3A4A" w:rsidP="00892B76">
      <w:pPr>
        <w:spacing w:line="240" w:lineRule="auto"/>
        <w:jc w:val="center"/>
      </w:pPr>
    </w:p>
    <w:p w14:paraId="5EC34A61" w14:textId="77777777" w:rsidR="009542E8" w:rsidRDefault="009542E8" w:rsidP="00892B76">
      <w:pPr>
        <w:spacing w:line="240" w:lineRule="auto"/>
        <w:jc w:val="center"/>
      </w:pPr>
    </w:p>
    <w:p w14:paraId="05095EB5" w14:textId="77777777" w:rsidR="009542E8" w:rsidRDefault="009542E8" w:rsidP="00892B76">
      <w:pPr>
        <w:spacing w:line="240" w:lineRule="auto"/>
        <w:jc w:val="center"/>
      </w:pPr>
    </w:p>
    <w:p w14:paraId="5382F5B5" w14:textId="77777777" w:rsidR="009542E8" w:rsidRDefault="009542E8" w:rsidP="00892B76">
      <w:pPr>
        <w:spacing w:line="240" w:lineRule="auto"/>
        <w:jc w:val="center"/>
      </w:pPr>
    </w:p>
    <w:p w14:paraId="6219042F" w14:textId="77777777" w:rsidR="009542E8" w:rsidRDefault="009542E8" w:rsidP="00892B76">
      <w:pPr>
        <w:spacing w:line="240" w:lineRule="auto"/>
        <w:jc w:val="center"/>
      </w:pPr>
    </w:p>
    <w:p w14:paraId="74C25A55" w14:textId="77777777" w:rsidR="009542E8" w:rsidRDefault="009542E8" w:rsidP="00892B76">
      <w:pPr>
        <w:spacing w:line="240" w:lineRule="auto"/>
        <w:jc w:val="center"/>
      </w:pPr>
    </w:p>
    <w:p w14:paraId="5F107839" w14:textId="77777777" w:rsidR="006C4541" w:rsidRDefault="006C4541" w:rsidP="00892B76">
      <w:pPr>
        <w:spacing w:line="240" w:lineRule="auto"/>
        <w:jc w:val="center"/>
      </w:pPr>
    </w:p>
    <w:p w14:paraId="15E0FA9A" w14:textId="77777777" w:rsidR="006C4541" w:rsidRDefault="006C4541" w:rsidP="00892B76">
      <w:pPr>
        <w:spacing w:line="240" w:lineRule="auto"/>
        <w:jc w:val="center"/>
      </w:pPr>
    </w:p>
    <w:p w14:paraId="72FA9BE4" w14:textId="77777777" w:rsidR="006C4541" w:rsidRDefault="006C4541" w:rsidP="00892B76">
      <w:pPr>
        <w:spacing w:line="240" w:lineRule="auto"/>
        <w:jc w:val="center"/>
      </w:pPr>
    </w:p>
    <w:p w14:paraId="133B71A4" w14:textId="77777777" w:rsidR="006C4541" w:rsidRDefault="006C4541" w:rsidP="00892B76">
      <w:pPr>
        <w:spacing w:line="240" w:lineRule="auto"/>
        <w:jc w:val="center"/>
      </w:pPr>
    </w:p>
    <w:p w14:paraId="6A836523" w14:textId="77777777" w:rsidR="006C4541" w:rsidRDefault="006C4541" w:rsidP="00892B76">
      <w:pPr>
        <w:spacing w:line="240" w:lineRule="auto"/>
        <w:jc w:val="center"/>
      </w:pPr>
    </w:p>
    <w:p w14:paraId="4DCBD145" w14:textId="77777777" w:rsidR="006C4541" w:rsidRDefault="006C4541" w:rsidP="00892B76">
      <w:pPr>
        <w:spacing w:line="240" w:lineRule="auto"/>
        <w:jc w:val="center"/>
      </w:pPr>
    </w:p>
    <w:p w14:paraId="1F2830F1" w14:textId="77777777" w:rsidR="006C4541" w:rsidRDefault="006C4541" w:rsidP="00892B76">
      <w:pPr>
        <w:spacing w:line="240" w:lineRule="auto"/>
        <w:jc w:val="center"/>
      </w:pPr>
    </w:p>
    <w:p w14:paraId="63EA3E1A" w14:textId="77777777" w:rsidR="006C4541" w:rsidRDefault="006C4541" w:rsidP="00892B76">
      <w:pPr>
        <w:spacing w:line="240" w:lineRule="auto"/>
        <w:jc w:val="center"/>
      </w:pPr>
    </w:p>
    <w:p w14:paraId="2C5D6043" w14:textId="77777777" w:rsidR="006C4541" w:rsidRDefault="006C4541" w:rsidP="00892B76">
      <w:pPr>
        <w:spacing w:line="240" w:lineRule="auto"/>
        <w:jc w:val="center"/>
      </w:pPr>
    </w:p>
    <w:p w14:paraId="1542A4A3" w14:textId="77777777" w:rsidR="006C4541" w:rsidRDefault="006C4541" w:rsidP="00892B76">
      <w:pPr>
        <w:spacing w:line="240" w:lineRule="auto"/>
        <w:jc w:val="center"/>
      </w:pPr>
    </w:p>
    <w:p w14:paraId="38B2C0D4" w14:textId="77777777" w:rsidR="006C4541" w:rsidRDefault="006C4541" w:rsidP="00892B76">
      <w:pPr>
        <w:spacing w:line="240" w:lineRule="auto"/>
        <w:jc w:val="center"/>
      </w:pPr>
    </w:p>
    <w:p w14:paraId="3C9C6706" w14:textId="77777777" w:rsidR="006C4541" w:rsidRDefault="006C4541" w:rsidP="00892B76">
      <w:pPr>
        <w:spacing w:line="240" w:lineRule="auto"/>
        <w:jc w:val="center"/>
      </w:pPr>
    </w:p>
    <w:p w14:paraId="57291B22" w14:textId="77777777" w:rsidR="009542E8" w:rsidRDefault="009542E8" w:rsidP="00892B76">
      <w:pPr>
        <w:spacing w:line="240" w:lineRule="auto"/>
        <w:jc w:val="center"/>
      </w:pPr>
    </w:p>
    <w:p w14:paraId="5F02CBE7" w14:textId="77777777" w:rsidR="009542E8" w:rsidRDefault="009542E8" w:rsidP="00892B76">
      <w:pPr>
        <w:spacing w:line="240" w:lineRule="auto"/>
        <w:jc w:val="center"/>
      </w:pPr>
    </w:p>
    <w:p w14:paraId="095553FC" w14:textId="41E70632" w:rsidR="009542E8" w:rsidRDefault="009542E8" w:rsidP="00892B76">
      <w:pPr>
        <w:spacing w:line="240" w:lineRule="auto"/>
        <w:jc w:val="center"/>
      </w:pPr>
      <w:r>
        <w:t>Саратов</w:t>
      </w:r>
    </w:p>
    <w:p w14:paraId="29838FB7" w14:textId="325F0DF1" w:rsidR="009542E8" w:rsidRDefault="009542E8" w:rsidP="00892B76">
      <w:pPr>
        <w:spacing w:line="240" w:lineRule="auto"/>
        <w:jc w:val="center"/>
      </w:pPr>
      <w:r>
        <w:t>20</w:t>
      </w:r>
      <w:r w:rsidR="001C0C58">
        <w:t>2</w:t>
      </w:r>
      <w:r w:rsidR="00F7611F" w:rsidRPr="00116651">
        <w:t>1</w:t>
      </w:r>
      <w:r>
        <w:t xml:space="preserve"> г.</w:t>
      </w:r>
    </w:p>
    <w:p w14:paraId="372D168E" w14:textId="77777777" w:rsidR="007E59DA" w:rsidRDefault="007E59DA" w:rsidP="00892B76">
      <w:pPr>
        <w:spacing w:line="240" w:lineRule="auto"/>
        <w:jc w:val="center"/>
      </w:pPr>
    </w:p>
    <w:p w14:paraId="57C70C78" w14:textId="77777777" w:rsidR="007E59DA" w:rsidRDefault="007E59DA">
      <w:pPr>
        <w:jc w:val="both"/>
        <w:rPr>
          <w:sz w:val="20"/>
        </w:rPr>
        <w:sectPr w:rsidR="007E59DA" w:rsidSect="00B7491C">
          <w:headerReference w:type="default" r:id="rId8"/>
          <w:footerReference w:type="even" r:id="rId9"/>
          <w:footerReference w:type="default" r:id="rId10"/>
          <w:pgSz w:w="11906" w:h="16838"/>
          <w:pgMar w:top="1250" w:right="1134" w:bottom="425" w:left="1701" w:header="709" w:footer="567" w:gutter="0"/>
          <w:cols w:space="708"/>
          <w:docGrid w:linePitch="360"/>
        </w:sectPr>
      </w:pPr>
    </w:p>
    <w:p w14:paraId="0A362AFE" w14:textId="77777777" w:rsidR="007E59DA" w:rsidRDefault="007E59DA" w:rsidP="00382B18">
      <w:pPr>
        <w:pageBreakBefore/>
        <w:jc w:val="center"/>
        <w:outlineLvl w:val="0"/>
        <w:rPr>
          <w:sz w:val="26"/>
          <w:szCs w:val="26"/>
        </w:rPr>
      </w:pPr>
      <w:r>
        <w:rPr>
          <w:sz w:val="26"/>
          <w:szCs w:val="26"/>
        </w:rPr>
        <w:lastRenderedPageBreak/>
        <w:t>СОДЕРЖАНИЕ</w:t>
      </w:r>
    </w:p>
    <w:p w14:paraId="73C0870E" w14:textId="7CD8926D" w:rsidR="001812B6" w:rsidRDefault="007D2E59">
      <w:pPr>
        <w:pStyle w:val="12"/>
        <w:rPr>
          <w:rFonts w:asciiTheme="minorHAnsi" w:eastAsiaTheme="minorEastAsia" w:hAnsiTheme="minorHAnsi" w:cstheme="minorBidi"/>
          <w:sz w:val="22"/>
          <w:szCs w:val="22"/>
        </w:rPr>
      </w:pPr>
      <w:r>
        <w:fldChar w:fldCharType="begin"/>
      </w:r>
      <w:r>
        <w:instrText xml:space="preserve"> TOC \o "1-1" \h \z </w:instrText>
      </w:r>
      <w:r>
        <w:fldChar w:fldCharType="separate"/>
      </w:r>
      <w:hyperlink w:anchor="_Toc50649786" w:history="1">
        <w:r w:rsidR="001812B6" w:rsidRPr="00BB33F1">
          <w:rPr>
            <w:rStyle w:val="af3"/>
          </w:rPr>
          <w:t>1</w:t>
        </w:r>
        <w:r w:rsidR="001812B6">
          <w:rPr>
            <w:rFonts w:asciiTheme="minorHAnsi" w:eastAsiaTheme="minorEastAsia" w:hAnsiTheme="minorHAnsi" w:cstheme="minorBidi"/>
            <w:sz w:val="22"/>
            <w:szCs w:val="22"/>
          </w:rPr>
          <w:tab/>
        </w:r>
        <w:r w:rsidR="001812B6" w:rsidRPr="00BB33F1">
          <w:rPr>
            <w:rStyle w:val="af3"/>
          </w:rPr>
          <w:t>ОБЩИЕ ПОЛОЖЕНИЯ</w:t>
        </w:r>
        <w:r w:rsidR="001812B6">
          <w:rPr>
            <w:webHidden/>
          </w:rPr>
          <w:tab/>
        </w:r>
        <w:r w:rsidR="001812B6">
          <w:rPr>
            <w:webHidden/>
          </w:rPr>
          <w:fldChar w:fldCharType="begin"/>
        </w:r>
        <w:r w:rsidR="001812B6">
          <w:rPr>
            <w:webHidden/>
          </w:rPr>
          <w:instrText xml:space="preserve"> PAGEREF _Toc50649786 \h </w:instrText>
        </w:r>
        <w:r w:rsidR="001812B6">
          <w:rPr>
            <w:webHidden/>
          </w:rPr>
        </w:r>
        <w:r w:rsidR="001812B6">
          <w:rPr>
            <w:webHidden/>
          </w:rPr>
          <w:fldChar w:fldCharType="separate"/>
        </w:r>
        <w:r w:rsidR="00F830D4">
          <w:rPr>
            <w:webHidden/>
          </w:rPr>
          <w:t>3</w:t>
        </w:r>
        <w:r w:rsidR="001812B6">
          <w:rPr>
            <w:webHidden/>
          </w:rPr>
          <w:fldChar w:fldCharType="end"/>
        </w:r>
      </w:hyperlink>
    </w:p>
    <w:p w14:paraId="3C0A2B8F" w14:textId="6C8C4F61" w:rsidR="001812B6" w:rsidRDefault="00817EB8">
      <w:pPr>
        <w:pStyle w:val="12"/>
        <w:rPr>
          <w:rFonts w:asciiTheme="minorHAnsi" w:eastAsiaTheme="minorEastAsia" w:hAnsiTheme="minorHAnsi" w:cstheme="minorBidi"/>
          <w:sz w:val="22"/>
          <w:szCs w:val="22"/>
        </w:rPr>
      </w:pPr>
      <w:hyperlink w:anchor="_Toc50649787" w:history="1">
        <w:r w:rsidR="001812B6" w:rsidRPr="00BB33F1">
          <w:rPr>
            <w:rStyle w:val="af3"/>
          </w:rPr>
          <w:t>2</w:t>
        </w:r>
        <w:r w:rsidR="001812B6">
          <w:rPr>
            <w:rFonts w:asciiTheme="minorHAnsi" w:eastAsiaTheme="minorEastAsia" w:hAnsiTheme="minorHAnsi" w:cstheme="minorBidi"/>
            <w:sz w:val="22"/>
            <w:szCs w:val="22"/>
          </w:rPr>
          <w:tab/>
        </w:r>
        <w:r w:rsidR="001812B6" w:rsidRPr="00BB33F1">
          <w:rPr>
            <w:rStyle w:val="af3"/>
          </w:rPr>
          <w:t>ОБЩИЕ ТРЕБОВАНИЯ К УСЛОВИЯМ, ОБЕСПЕЧЕНИЮ И ПРОВЕДЕНИЮ ИСПЫТАНИЙ</w:t>
        </w:r>
        <w:r w:rsidR="001812B6">
          <w:rPr>
            <w:webHidden/>
          </w:rPr>
          <w:tab/>
        </w:r>
        <w:r w:rsidR="001812B6">
          <w:rPr>
            <w:webHidden/>
          </w:rPr>
          <w:fldChar w:fldCharType="begin"/>
        </w:r>
        <w:r w:rsidR="001812B6">
          <w:rPr>
            <w:webHidden/>
          </w:rPr>
          <w:instrText xml:space="preserve"> PAGEREF _Toc50649787 \h </w:instrText>
        </w:r>
        <w:r w:rsidR="001812B6">
          <w:rPr>
            <w:webHidden/>
          </w:rPr>
        </w:r>
        <w:r w:rsidR="001812B6">
          <w:rPr>
            <w:webHidden/>
          </w:rPr>
          <w:fldChar w:fldCharType="separate"/>
        </w:r>
        <w:r w:rsidR="00F830D4">
          <w:rPr>
            <w:webHidden/>
          </w:rPr>
          <w:t>6</w:t>
        </w:r>
        <w:r w:rsidR="001812B6">
          <w:rPr>
            <w:webHidden/>
          </w:rPr>
          <w:fldChar w:fldCharType="end"/>
        </w:r>
      </w:hyperlink>
    </w:p>
    <w:p w14:paraId="6D35D002" w14:textId="477C6037" w:rsidR="001812B6" w:rsidRDefault="00817EB8">
      <w:pPr>
        <w:pStyle w:val="12"/>
        <w:rPr>
          <w:rFonts w:asciiTheme="minorHAnsi" w:eastAsiaTheme="minorEastAsia" w:hAnsiTheme="minorHAnsi" w:cstheme="minorBidi"/>
          <w:sz w:val="22"/>
          <w:szCs w:val="22"/>
        </w:rPr>
      </w:pPr>
      <w:hyperlink w:anchor="_Toc50649788" w:history="1">
        <w:r w:rsidR="001812B6" w:rsidRPr="00BB33F1">
          <w:rPr>
            <w:rStyle w:val="af3"/>
          </w:rPr>
          <w:t>3</w:t>
        </w:r>
        <w:r w:rsidR="001812B6">
          <w:rPr>
            <w:rFonts w:asciiTheme="minorHAnsi" w:eastAsiaTheme="minorEastAsia" w:hAnsiTheme="minorHAnsi" w:cstheme="minorBidi"/>
            <w:sz w:val="22"/>
            <w:szCs w:val="22"/>
          </w:rPr>
          <w:tab/>
        </w:r>
        <w:r w:rsidR="001812B6" w:rsidRPr="00BB33F1">
          <w:rPr>
            <w:rStyle w:val="af3"/>
          </w:rPr>
          <w:t>ТРЕБОВАНИЯ БЕЗОПАСНОСТИ</w:t>
        </w:r>
        <w:r w:rsidR="001812B6">
          <w:rPr>
            <w:webHidden/>
          </w:rPr>
          <w:tab/>
        </w:r>
        <w:r w:rsidR="001812B6">
          <w:rPr>
            <w:webHidden/>
          </w:rPr>
          <w:fldChar w:fldCharType="begin"/>
        </w:r>
        <w:r w:rsidR="001812B6">
          <w:rPr>
            <w:webHidden/>
          </w:rPr>
          <w:instrText xml:space="preserve"> PAGEREF _Toc50649788 \h </w:instrText>
        </w:r>
        <w:r w:rsidR="001812B6">
          <w:rPr>
            <w:webHidden/>
          </w:rPr>
        </w:r>
        <w:r w:rsidR="001812B6">
          <w:rPr>
            <w:webHidden/>
          </w:rPr>
          <w:fldChar w:fldCharType="separate"/>
        </w:r>
        <w:r w:rsidR="00F830D4">
          <w:rPr>
            <w:webHidden/>
          </w:rPr>
          <w:t>7</w:t>
        </w:r>
        <w:r w:rsidR="001812B6">
          <w:rPr>
            <w:webHidden/>
          </w:rPr>
          <w:fldChar w:fldCharType="end"/>
        </w:r>
      </w:hyperlink>
    </w:p>
    <w:p w14:paraId="4479CC5F" w14:textId="26C42518" w:rsidR="001812B6" w:rsidRDefault="00817EB8">
      <w:pPr>
        <w:pStyle w:val="12"/>
        <w:rPr>
          <w:rFonts w:asciiTheme="minorHAnsi" w:eastAsiaTheme="minorEastAsia" w:hAnsiTheme="minorHAnsi" w:cstheme="minorBidi"/>
          <w:sz w:val="22"/>
          <w:szCs w:val="22"/>
        </w:rPr>
      </w:pPr>
      <w:hyperlink w:anchor="_Toc50649789" w:history="1">
        <w:r w:rsidR="001812B6" w:rsidRPr="00BB33F1">
          <w:rPr>
            <w:rStyle w:val="af3"/>
          </w:rPr>
          <w:t>4</w:t>
        </w:r>
        <w:r w:rsidR="001812B6">
          <w:rPr>
            <w:rFonts w:asciiTheme="minorHAnsi" w:eastAsiaTheme="minorEastAsia" w:hAnsiTheme="minorHAnsi" w:cstheme="minorBidi"/>
            <w:sz w:val="22"/>
            <w:szCs w:val="22"/>
          </w:rPr>
          <w:tab/>
        </w:r>
        <w:r w:rsidR="001812B6" w:rsidRPr="00BB33F1">
          <w:rPr>
            <w:rStyle w:val="af3"/>
          </w:rPr>
          <w:t>ОПРЕДЕЛЯЕМЫЕ ПОКАЗАТЕЛИ (ХАРАКТЕРИСТИКИ)</w:t>
        </w:r>
        <w:r w:rsidR="001812B6">
          <w:rPr>
            <w:webHidden/>
          </w:rPr>
          <w:tab/>
        </w:r>
        <w:r w:rsidR="001812B6">
          <w:rPr>
            <w:webHidden/>
          </w:rPr>
          <w:fldChar w:fldCharType="begin"/>
        </w:r>
        <w:r w:rsidR="001812B6">
          <w:rPr>
            <w:webHidden/>
          </w:rPr>
          <w:instrText xml:space="preserve"> PAGEREF _Toc50649789 \h </w:instrText>
        </w:r>
        <w:r w:rsidR="001812B6">
          <w:rPr>
            <w:webHidden/>
          </w:rPr>
        </w:r>
        <w:r w:rsidR="001812B6">
          <w:rPr>
            <w:webHidden/>
          </w:rPr>
          <w:fldChar w:fldCharType="separate"/>
        </w:r>
        <w:r w:rsidR="00F830D4">
          <w:rPr>
            <w:webHidden/>
          </w:rPr>
          <w:t>8</w:t>
        </w:r>
        <w:r w:rsidR="001812B6">
          <w:rPr>
            <w:webHidden/>
          </w:rPr>
          <w:fldChar w:fldCharType="end"/>
        </w:r>
      </w:hyperlink>
    </w:p>
    <w:p w14:paraId="0FA224DE" w14:textId="3626D280" w:rsidR="001812B6" w:rsidRDefault="00817EB8">
      <w:pPr>
        <w:pStyle w:val="12"/>
        <w:rPr>
          <w:rFonts w:asciiTheme="minorHAnsi" w:eastAsiaTheme="minorEastAsia" w:hAnsiTheme="minorHAnsi" w:cstheme="minorBidi"/>
          <w:sz w:val="22"/>
          <w:szCs w:val="22"/>
        </w:rPr>
      </w:pPr>
      <w:hyperlink w:anchor="_Toc50649790" w:history="1">
        <w:r w:rsidR="001812B6" w:rsidRPr="00BB33F1">
          <w:rPr>
            <w:rStyle w:val="af3"/>
          </w:rPr>
          <w:t>5</w:t>
        </w:r>
        <w:r w:rsidR="001812B6">
          <w:rPr>
            <w:rFonts w:asciiTheme="minorHAnsi" w:eastAsiaTheme="minorEastAsia" w:hAnsiTheme="minorHAnsi" w:cstheme="minorBidi"/>
            <w:sz w:val="22"/>
            <w:szCs w:val="22"/>
          </w:rPr>
          <w:tab/>
        </w:r>
        <w:r w:rsidR="001812B6" w:rsidRPr="00BB33F1">
          <w:rPr>
            <w:rStyle w:val="af3"/>
          </w:rPr>
          <w:t>РЕЖИМЫ ИСПЫТАНИЙ ИЗДЕЛИЯ</w:t>
        </w:r>
        <w:r w:rsidR="001812B6">
          <w:rPr>
            <w:webHidden/>
          </w:rPr>
          <w:tab/>
        </w:r>
        <w:r w:rsidR="001812B6">
          <w:rPr>
            <w:webHidden/>
          </w:rPr>
          <w:fldChar w:fldCharType="begin"/>
        </w:r>
        <w:r w:rsidR="001812B6">
          <w:rPr>
            <w:webHidden/>
          </w:rPr>
          <w:instrText xml:space="preserve"> PAGEREF _Toc50649790 \h </w:instrText>
        </w:r>
        <w:r w:rsidR="001812B6">
          <w:rPr>
            <w:webHidden/>
          </w:rPr>
        </w:r>
        <w:r w:rsidR="001812B6">
          <w:rPr>
            <w:webHidden/>
          </w:rPr>
          <w:fldChar w:fldCharType="separate"/>
        </w:r>
        <w:r w:rsidR="00F830D4">
          <w:rPr>
            <w:webHidden/>
          </w:rPr>
          <w:t>12</w:t>
        </w:r>
        <w:r w:rsidR="001812B6">
          <w:rPr>
            <w:webHidden/>
          </w:rPr>
          <w:fldChar w:fldCharType="end"/>
        </w:r>
      </w:hyperlink>
    </w:p>
    <w:p w14:paraId="5A6D0FA5" w14:textId="10DC5784" w:rsidR="001812B6" w:rsidRDefault="00817EB8">
      <w:pPr>
        <w:pStyle w:val="12"/>
        <w:rPr>
          <w:rFonts w:asciiTheme="minorHAnsi" w:eastAsiaTheme="minorEastAsia" w:hAnsiTheme="minorHAnsi" w:cstheme="minorBidi"/>
          <w:sz w:val="22"/>
          <w:szCs w:val="22"/>
        </w:rPr>
      </w:pPr>
      <w:hyperlink w:anchor="_Toc50649791" w:history="1">
        <w:r w:rsidR="001812B6" w:rsidRPr="00BB33F1">
          <w:rPr>
            <w:rStyle w:val="af3"/>
          </w:rPr>
          <w:t>6</w:t>
        </w:r>
        <w:r w:rsidR="001812B6">
          <w:rPr>
            <w:rFonts w:asciiTheme="minorHAnsi" w:eastAsiaTheme="minorEastAsia" w:hAnsiTheme="minorHAnsi" w:cstheme="minorBidi"/>
            <w:sz w:val="22"/>
            <w:szCs w:val="22"/>
          </w:rPr>
          <w:tab/>
        </w:r>
        <w:r w:rsidR="001812B6" w:rsidRPr="00BB33F1">
          <w:rPr>
            <w:rStyle w:val="af3"/>
          </w:rPr>
          <w:t>МЕТОДЫ ИСПЫТАНИЙ</w:t>
        </w:r>
        <w:r w:rsidR="001812B6">
          <w:rPr>
            <w:webHidden/>
          </w:rPr>
          <w:tab/>
        </w:r>
        <w:r w:rsidR="001812B6">
          <w:rPr>
            <w:webHidden/>
          </w:rPr>
          <w:fldChar w:fldCharType="begin"/>
        </w:r>
        <w:r w:rsidR="001812B6">
          <w:rPr>
            <w:webHidden/>
          </w:rPr>
          <w:instrText xml:space="preserve"> PAGEREF _Toc50649791 \h </w:instrText>
        </w:r>
        <w:r w:rsidR="001812B6">
          <w:rPr>
            <w:webHidden/>
          </w:rPr>
        </w:r>
        <w:r w:rsidR="001812B6">
          <w:rPr>
            <w:webHidden/>
          </w:rPr>
          <w:fldChar w:fldCharType="separate"/>
        </w:r>
        <w:r w:rsidR="00F830D4">
          <w:rPr>
            <w:webHidden/>
          </w:rPr>
          <w:t>14</w:t>
        </w:r>
        <w:r w:rsidR="001812B6">
          <w:rPr>
            <w:webHidden/>
          </w:rPr>
          <w:fldChar w:fldCharType="end"/>
        </w:r>
      </w:hyperlink>
    </w:p>
    <w:p w14:paraId="24FE1338" w14:textId="1B2DA2B6" w:rsidR="001812B6" w:rsidRDefault="00817EB8">
      <w:pPr>
        <w:pStyle w:val="12"/>
        <w:rPr>
          <w:rFonts w:asciiTheme="minorHAnsi" w:eastAsiaTheme="minorEastAsia" w:hAnsiTheme="minorHAnsi" w:cstheme="minorBidi"/>
          <w:sz w:val="22"/>
          <w:szCs w:val="22"/>
        </w:rPr>
      </w:pPr>
      <w:hyperlink w:anchor="_Toc50649792" w:history="1">
        <w:r w:rsidR="001812B6" w:rsidRPr="00BB33F1">
          <w:rPr>
            <w:rStyle w:val="af3"/>
          </w:rPr>
          <w:t>7</w:t>
        </w:r>
        <w:r w:rsidR="001812B6">
          <w:rPr>
            <w:rFonts w:asciiTheme="minorHAnsi" w:eastAsiaTheme="minorEastAsia" w:hAnsiTheme="minorHAnsi" w:cstheme="minorBidi"/>
            <w:sz w:val="22"/>
            <w:szCs w:val="22"/>
          </w:rPr>
          <w:tab/>
        </w:r>
        <w:r w:rsidR="001812B6" w:rsidRPr="00BB33F1">
          <w:rPr>
            <w:rStyle w:val="af3"/>
          </w:rPr>
          <w:t>ОТЧЕТНОСТЬ</w:t>
        </w:r>
        <w:r w:rsidR="001812B6">
          <w:rPr>
            <w:webHidden/>
          </w:rPr>
          <w:tab/>
        </w:r>
        <w:r w:rsidR="001812B6">
          <w:rPr>
            <w:webHidden/>
          </w:rPr>
          <w:fldChar w:fldCharType="begin"/>
        </w:r>
        <w:r w:rsidR="001812B6">
          <w:rPr>
            <w:webHidden/>
          </w:rPr>
          <w:instrText xml:space="preserve"> PAGEREF _Toc50649792 \h </w:instrText>
        </w:r>
        <w:r w:rsidR="001812B6">
          <w:rPr>
            <w:webHidden/>
          </w:rPr>
        </w:r>
        <w:r w:rsidR="001812B6">
          <w:rPr>
            <w:webHidden/>
          </w:rPr>
          <w:fldChar w:fldCharType="separate"/>
        </w:r>
        <w:r w:rsidR="00F830D4">
          <w:rPr>
            <w:webHidden/>
          </w:rPr>
          <w:t>26</w:t>
        </w:r>
        <w:r w:rsidR="001812B6">
          <w:rPr>
            <w:webHidden/>
          </w:rPr>
          <w:fldChar w:fldCharType="end"/>
        </w:r>
      </w:hyperlink>
    </w:p>
    <w:p w14:paraId="423422DC" w14:textId="5060199C" w:rsidR="001812B6" w:rsidRDefault="00817EB8">
      <w:pPr>
        <w:pStyle w:val="12"/>
        <w:rPr>
          <w:rFonts w:asciiTheme="minorHAnsi" w:eastAsiaTheme="minorEastAsia" w:hAnsiTheme="minorHAnsi" w:cstheme="minorBidi"/>
          <w:sz w:val="22"/>
          <w:szCs w:val="22"/>
        </w:rPr>
      </w:pPr>
      <w:hyperlink w:anchor="_Toc50649793" w:history="1">
        <w:r w:rsidR="001812B6" w:rsidRPr="00BB33F1">
          <w:rPr>
            <w:rStyle w:val="af3"/>
          </w:rPr>
          <w:t>ПРИЛОЖЕНИЕ А (обязательное) – Перечень оборудования</w:t>
        </w:r>
        <w:r w:rsidR="001812B6">
          <w:rPr>
            <w:webHidden/>
          </w:rPr>
          <w:tab/>
        </w:r>
        <w:r w:rsidR="001812B6">
          <w:rPr>
            <w:webHidden/>
          </w:rPr>
          <w:fldChar w:fldCharType="begin"/>
        </w:r>
        <w:r w:rsidR="001812B6">
          <w:rPr>
            <w:webHidden/>
          </w:rPr>
          <w:instrText xml:space="preserve"> PAGEREF _Toc50649793 \h </w:instrText>
        </w:r>
        <w:r w:rsidR="001812B6">
          <w:rPr>
            <w:webHidden/>
          </w:rPr>
        </w:r>
        <w:r w:rsidR="001812B6">
          <w:rPr>
            <w:webHidden/>
          </w:rPr>
          <w:fldChar w:fldCharType="separate"/>
        </w:r>
        <w:r w:rsidR="00F830D4">
          <w:rPr>
            <w:webHidden/>
          </w:rPr>
          <w:t>27</w:t>
        </w:r>
        <w:r w:rsidR="001812B6">
          <w:rPr>
            <w:webHidden/>
          </w:rPr>
          <w:fldChar w:fldCharType="end"/>
        </w:r>
      </w:hyperlink>
    </w:p>
    <w:p w14:paraId="652A31C1" w14:textId="0DE7D997" w:rsidR="001812B6" w:rsidRDefault="00817EB8">
      <w:pPr>
        <w:pStyle w:val="12"/>
        <w:rPr>
          <w:rFonts w:asciiTheme="minorHAnsi" w:eastAsiaTheme="minorEastAsia" w:hAnsiTheme="minorHAnsi" w:cstheme="minorBidi"/>
          <w:sz w:val="22"/>
          <w:szCs w:val="22"/>
        </w:rPr>
      </w:pPr>
      <w:hyperlink w:anchor="_Toc50649794" w:history="1">
        <w:r w:rsidR="001812B6" w:rsidRPr="00BB33F1">
          <w:rPr>
            <w:rStyle w:val="af3"/>
          </w:rPr>
          <w:t>ПРИЛОЖЕНИЕ Б (обязательное) – Схемы испытаний</w:t>
        </w:r>
        <w:r w:rsidR="001812B6">
          <w:rPr>
            <w:webHidden/>
          </w:rPr>
          <w:tab/>
        </w:r>
        <w:r w:rsidR="001812B6">
          <w:rPr>
            <w:webHidden/>
          </w:rPr>
          <w:fldChar w:fldCharType="begin"/>
        </w:r>
        <w:r w:rsidR="001812B6">
          <w:rPr>
            <w:webHidden/>
          </w:rPr>
          <w:instrText xml:space="preserve"> PAGEREF _Toc50649794 \h </w:instrText>
        </w:r>
        <w:r w:rsidR="001812B6">
          <w:rPr>
            <w:webHidden/>
          </w:rPr>
        </w:r>
        <w:r w:rsidR="001812B6">
          <w:rPr>
            <w:webHidden/>
          </w:rPr>
          <w:fldChar w:fldCharType="separate"/>
        </w:r>
        <w:r w:rsidR="00F830D4">
          <w:rPr>
            <w:webHidden/>
          </w:rPr>
          <w:t>29</w:t>
        </w:r>
        <w:r w:rsidR="001812B6">
          <w:rPr>
            <w:webHidden/>
          </w:rPr>
          <w:fldChar w:fldCharType="end"/>
        </w:r>
      </w:hyperlink>
    </w:p>
    <w:p w14:paraId="1EC39F2B" w14:textId="354BD508" w:rsidR="001812B6" w:rsidRDefault="00817EB8">
      <w:pPr>
        <w:pStyle w:val="12"/>
        <w:rPr>
          <w:rFonts w:asciiTheme="minorHAnsi" w:eastAsiaTheme="minorEastAsia" w:hAnsiTheme="minorHAnsi" w:cstheme="minorBidi"/>
          <w:sz w:val="22"/>
          <w:szCs w:val="22"/>
        </w:rPr>
      </w:pPr>
      <w:hyperlink w:anchor="_Toc50649795" w:history="1">
        <w:r w:rsidR="001812B6" w:rsidRPr="00BB33F1">
          <w:rPr>
            <w:rStyle w:val="af3"/>
          </w:rPr>
          <w:t>ПРИЛОЖЕНИЕ В (обязательное) – Формы фиксации данных испытаний</w:t>
        </w:r>
        <w:r w:rsidR="001812B6">
          <w:rPr>
            <w:webHidden/>
          </w:rPr>
          <w:tab/>
        </w:r>
        <w:r w:rsidR="001812B6">
          <w:rPr>
            <w:webHidden/>
          </w:rPr>
          <w:fldChar w:fldCharType="begin"/>
        </w:r>
        <w:r w:rsidR="001812B6">
          <w:rPr>
            <w:webHidden/>
          </w:rPr>
          <w:instrText xml:space="preserve"> PAGEREF _Toc50649795 \h </w:instrText>
        </w:r>
        <w:r w:rsidR="001812B6">
          <w:rPr>
            <w:webHidden/>
          </w:rPr>
        </w:r>
        <w:r w:rsidR="001812B6">
          <w:rPr>
            <w:webHidden/>
          </w:rPr>
          <w:fldChar w:fldCharType="separate"/>
        </w:r>
        <w:r w:rsidR="00F830D4">
          <w:rPr>
            <w:webHidden/>
          </w:rPr>
          <w:t>33</w:t>
        </w:r>
        <w:r w:rsidR="001812B6">
          <w:rPr>
            <w:webHidden/>
          </w:rPr>
          <w:fldChar w:fldCharType="end"/>
        </w:r>
      </w:hyperlink>
    </w:p>
    <w:p w14:paraId="51BDF73B" w14:textId="42C0621D" w:rsidR="001812B6" w:rsidRDefault="00817EB8">
      <w:pPr>
        <w:pStyle w:val="12"/>
        <w:rPr>
          <w:rFonts w:asciiTheme="minorHAnsi" w:eastAsiaTheme="minorEastAsia" w:hAnsiTheme="minorHAnsi" w:cstheme="minorBidi"/>
          <w:sz w:val="22"/>
          <w:szCs w:val="22"/>
        </w:rPr>
      </w:pPr>
      <w:hyperlink w:anchor="_Toc50649796" w:history="1">
        <w:r w:rsidR="001812B6" w:rsidRPr="00BB33F1">
          <w:rPr>
            <w:rStyle w:val="af3"/>
          </w:rPr>
          <w:t>ПРИЛОЖЕНИЕ Г (справочное) – Примеры вида оконных интерфейсов программ.</w:t>
        </w:r>
        <w:r w:rsidR="001812B6">
          <w:rPr>
            <w:webHidden/>
          </w:rPr>
          <w:tab/>
        </w:r>
        <w:r w:rsidR="001812B6">
          <w:rPr>
            <w:webHidden/>
          </w:rPr>
          <w:fldChar w:fldCharType="begin"/>
        </w:r>
        <w:r w:rsidR="001812B6">
          <w:rPr>
            <w:webHidden/>
          </w:rPr>
          <w:instrText xml:space="preserve"> PAGEREF _Toc50649796 \h </w:instrText>
        </w:r>
        <w:r w:rsidR="001812B6">
          <w:rPr>
            <w:webHidden/>
          </w:rPr>
        </w:r>
        <w:r w:rsidR="001812B6">
          <w:rPr>
            <w:webHidden/>
          </w:rPr>
          <w:fldChar w:fldCharType="separate"/>
        </w:r>
        <w:r w:rsidR="00F830D4">
          <w:rPr>
            <w:webHidden/>
          </w:rPr>
          <w:t>34</w:t>
        </w:r>
        <w:r w:rsidR="001812B6">
          <w:rPr>
            <w:webHidden/>
          </w:rPr>
          <w:fldChar w:fldCharType="end"/>
        </w:r>
      </w:hyperlink>
    </w:p>
    <w:p w14:paraId="60EBD6CE" w14:textId="7FC27EA0" w:rsidR="00505B89" w:rsidRDefault="007D2E59" w:rsidP="00165133">
      <w:pPr>
        <w:tabs>
          <w:tab w:val="left" w:pos="426"/>
        </w:tabs>
        <w:spacing w:line="240" w:lineRule="auto"/>
        <w:ind w:left="426" w:hanging="426"/>
        <w:rPr>
          <w:szCs w:val="28"/>
        </w:rPr>
        <w:sectPr w:rsidR="00505B89">
          <w:headerReference w:type="default" r:id="rId11"/>
          <w:footerReference w:type="default" r:id="rId12"/>
          <w:pgSz w:w="11906" w:h="16838" w:code="9"/>
          <w:pgMar w:top="1134" w:right="851" w:bottom="1701" w:left="1701" w:header="397" w:footer="397" w:gutter="0"/>
          <w:cols w:space="708"/>
          <w:docGrid w:linePitch="360"/>
        </w:sectPr>
      </w:pPr>
      <w:r>
        <w:rPr>
          <w:noProof/>
          <w:szCs w:val="28"/>
        </w:rPr>
        <w:fldChar w:fldCharType="end"/>
      </w:r>
    </w:p>
    <w:p w14:paraId="475932A1" w14:textId="77777777" w:rsidR="007E59DA" w:rsidRDefault="00650578" w:rsidP="00FC7202">
      <w:pPr>
        <w:pStyle w:val="10"/>
      </w:pPr>
      <w:bookmarkStart w:id="1" w:name="_Toc50649786"/>
      <w:r>
        <w:lastRenderedPageBreak/>
        <w:t>ОБЩИЕ ПОЛОЖЕНИЯ</w:t>
      </w:r>
      <w:bookmarkEnd w:id="1"/>
    </w:p>
    <w:p w14:paraId="43F8157E" w14:textId="77777777" w:rsidR="00E254F2" w:rsidRDefault="00E254F2" w:rsidP="00AF4450">
      <w:pPr>
        <w:spacing w:before="120"/>
      </w:pPr>
    </w:p>
    <w:p w14:paraId="1F5D55CC" w14:textId="362CD16E" w:rsidR="00391998" w:rsidRDefault="00391998" w:rsidP="00473FB9">
      <w:pPr>
        <w:pStyle w:val="af6"/>
        <w:numPr>
          <w:ilvl w:val="0"/>
          <w:numId w:val="9"/>
        </w:numPr>
        <w:tabs>
          <w:tab w:val="left" w:pos="993"/>
        </w:tabs>
        <w:spacing w:before="240"/>
        <w:ind w:left="-142" w:firstLine="505"/>
      </w:pPr>
      <w:r>
        <w:t xml:space="preserve">Наименование изделия – </w:t>
      </w:r>
      <w:r w:rsidR="00270B04">
        <w:t xml:space="preserve">Плата </w:t>
      </w:r>
      <w:r w:rsidR="00804950">
        <w:t>НГК-</w:t>
      </w:r>
      <w:r w:rsidR="001C0C58">
        <w:t>КИП-М-5.Х-У1</w:t>
      </w:r>
      <w:r>
        <w:t xml:space="preserve"> ВНФТ.1</w:t>
      </w:r>
      <w:r w:rsidR="00783190">
        <w:t>3</w:t>
      </w:r>
      <w:r w:rsidR="001C0C58">
        <w:t>4</w:t>
      </w:r>
      <w:r>
        <w:t>.000.000.000 (</w:t>
      </w:r>
      <w:r w:rsidRPr="00616839">
        <w:t xml:space="preserve">далее – </w:t>
      </w:r>
      <w:r w:rsidR="003921CF" w:rsidRPr="00616839">
        <w:t>плата</w:t>
      </w:r>
      <w:r w:rsidR="00011783" w:rsidRPr="00616839">
        <w:t xml:space="preserve">, изделие, </w:t>
      </w:r>
      <w:r w:rsidR="000C4B91">
        <w:t>устройство</w:t>
      </w:r>
      <w:r w:rsidRPr="00616839">
        <w:t>)</w:t>
      </w:r>
      <w:r w:rsidR="000A7ECA" w:rsidRPr="00616839">
        <w:t>.</w:t>
      </w:r>
    </w:p>
    <w:p w14:paraId="5AB13079" w14:textId="5DB0CBE9" w:rsidR="00391998" w:rsidRDefault="00391998" w:rsidP="00473FB9">
      <w:pPr>
        <w:pStyle w:val="af6"/>
        <w:numPr>
          <w:ilvl w:val="0"/>
          <w:numId w:val="9"/>
        </w:numPr>
        <w:tabs>
          <w:tab w:val="left" w:pos="993"/>
        </w:tabs>
        <w:spacing w:before="240"/>
        <w:ind w:left="-142" w:firstLine="505"/>
      </w:pPr>
      <w:r>
        <w:t xml:space="preserve">Цель испытаний – проверка соответствия </w:t>
      </w:r>
      <w:r w:rsidR="003921CF">
        <w:t>платы</w:t>
      </w:r>
      <w:r>
        <w:t xml:space="preserve"> требованиям ТЗ</w:t>
      </w:r>
      <w:r w:rsidR="003921CF">
        <w:t xml:space="preserve"> и настоящей ПМ</w:t>
      </w:r>
      <w:r>
        <w:t>.</w:t>
      </w:r>
    </w:p>
    <w:p w14:paraId="0A2A35DF" w14:textId="154C2877" w:rsidR="00FB0910" w:rsidRDefault="00FB0910" w:rsidP="00473FB9">
      <w:pPr>
        <w:pStyle w:val="af6"/>
        <w:numPr>
          <w:ilvl w:val="0"/>
          <w:numId w:val="9"/>
        </w:numPr>
        <w:tabs>
          <w:tab w:val="left" w:pos="993"/>
        </w:tabs>
        <w:spacing w:before="240"/>
        <w:ind w:left="-142" w:firstLine="505"/>
      </w:pPr>
      <w:r>
        <w:t xml:space="preserve">При серийном производстве </w:t>
      </w:r>
      <w:r w:rsidR="003921CF">
        <w:t>плата</w:t>
      </w:r>
      <w:r>
        <w:t xml:space="preserve"> подвергается следующим видам испытаний на соответствие требованиям настоящей ПМ:</w:t>
      </w:r>
    </w:p>
    <w:p w14:paraId="011AC149" w14:textId="4173AB85" w:rsidR="00FB0910" w:rsidRDefault="00FB0910" w:rsidP="00A75219">
      <w:pPr>
        <w:pStyle w:val="af6"/>
        <w:numPr>
          <w:ilvl w:val="0"/>
          <w:numId w:val="10"/>
        </w:numPr>
        <w:tabs>
          <w:tab w:val="left" w:pos="993"/>
        </w:tabs>
        <w:spacing w:before="120"/>
        <w:ind w:left="714" w:hanging="357"/>
      </w:pPr>
      <w:r>
        <w:t>приемо-сдаточным;</w:t>
      </w:r>
      <w:r w:rsidR="00A75219">
        <w:t xml:space="preserve"> </w:t>
      </w:r>
    </w:p>
    <w:p w14:paraId="7A75CB8F" w14:textId="77777777" w:rsidR="00FB0910" w:rsidRDefault="00FB0910" w:rsidP="00473FB9">
      <w:pPr>
        <w:pStyle w:val="af6"/>
        <w:numPr>
          <w:ilvl w:val="0"/>
          <w:numId w:val="10"/>
        </w:numPr>
        <w:tabs>
          <w:tab w:val="left" w:pos="993"/>
        </w:tabs>
        <w:spacing w:before="120"/>
        <w:ind w:left="714" w:hanging="357"/>
      </w:pPr>
      <w:r>
        <w:t>типовым.</w:t>
      </w:r>
    </w:p>
    <w:p w14:paraId="3A3A8B1F" w14:textId="73443D75" w:rsidR="005C3EC9" w:rsidRPr="005C3EC9" w:rsidRDefault="005C3EC9" w:rsidP="005C3EC9">
      <w:pPr>
        <w:pStyle w:val="af6"/>
        <w:numPr>
          <w:ilvl w:val="0"/>
          <w:numId w:val="9"/>
        </w:numPr>
        <w:tabs>
          <w:tab w:val="left" w:pos="993"/>
        </w:tabs>
        <w:spacing w:before="240"/>
        <w:ind w:left="-142" w:firstLine="505"/>
      </w:pPr>
      <w:r w:rsidRPr="005C3EC9">
        <w:t xml:space="preserve">Программа испытаний при проверке опытных </w:t>
      </w:r>
      <w:r w:rsidR="00FF739E">
        <w:t xml:space="preserve">и серийных </w:t>
      </w:r>
      <w:r w:rsidRPr="005C3EC9">
        <w:t>образцов приведена в таблиц</w:t>
      </w:r>
      <w:r w:rsidR="005D2AA8">
        <w:t xml:space="preserve">е 1.1. </w:t>
      </w:r>
      <w:r w:rsidRPr="005C3EC9">
        <w:t>Последовательность проведения испытаний не регламентируется.</w:t>
      </w:r>
    </w:p>
    <w:p w14:paraId="21CEB64A" w14:textId="2D4B6882" w:rsidR="00391998" w:rsidRDefault="00391998" w:rsidP="00473FB9">
      <w:pPr>
        <w:pStyle w:val="af6"/>
        <w:numPr>
          <w:ilvl w:val="0"/>
          <w:numId w:val="9"/>
        </w:numPr>
        <w:tabs>
          <w:tab w:val="left" w:pos="993"/>
        </w:tabs>
        <w:spacing w:before="240"/>
        <w:ind w:left="-142" w:firstLine="505"/>
        <w:jc w:val="both"/>
      </w:pPr>
      <w:r>
        <w:t>Испытания проводятся сотрудниками ООО</w:t>
      </w:r>
      <w:r w:rsidR="00116651">
        <w:rPr>
          <w:lang w:val="en-US"/>
        </w:rPr>
        <w:t> </w:t>
      </w:r>
      <w:r w:rsidR="00116651" w:rsidRPr="00116651">
        <w:t xml:space="preserve"> </w:t>
      </w:r>
      <w:r>
        <w:t>«НПО</w:t>
      </w:r>
      <w:r w:rsidR="00116651" w:rsidRPr="00116651">
        <w:t xml:space="preserve"> </w:t>
      </w:r>
      <w:r>
        <w:t>«Нефтегазкомплекс-ЭХЗ»</w:t>
      </w:r>
      <w:r w:rsidR="00F30575">
        <w:t>, либо сотрудниками специализированного испытательного центра в присутствии сотрудников ООО</w:t>
      </w:r>
      <w:r w:rsidR="00616839" w:rsidRPr="00616839">
        <w:t xml:space="preserve"> </w:t>
      </w:r>
      <w:r w:rsidR="00F30575">
        <w:t>«НПО</w:t>
      </w:r>
      <w:r w:rsidR="00616839" w:rsidRPr="00616839">
        <w:t xml:space="preserve"> </w:t>
      </w:r>
      <w:r w:rsidR="00F30575">
        <w:t>«Нефтегазкомплекс-ЭХЗ».</w:t>
      </w:r>
    </w:p>
    <w:p w14:paraId="1233F121" w14:textId="088AE7BD" w:rsidR="00F30575" w:rsidRDefault="00F30575" w:rsidP="00473FB9">
      <w:pPr>
        <w:pStyle w:val="af6"/>
        <w:numPr>
          <w:ilvl w:val="0"/>
          <w:numId w:val="9"/>
        </w:numPr>
        <w:tabs>
          <w:tab w:val="left" w:pos="993"/>
        </w:tabs>
        <w:spacing w:before="240"/>
        <w:ind w:left="-142" w:firstLine="505"/>
        <w:jc w:val="both"/>
      </w:pPr>
      <w:r>
        <w:t xml:space="preserve">Результаты испытания считаются положительными, а </w:t>
      </w:r>
      <w:r w:rsidR="003921CF">
        <w:t>плата выдержавшей</w:t>
      </w:r>
      <w:r>
        <w:t xml:space="preserve"> испытания, если </w:t>
      </w:r>
      <w:r w:rsidR="00CE1791">
        <w:t>она</w:t>
      </w:r>
      <w:r>
        <w:t xml:space="preserve"> испытан</w:t>
      </w:r>
      <w:r w:rsidR="00CE1791">
        <w:t>а</w:t>
      </w:r>
      <w:r>
        <w:t xml:space="preserve"> в полном объеме</w:t>
      </w:r>
      <w:r w:rsidR="00AA7763">
        <w:t xml:space="preserve">, </w:t>
      </w:r>
      <w:r>
        <w:t>которы</w:t>
      </w:r>
      <w:r w:rsidR="001667FB">
        <w:t>й</w:t>
      </w:r>
      <w:r>
        <w:t xml:space="preserve"> установлен в ПМ, и соответствует всем требованиям ПМ, проверяемым при испытаниях.</w:t>
      </w:r>
    </w:p>
    <w:p w14:paraId="6DB633F6" w14:textId="2CF5C0AE" w:rsidR="00F30575" w:rsidRDefault="00F30575" w:rsidP="00473FB9">
      <w:pPr>
        <w:pStyle w:val="af6"/>
        <w:numPr>
          <w:ilvl w:val="0"/>
          <w:numId w:val="9"/>
        </w:numPr>
        <w:tabs>
          <w:tab w:val="left" w:pos="993"/>
        </w:tabs>
        <w:spacing w:before="240"/>
        <w:ind w:left="-142" w:firstLine="505"/>
        <w:jc w:val="both"/>
      </w:pPr>
      <w:r>
        <w:t xml:space="preserve">Результаты испытаний считаются отрицательными, а </w:t>
      </w:r>
      <w:r w:rsidR="003921CF">
        <w:t>плата</w:t>
      </w:r>
      <w:r>
        <w:t xml:space="preserve"> не выдержавш</w:t>
      </w:r>
      <w:r w:rsidR="003921CF">
        <w:t>ей</w:t>
      </w:r>
      <w:r>
        <w:t xml:space="preserve"> испытания, если по результатам испытаний будет обнаружено несоответствие </w:t>
      </w:r>
      <w:r w:rsidR="003921CF">
        <w:t>платы</w:t>
      </w:r>
      <w:r>
        <w:t xml:space="preserve"> хотя бы одному требовани</w:t>
      </w:r>
      <w:r w:rsidR="00CE1791">
        <w:t>ю</w:t>
      </w:r>
      <w:r>
        <w:t>, устанавливаемому в ПМ для испытаний.</w:t>
      </w:r>
    </w:p>
    <w:p w14:paraId="01F44E52" w14:textId="51845C61" w:rsidR="00F30575" w:rsidRDefault="00F30575" w:rsidP="00473FB9">
      <w:pPr>
        <w:pStyle w:val="af6"/>
        <w:numPr>
          <w:ilvl w:val="0"/>
          <w:numId w:val="9"/>
        </w:numPr>
        <w:tabs>
          <w:tab w:val="left" w:pos="993"/>
        </w:tabs>
        <w:spacing w:before="240"/>
        <w:ind w:left="-142" w:firstLine="505"/>
        <w:jc w:val="both"/>
      </w:pPr>
      <w:r>
        <w:t xml:space="preserve">Использование </w:t>
      </w:r>
      <w:r w:rsidR="003921CF">
        <w:t>платы</w:t>
      </w:r>
      <w:r>
        <w:t>, не выдержавше</w:t>
      </w:r>
      <w:r w:rsidR="003921CF">
        <w:t>й</w:t>
      </w:r>
      <w:r>
        <w:t xml:space="preserve"> испытания, определяется решением</w:t>
      </w:r>
      <w:r w:rsidR="00121DCB">
        <w:t xml:space="preserve"> комиссии</w:t>
      </w:r>
      <w:r>
        <w:t xml:space="preserve"> </w:t>
      </w:r>
      <w:r w:rsidR="00121DCB">
        <w:t xml:space="preserve">сотрудников </w:t>
      </w:r>
      <w:r>
        <w:t>ООО «НПО «Нефтегазкомплекс-ЭХЗ»</w:t>
      </w:r>
      <w:r w:rsidR="001B4308">
        <w:t>.</w:t>
      </w:r>
    </w:p>
    <w:p w14:paraId="407F40D8" w14:textId="77777777" w:rsidR="00C435E5" w:rsidRDefault="00C435E5" w:rsidP="00FC0F1A"/>
    <w:p w14:paraId="6CE7638D" w14:textId="77777777" w:rsidR="00C435E5" w:rsidRDefault="00C435E5" w:rsidP="00FC0F1A">
      <w:pPr>
        <w:sectPr w:rsidR="00C435E5" w:rsidSect="00FC7202">
          <w:headerReference w:type="default" r:id="rId13"/>
          <w:footerReference w:type="default" r:id="rId14"/>
          <w:pgSz w:w="11906" w:h="16838" w:code="9"/>
          <w:pgMar w:top="851" w:right="851" w:bottom="1560" w:left="1701" w:header="397" w:footer="397" w:gutter="0"/>
          <w:cols w:space="708"/>
          <w:docGrid w:linePitch="360"/>
        </w:sectPr>
      </w:pPr>
    </w:p>
    <w:p w14:paraId="03E30433" w14:textId="77777777" w:rsidR="00C435E5" w:rsidRDefault="00FB0910" w:rsidP="00FB0910">
      <w:pPr>
        <w:jc w:val="right"/>
      </w:pPr>
      <w:r>
        <w:t>Таблица 1.1</w:t>
      </w:r>
    </w:p>
    <w:tbl>
      <w:tblPr>
        <w:tblStyle w:val="af5"/>
        <w:tblW w:w="14459" w:type="dxa"/>
        <w:tblInd w:w="-142" w:type="dxa"/>
        <w:tblLayout w:type="fixed"/>
        <w:tblCellMar>
          <w:left w:w="57" w:type="dxa"/>
          <w:right w:w="57" w:type="dxa"/>
        </w:tblCellMar>
        <w:tblLook w:val="04A0" w:firstRow="1" w:lastRow="0" w:firstColumn="1" w:lastColumn="0" w:noHBand="0" w:noVBand="1"/>
      </w:tblPr>
      <w:tblGrid>
        <w:gridCol w:w="9073"/>
        <w:gridCol w:w="1417"/>
        <w:gridCol w:w="850"/>
        <w:gridCol w:w="618"/>
        <w:gridCol w:w="612"/>
        <w:gridCol w:w="896"/>
        <w:gridCol w:w="993"/>
      </w:tblGrid>
      <w:tr w:rsidR="001F37A3" w14:paraId="2E65E48C" w14:textId="425D4499" w:rsidTr="00C15C44">
        <w:trPr>
          <w:tblHeader/>
        </w:trPr>
        <w:tc>
          <w:tcPr>
            <w:tcW w:w="9073" w:type="dxa"/>
            <w:vMerge w:val="restart"/>
            <w:tcBorders>
              <w:left w:val="single" w:sz="4" w:space="0" w:color="auto"/>
            </w:tcBorders>
            <w:vAlign w:val="center"/>
          </w:tcPr>
          <w:p w14:paraId="3724C243" w14:textId="77777777" w:rsidR="001F37A3" w:rsidRPr="00207A4F" w:rsidRDefault="001F37A3" w:rsidP="003921CF">
            <w:pPr>
              <w:jc w:val="center"/>
            </w:pPr>
            <w:r w:rsidRPr="00207A4F">
              <w:t>Наименование проверки или испытания</w:t>
            </w:r>
          </w:p>
        </w:tc>
        <w:tc>
          <w:tcPr>
            <w:tcW w:w="2267" w:type="dxa"/>
            <w:gridSpan w:val="2"/>
          </w:tcPr>
          <w:p w14:paraId="0652B0E0" w14:textId="77777777" w:rsidR="001F37A3" w:rsidRPr="00207A4F" w:rsidRDefault="001F37A3" w:rsidP="00BB70DD">
            <w:pPr>
              <w:jc w:val="center"/>
            </w:pPr>
            <w:r>
              <w:t>Пункты ПМ</w:t>
            </w:r>
          </w:p>
        </w:tc>
        <w:tc>
          <w:tcPr>
            <w:tcW w:w="3119" w:type="dxa"/>
            <w:gridSpan w:val="4"/>
          </w:tcPr>
          <w:p w14:paraId="73841599" w14:textId="217107BC" w:rsidR="001F37A3" w:rsidRDefault="001F37A3" w:rsidP="00EE0596">
            <w:pPr>
              <w:jc w:val="center"/>
            </w:pPr>
            <w:r>
              <w:t>Тип испытаний</w:t>
            </w:r>
          </w:p>
        </w:tc>
      </w:tr>
      <w:tr w:rsidR="001F37A3" w14:paraId="53CAF899" w14:textId="77777777" w:rsidTr="00C15C44">
        <w:trPr>
          <w:cantSplit/>
          <w:trHeight w:val="758"/>
          <w:tblHeader/>
        </w:trPr>
        <w:tc>
          <w:tcPr>
            <w:tcW w:w="9073" w:type="dxa"/>
            <w:vMerge/>
            <w:tcBorders>
              <w:left w:val="single" w:sz="4" w:space="0" w:color="auto"/>
              <w:bottom w:val="single" w:sz="4" w:space="0" w:color="auto"/>
            </w:tcBorders>
          </w:tcPr>
          <w:p w14:paraId="5526CAE0" w14:textId="77777777" w:rsidR="001F37A3" w:rsidRPr="00207A4F" w:rsidRDefault="001F37A3" w:rsidP="001F37A3"/>
        </w:tc>
        <w:tc>
          <w:tcPr>
            <w:tcW w:w="1417" w:type="dxa"/>
            <w:vMerge w:val="restart"/>
            <w:textDirection w:val="btLr"/>
            <w:vAlign w:val="center"/>
          </w:tcPr>
          <w:p w14:paraId="4C41CC17" w14:textId="5987FB16" w:rsidR="001F37A3" w:rsidRPr="00834104" w:rsidRDefault="001F37A3" w:rsidP="001812B6">
            <w:pPr>
              <w:ind w:left="113" w:right="113"/>
              <w:jc w:val="center"/>
            </w:pPr>
            <w:r>
              <w:t>Технические требования ТЗ</w:t>
            </w:r>
            <w:r w:rsidR="00834104" w:rsidRPr="00834104">
              <w:t xml:space="preserve"> </w:t>
            </w:r>
            <w:r w:rsidR="00834104">
              <w:t>и ПМ</w:t>
            </w:r>
          </w:p>
        </w:tc>
        <w:tc>
          <w:tcPr>
            <w:tcW w:w="850" w:type="dxa"/>
            <w:vMerge w:val="restart"/>
            <w:textDirection w:val="btLr"/>
            <w:vAlign w:val="center"/>
          </w:tcPr>
          <w:p w14:paraId="133F6A98" w14:textId="5B047EB4" w:rsidR="001F37A3" w:rsidRDefault="001F37A3" w:rsidP="001812B6">
            <w:pPr>
              <w:ind w:left="113" w:right="113"/>
              <w:jc w:val="center"/>
            </w:pPr>
            <w:r>
              <w:t>Методы испытаний</w:t>
            </w:r>
          </w:p>
        </w:tc>
        <w:tc>
          <w:tcPr>
            <w:tcW w:w="618" w:type="dxa"/>
            <w:vMerge w:val="restart"/>
            <w:textDirection w:val="btLr"/>
          </w:tcPr>
          <w:p w14:paraId="02E913B4" w14:textId="512E9BAF" w:rsidR="001F37A3" w:rsidRDefault="001F37A3" w:rsidP="001812B6">
            <w:pPr>
              <w:spacing w:line="240" w:lineRule="auto"/>
              <w:ind w:left="113" w:right="113"/>
              <w:jc w:val="center"/>
            </w:pPr>
            <w:r>
              <w:t>приемочных</w:t>
            </w:r>
          </w:p>
        </w:tc>
        <w:tc>
          <w:tcPr>
            <w:tcW w:w="612" w:type="dxa"/>
            <w:vMerge w:val="restart"/>
            <w:textDirection w:val="btLr"/>
          </w:tcPr>
          <w:p w14:paraId="42A582A2" w14:textId="28785E19" w:rsidR="001F37A3" w:rsidRDefault="001F37A3" w:rsidP="001812B6">
            <w:pPr>
              <w:spacing w:line="240" w:lineRule="auto"/>
              <w:ind w:left="113" w:right="113"/>
              <w:jc w:val="center"/>
            </w:pPr>
            <w:r>
              <w:t>квалификационные</w:t>
            </w:r>
          </w:p>
        </w:tc>
        <w:tc>
          <w:tcPr>
            <w:tcW w:w="1889" w:type="dxa"/>
            <w:gridSpan w:val="2"/>
          </w:tcPr>
          <w:p w14:paraId="7D5F8053" w14:textId="4F30F934" w:rsidR="001F37A3" w:rsidRDefault="001F37A3" w:rsidP="001812B6">
            <w:pPr>
              <w:spacing w:line="240" w:lineRule="auto"/>
              <w:jc w:val="center"/>
            </w:pPr>
            <w:r>
              <w:t>Серийное производство</w:t>
            </w:r>
          </w:p>
        </w:tc>
      </w:tr>
      <w:tr w:rsidR="001F37A3" w14:paraId="70590AAB" w14:textId="70F0E06D" w:rsidTr="00C15C44">
        <w:trPr>
          <w:cantSplit/>
          <w:trHeight w:val="2047"/>
          <w:tblHeader/>
        </w:trPr>
        <w:tc>
          <w:tcPr>
            <w:tcW w:w="9073" w:type="dxa"/>
            <w:vMerge/>
            <w:tcBorders>
              <w:left w:val="single" w:sz="4" w:space="0" w:color="auto"/>
              <w:bottom w:val="single" w:sz="4" w:space="0" w:color="auto"/>
            </w:tcBorders>
          </w:tcPr>
          <w:p w14:paraId="15FD9419" w14:textId="77777777" w:rsidR="001F37A3" w:rsidRPr="00207A4F" w:rsidRDefault="001F37A3" w:rsidP="001F37A3"/>
        </w:tc>
        <w:tc>
          <w:tcPr>
            <w:tcW w:w="1417" w:type="dxa"/>
            <w:vMerge/>
            <w:textDirection w:val="btLr"/>
            <w:vAlign w:val="center"/>
          </w:tcPr>
          <w:p w14:paraId="4673687C" w14:textId="3ACCAEEC" w:rsidR="001F37A3" w:rsidRPr="00207A4F" w:rsidRDefault="001F37A3" w:rsidP="001812B6">
            <w:pPr>
              <w:ind w:left="113" w:right="113"/>
              <w:jc w:val="center"/>
            </w:pPr>
          </w:p>
        </w:tc>
        <w:tc>
          <w:tcPr>
            <w:tcW w:w="850" w:type="dxa"/>
            <w:vMerge/>
            <w:textDirection w:val="btLr"/>
            <w:vAlign w:val="center"/>
          </w:tcPr>
          <w:p w14:paraId="547C3756" w14:textId="2342F6D8" w:rsidR="001F37A3" w:rsidRPr="00207A4F" w:rsidRDefault="001F37A3" w:rsidP="001812B6">
            <w:pPr>
              <w:ind w:left="113" w:right="113"/>
              <w:jc w:val="center"/>
            </w:pPr>
          </w:p>
        </w:tc>
        <w:tc>
          <w:tcPr>
            <w:tcW w:w="618" w:type="dxa"/>
            <w:vMerge/>
            <w:textDirection w:val="btLr"/>
          </w:tcPr>
          <w:p w14:paraId="3C63B35C" w14:textId="2DEBFBFB" w:rsidR="001F37A3" w:rsidRPr="00207A4F" w:rsidRDefault="001F37A3" w:rsidP="001812B6">
            <w:pPr>
              <w:spacing w:line="240" w:lineRule="auto"/>
              <w:ind w:left="113" w:right="113"/>
              <w:jc w:val="center"/>
            </w:pPr>
          </w:p>
        </w:tc>
        <w:tc>
          <w:tcPr>
            <w:tcW w:w="612" w:type="dxa"/>
            <w:vMerge/>
            <w:textDirection w:val="btLr"/>
          </w:tcPr>
          <w:p w14:paraId="7C5E873F" w14:textId="6A8C6E82" w:rsidR="001F37A3" w:rsidRDefault="001F37A3" w:rsidP="001812B6">
            <w:pPr>
              <w:spacing w:line="240" w:lineRule="auto"/>
              <w:ind w:left="113" w:right="113"/>
              <w:jc w:val="center"/>
            </w:pPr>
          </w:p>
        </w:tc>
        <w:tc>
          <w:tcPr>
            <w:tcW w:w="896" w:type="dxa"/>
            <w:textDirection w:val="btLr"/>
          </w:tcPr>
          <w:p w14:paraId="3148CD05" w14:textId="6267D0B5" w:rsidR="001F37A3" w:rsidRDefault="001F37A3" w:rsidP="001812B6">
            <w:pPr>
              <w:spacing w:line="240" w:lineRule="auto"/>
              <w:ind w:left="113" w:right="113"/>
              <w:jc w:val="center"/>
            </w:pPr>
            <w:r>
              <w:t>Сплошной контроль</w:t>
            </w:r>
          </w:p>
        </w:tc>
        <w:tc>
          <w:tcPr>
            <w:tcW w:w="993" w:type="dxa"/>
            <w:textDirection w:val="btLr"/>
          </w:tcPr>
          <w:p w14:paraId="2BAD1D03" w14:textId="43BE925C" w:rsidR="001F37A3" w:rsidRDefault="001F37A3" w:rsidP="001812B6">
            <w:pPr>
              <w:spacing w:line="240" w:lineRule="auto"/>
              <w:ind w:left="113" w:right="113"/>
              <w:jc w:val="center"/>
            </w:pPr>
            <w:r>
              <w:t>5 % от партии</w:t>
            </w:r>
          </w:p>
        </w:tc>
      </w:tr>
      <w:tr w:rsidR="001F37A3" w14:paraId="50A8B5C4" w14:textId="66C43942"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22FB3537" w14:textId="54E540DC" w:rsidR="001F37A3" w:rsidRPr="00207A4F" w:rsidRDefault="001F37A3" w:rsidP="00F53789">
            <w:r>
              <w:rPr>
                <w:szCs w:val="28"/>
              </w:rPr>
              <w:t>1</w:t>
            </w:r>
            <w:r w:rsidR="00C15C44">
              <w:rPr>
                <w:szCs w:val="28"/>
              </w:rPr>
              <w:t>.</w:t>
            </w:r>
            <w:r>
              <w:rPr>
                <w:szCs w:val="28"/>
              </w:rPr>
              <w:t xml:space="preserve"> </w:t>
            </w:r>
            <w:r w:rsidRPr="00500FA4">
              <w:rPr>
                <w:szCs w:val="28"/>
              </w:rPr>
              <w:t>Внешний осмотр, проверка габаритных</w:t>
            </w:r>
            <w:r>
              <w:rPr>
                <w:szCs w:val="28"/>
              </w:rPr>
              <w:t xml:space="preserve"> и</w:t>
            </w:r>
            <w:r w:rsidRPr="00500FA4">
              <w:rPr>
                <w:szCs w:val="28"/>
              </w:rPr>
              <w:t xml:space="preserve"> установочных размеров.</w:t>
            </w:r>
          </w:p>
        </w:tc>
        <w:tc>
          <w:tcPr>
            <w:tcW w:w="1417" w:type="dxa"/>
            <w:vAlign w:val="center"/>
          </w:tcPr>
          <w:p w14:paraId="05DD842E" w14:textId="11FD4C57" w:rsidR="001F37A3" w:rsidRPr="00BA3915" w:rsidRDefault="00BA3915" w:rsidP="00F53789">
            <w:pPr>
              <w:jc w:val="center"/>
            </w:pPr>
            <w:r w:rsidRPr="00C15C44">
              <w:t xml:space="preserve">4.1 </w:t>
            </w:r>
            <w:r>
              <w:t>ПМ</w:t>
            </w:r>
          </w:p>
        </w:tc>
        <w:tc>
          <w:tcPr>
            <w:tcW w:w="850" w:type="dxa"/>
            <w:vAlign w:val="center"/>
          </w:tcPr>
          <w:p w14:paraId="1E248BBD" w14:textId="4DF4D997" w:rsidR="001F37A3" w:rsidRPr="00207A4F" w:rsidRDefault="001F37A3" w:rsidP="00F53789">
            <w:pPr>
              <w:jc w:val="center"/>
            </w:pPr>
            <w:r>
              <w:t>6.1</w:t>
            </w:r>
          </w:p>
        </w:tc>
        <w:tc>
          <w:tcPr>
            <w:tcW w:w="618" w:type="dxa"/>
            <w:vAlign w:val="center"/>
          </w:tcPr>
          <w:p w14:paraId="7B119FE2" w14:textId="0B6BE653" w:rsidR="001F37A3" w:rsidRPr="00207A4F" w:rsidRDefault="001F37A3" w:rsidP="00F53789">
            <w:pPr>
              <w:jc w:val="center"/>
            </w:pPr>
            <w:r>
              <w:t>+</w:t>
            </w:r>
          </w:p>
        </w:tc>
        <w:tc>
          <w:tcPr>
            <w:tcW w:w="612" w:type="dxa"/>
            <w:vAlign w:val="center"/>
          </w:tcPr>
          <w:p w14:paraId="322F9766" w14:textId="7BF29624" w:rsidR="001F37A3" w:rsidRPr="00207A4F" w:rsidRDefault="001F37A3" w:rsidP="00F53789">
            <w:pPr>
              <w:jc w:val="center"/>
            </w:pPr>
            <w:r>
              <w:t>+</w:t>
            </w:r>
          </w:p>
        </w:tc>
        <w:tc>
          <w:tcPr>
            <w:tcW w:w="896" w:type="dxa"/>
          </w:tcPr>
          <w:p w14:paraId="56B39233" w14:textId="7139552E" w:rsidR="001F37A3" w:rsidRDefault="007145A4" w:rsidP="00F53789">
            <w:pPr>
              <w:jc w:val="center"/>
            </w:pPr>
            <w:r>
              <w:t>+</w:t>
            </w:r>
          </w:p>
        </w:tc>
        <w:tc>
          <w:tcPr>
            <w:tcW w:w="993" w:type="dxa"/>
          </w:tcPr>
          <w:p w14:paraId="2299948B" w14:textId="50EE07F1" w:rsidR="001F37A3" w:rsidRDefault="001F37A3" w:rsidP="00F53789">
            <w:pPr>
              <w:jc w:val="center"/>
            </w:pPr>
          </w:p>
        </w:tc>
      </w:tr>
      <w:tr w:rsidR="001F37A3" w14:paraId="40725506" w14:textId="5008128A"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7351F219" w14:textId="79F60ACA" w:rsidR="001F37A3" w:rsidRDefault="001F37A3" w:rsidP="00F53789">
            <w:pPr>
              <w:spacing w:line="240" w:lineRule="auto"/>
              <w:rPr>
                <w:color w:val="000000"/>
                <w:szCs w:val="28"/>
              </w:rPr>
            </w:pPr>
            <w:r>
              <w:rPr>
                <w:color w:val="000000"/>
                <w:szCs w:val="28"/>
              </w:rPr>
              <w:t>2</w:t>
            </w:r>
            <w:r w:rsidR="00C15C44">
              <w:rPr>
                <w:color w:val="000000"/>
                <w:szCs w:val="28"/>
              </w:rPr>
              <w:t>.</w:t>
            </w:r>
            <w:r>
              <w:rPr>
                <w:color w:val="000000"/>
                <w:szCs w:val="28"/>
              </w:rPr>
              <w:t xml:space="preserve"> Проверка диапазона питающего напряжения и тока потребления</w:t>
            </w:r>
          </w:p>
        </w:tc>
        <w:tc>
          <w:tcPr>
            <w:tcW w:w="1417" w:type="dxa"/>
            <w:vAlign w:val="center"/>
          </w:tcPr>
          <w:p w14:paraId="02D9261B" w14:textId="01225167" w:rsidR="001F37A3" w:rsidRDefault="00FB2DF9" w:rsidP="00F53789">
            <w:pPr>
              <w:jc w:val="center"/>
            </w:pPr>
            <w:r>
              <w:t>4.2.1</w:t>
            </w:r>
            <w:r w:rsidR="00D005C0">
              <w:t xml:space="preserve"> ПМ</w:t>
            </w:r>
          </w:p>
        </w:tc>
        <w:tc>
          <w:tcPr>
            <w:tcW w:w="850" w:type="dxa"/>
            <w:vAlign w:val="center"/>
          </w:tcPr>
          <w:p w14:paraId="5F978052" w14:textId="4F348DDA" w:rsidR="001F37A3" w:rsidRDefault="001F37A3" w:rsidP="00F9362A">
            <w:pPr>
              <w:jc w:val="center"/>
            </w:pPr>
            <w:r>
              <w:t>6.2</w:t>
            </w:r>
          </w:p>
        </w:tc>
        <w:tc>
          <w:tcPr>
            <w:tcW w:w="618" w:type="dxa"/>
            <w:vAlign w:val="center"/>
          </w:tcPr>
          <w:p w14:paraId="5222B191" w14:textId="26208E65" w:rsidR="001F37A3" w:rsidRDefault="001F37A3" w:rsidP="00F53789">
            <w:pPr>
              <w:jc w:val="center"/>
            </w:pPr>
            <w:r>
              <w:t>+</w:t>
            </w:r>
          </w:p>
        </w:tc>
        <w:tc>
          <w:tcPr>
            <w:tcW w:w="612" w:type="dxa"/>
            <w:vAlign w:val="center"/>
          </w:tcPr>
          <w:p w14:paraId="428F4B3F" w14:textId="7163CA22" w:rsidR="001F37A3" w:rsidRDefault="001F37A3" w:rsidP="00F53789">
            <w:pPr>
              <w:jc w:val="center"/>
            </w:pPr>
          </w:p>
        </w:tc>
        <w:tc>
          <w:tcPr>
            <w:tcW w:w="896" w:type="dxa"/>
          </w:tcPr>
          <w:p w14:paraId="10AF0853" w14:textId="77777777" w:rsidR="001F37A3" w:rsidRDefault="001F37A3" w:rsidP="00F53789">
            <w:pPr>
              <w:jc w:val="center"/>
            </w:pPr>
          </w:p>
        </w:tc>
        <w:tc>
          <w:tcPr>
            <w:tcW w:w="993" w:type="dxa"/>
          </w:tcPr>
          <w:p w14:paraId="6BBEA48C" w14:textId="0A962D4B" w:rsidR="001F37A3" w:rsidRDefault="007145A4" w:rsidP="00F53789">
            <w:pPr>
              <w:jc w:val="center"/>
            </w:pPr>
            <w:r>
              <w:t>+</w:t>
            </w:r>
          </w:p>
        </w:tc>
      </w:tr>
      <w:tr w:rsidR="001F37A3" w14:paraId="3D094E54" w14:textId="3CA1F628"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7A557206" w14:textId="6F08E389" w:rsidR="001F37A3" w:rsidRDefault="001F37A3" w:rsidP="00EF5159">
            <w:pPr>
              <w:spacing w:line="240" w:lineRule="auto"/>
              <w:rPr>
                <w:color w:val="000000"/>
                <w:szCs w:val="28"/>
              </w:rPr>
            </w:pPr>
            <w:r>
              <w:rPr>
                <w:color w:val="000000"/>
                <w:szCs w:val="28"/>
              </w:rPr>
              <w:t>3</w:t>
            </w:r>
            <w:r w:rsidR="00C15C44">
              <w:rPr>
                <w:color w:val="000000"/>
                <w:szCs w:val="28"/>
              </w:rPr>
              <w:t>.</w:t>
            </w:r>
            <w:r>
              <w:rPr>
                <w:color w:val="000000"/>
                <w:szCs w:val="28"/>
              </w:rPr>
              <w:t xml:space="preserve"> Проверка связи по RS-485</w:t>
            </w:r>
          </w:p>
        </w:tc>
        <w:tc>
          <w:tcPr>
            <w:tcW w:w="1417" w:type="dxa"/>
            <w:vAlign w:val="center"/>
          </w:tcPr>
          <w:p w14:paraId="307566CD" w14:textId="493F1F9F" w:rsidR="001F37A3" w:rsidRDefault="00FB2DF9" w:rsidP="00F53789">
            <w:pPr>
              <w:jc w:val="center"/>
            </w:pPr>
            <w:r>
              <w:t xml:space="preserve">4.2.15 </w:t>
            </w:r>
            <w:r w:rsidR="00D005C0">
              <w:t>ПМ</w:t>
            </w:r>
          </w:p>
        </w:tc>
        <w:tc>
          <w:tcPr>
            <w:tcW w:w="850" w:type="dxa"/>
            <w:vAlign w:val="center"/>
          </w:tcPr>
          <w:p w14:paraId="22F584F7" w14:textId="67F3C229" w:rsidR="001F37A3" w:rsidRDefault="001F37A3" w:rsidP="00F53789">
            <w:pPr>
              <w:jc w:val="center"/>
            </w:pPr>
            <w:r>
              <w:t>6.3</w:t>
            </w:r>
          </w:p>
        </w:tc>
        <w:tc>
          <w:tcPr>
            <w:tcW w:w="618" w:type="dxa"/>
            <w:vAlign w:val="center"/>
          </w:tcPr>
          <w:p w14:paraId="3FFABDF0" w14:textId="305C174F" w:rsidR="001F37A3" w:rsidRDefault="001F37A3" w:rsidP="00F53789">
            <w:pPr>
              <w:jc w:val="center"/>
            </w:pPr>
            <w:r>
              <w:t>+</w:t>
            </w:r>
          </w:p>
        </w:tc>
        <w:tc>
          <w:tcPr>
            <w:tcW w:w="612" w:type="dxa"/>
            <w:vAlign w:val="center"/>
          </w:tcPr>
          <w:p w14:paraId="18598328" w14:textId="01EE3C68" w:rsidR="001F37A3" w:rsidRDefault="001F37A3" w:rsidP="00F53789">
            <w:pPr>
              <w:jc w:val="center"/>
            </w:pPr>
            <w:r>
              <w:t>+</w:t>
            </w:r>
          </w:p>
        </w:tc>
        <w:tc>
          <w:tcPr>
            <w:tcW w:w="896" w:type="dxa"/>
          </w:tcPr>
          <w:p w14:paraId="77698132" w14:textId="3F85C9A9" w:rsidR="001F37A3" w:rsidRDefault="007145A4" w:rsidP="00F53789">
            <w:pPr>
              <w:jc w:val="center"/>
            </w:pPr>
            <w:r>
              <w:t>+</w:t>
            </w:r>
          </w:p>
        </w:tc>
        <w:tc>
          <w:tcPr>
            <w:tcW w:w="993" w:type="dxa"/>
          </w:tcPr>
          <w:p w14:paraId="311C5C39" w14:textId="25DF0257" w:rsidR="001F37A3" w:rsidRDefault="001F37A3" w:rsidP="00F53789">
            <w:pPr>
              <w:jc w:val="center"/>
            </w:pPr>
          </w:p>
        </w:tc>
      </w:tr>
      <w:tr w:rsidR="001F37A3" w14:paraId="480C4A73" w14:textId="7DF1423D"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4FAFC2D3" w14:textId="430DFE39" w:rsidR="001F37A3" w:rsidRDefault="001F37A3" w:rsidP="004355C9">
            <w:pPr>
              <w:spacing w:line="240" w:lineRule="auto"/>
              <w:rPr>
                <w:color w:val="000000"/>
                <w:szCs w:val="28"/>
              </w:rPr>
            </w:pPr>
            <w:r w:rsidRPr="00372C81">
              <w:rPr>
                <w:color w:val="000000"/>
                <w:szCs w:val="28"/>
              </w:rPr>
              <w:t>4</w:t>
            </w:r>
            <w:r w:rsidR="00C15C44">
              <w:rPr>
                <w:color w:val="000000"/>
                <w:szCs w:val="28"/>
              </w:rPr>
              <w:t>.</w:t>
            </w:r>
            <w:r>
              <w:rPr>
                <w:color w:val="000000"/>
                <w:szCs w:val="28"/>
              </w:rPr>
              <w:t xml:space="preserve"> </w:t>
            </w:r>
            <w:r w:rsidRPr="00DB6167">
              <w:rPr>
                <w:color w:val="000000"/>
                <w:szCs w:val="28"/>
              </w:rPr>
              <w:t xml:space="preserve">Проверка </w:t>
            </w:r>
            <w:r>
              <w:rPr>
                <w:color w:val="000000"/>
                <w:szCs w:val="28"/>
              </w:rPr>
              <w:t>работы со счетчиком Меркурий 206</w:t>
            </w:r>
          </w:p>
        </w:tc>
        <w:tc>
          <w:tcPr>
            <w:tcW w:w="1417" w:type="dxa"/>
            <w:vAlign w:val="center"/>
          </w:tcPr>
          <w:p w14:paraId="291671FE" w14:textId="1F3C1538" w:rsidR="001F37A3" w:rsidRPr="00EF5159" w:rsidRDefault="004F5253" w:rsidP="00F53789">
            <w:pPr>
              <w:jc w:val="center"/>
            </w:pPr>
            <w:r>
              <w:t>4.2</w:t>
            </w:r>
            <w:r w:rsidR="00FB2DF9">
              <w:t xml:space="preserve">.13 </w:t>
            </w:r>
            <w:r>
              <w:t>ПМ</w:t>
            </w:r>
          </w:p>
        </w:tc>
        <w:tc>
          <w:tcPr>
            <w:tcW w:w="850" w:type="dxa"/>
            <w:vAlign w:val="center"/>
          </w:tcPr>
          <w:p w14:paraId="5D1FF311" w14:textId="7C33AA82" w:rsidR="001F37A3" w:rsidRDefault="001F37A3" w:rsidP="00F53789">
            <w:pPr>
              <w:jc w:val="center"/>
            </w:pPr>
            <w:r>
              <w:t>6.4</w:t>
            </w:r>
          </w:p>
        </w:tc>
        <w:tc>
          <w:tcPr>
            <w:tcW w:w="618" w:type="dxa"/>
            <w:vAlign w:val="center"/>
          </w:tcPr>
          <w:p w14:paraId="2DBCAC31" w14:textId="5F505339" w:rsidR="001F37A3" w:rsidRDefault="001F37A3" w:rsidP="00F53789">
            <w:pPr>
              <w:jc w:val="center"/>
            </w:pPr>
            <w:r>
              <w:t>+</w:t>
            </w:r>
          </w:p>
        </w:tc>
        <w:tc>
          <w:tcPr>
            <w:tcW w:w="612" w:type="dxa"/>
            <w:vAlign w:val="center"/>
          </w:tcPr>
          <w:p w14:paraId="77A9CC37" w14:textId="2B900141" w:rsidR="001F37A3" w:rsidRDefault="001F37A3" w:rsidP="00F53789">
            <w:pPr>
              <w:jc w:val="center"/>
            </w:pPr>
            <w:r>
              <w:t>+</w:t>
            </w:r>
          </w:p>
        </w:tc>
        <w:tc>
          <w:tcPr>
            <w:tcW w:w="896" w:type="dxa"/>
          </w:tcPr>
          <w:p w14:paraId="5D5A64AD" w14:textId="0331EF55" w:rsidR="001F37A3" w:rsidRDefault="001F37A3" w:rsidP="00F53789">
            <w:pPr>
              <w:jc w:val="center"/>
            </w:pPr>
          </w:p>
        </w:tc>
        <w:tc>
          <w:tcPr>
            <w:tcW w:w="993" w:type="dxa"/>
          </w:tcPr>
          <w:p w14:paraId="3E99A2F1" w14:textId="2DB746BA" w:rsidR="001F37A3" w:rsidRDefault="007145A4" w:rsidP="00F53789">
            <w:pPr>
              <w:jc w:val="center"/>
            </w:pPr>
            <w:r>
              <w:t>+</w:t>
            </w:r>
          </w:p>
        </w:tc>
      </w:tr>
      <w:tr w:rsidR="001F37A3" w14:paraId="4AE80057" w14:textId="11EB6A82"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2020AE77" w14:textId="0ADEA980" w:rsidR="001F37A3" w:rsidRPr="00372C81" w:rsidRDefault="001F37A3" w:rsidP="00F53789">
            <w:pPr>
              <w:spacing w:line="240" w:lineRule="auto"/>
              <w:rPr>
                <w:color w:val="000000"/>
                <w:szCs w:val="28"/>
              </w:rPr>
            </w:pPr>
            <w:r>
              <w:rPr>
                <w:color w:val="000000"/>
                <w:szCs w:val="28"/>
              </w:rPr>
              <w:t>5</w:t>
            </w:r>
            <w:r w:rsidR="00C15C44">
              <w:rPr>
                <w:color w:val="000000"/>
                <w:szCs w:val="28"/>
              </w:rPr>
              <w:t>.</w:t>
            </w:r>
            <w:r>
              <w:rPr>
                <w:color w:val="000000"/>
                <w:szCs w:val="28"/>
              </w:rPr>
              <w:t xml:space="preserve"> Проверка цепи датчика вскрытия</w:t>
            </w:r>
          </w:p>
        </w:tc>
        <w:tc>
          <w:tcPr>
            <w:tcW w:w="1417" w:type="dxa"/>
            <w:vAlign w:val="center"/>
          </w:tcPr>
          <w:p w14:paraId="2E36E1C2" w14:textId="246DCE1A" w:rsidR="001F37A3" w:rsidRDefault="00FB2DF9" w:rsidP="00F53789">
            <w:pPr>
              <w:jc w:val="center"/>
            </w:pPr>
            <w:r>
              <w:t xml:space="preserve">4.2.8 </w:t>
            </w:r>
            <w:r w:rsidR="00D005C0">
              <w:t>ПМ</w:t>
            </w:r>
          </w:p>
        </w:tc>
        <w:tc>
          <w:tcPr>
            <w:tcW w:w="850" w:type="dxa"/>
            <w:vAlign w:val="center"/>
          </w:tcPr>
          <w:p w14:paraId="0A7F929E" w14:textId="39135547" w:rsidR="001F37A3" w:rsidRDefault="001F37A3" w:rsidP="00F53789">
            <w:pPr>
              <w:jc w:val="center"/>
            </w:pPr>
            <w:r>
              <w:t>6.5</w:t>
            </w:r>
          </w:p>
        </w:tc>
        <w:tc>
          <w:tcPr>
            <w:tcW w:w="618" w:type="dxa"/>
            <w:vAlign w:val="center"/>
          </w:tcPr>
          <w:p w14:paraId="5B286148" w14:textId="30E05F4B" w:rsidR="001F37A3" w:rsidRDefault="001F37A3" w:rsidP="00F53789">
            <w:pPr>
              <w:jc w:val="center"/>
            </w:pPr>
            <w:r>
              <w:t>+</w:t>
            </w:r>
          </w:p>
        </w:tc>
        <w:tc>
          <w:tcPr>
            <w:tcW w:w="612" w:type="dxa"/>
            <w:vAlign w:val="center"/>
          </w:tcPr>
          <w:p w14:paraId="21EE3806" w14:textId="4E8CD92E" w:rsidR="001F37A3" w:rsidRDefault="001F37A3" w:rsidP="00F53789">
            <w:pPr>
              <w:jc w:val="center"/>
            </w:pPr>
            <w:r>
              <w:t>+</w:t>
            </w:r>
          </w:p>
        </w:tc>
        <w:tc>
          <w:tcPr>
            <w:tcW w:w="896" w:type="dxa"/>
          </w:tcPr>
          <w:p w14:paraId="5E8FF68C" w14:textId="77777777" w:rsidR="001F37A3" w:rsidRDefault="001F37A3" w:rsidP="00F53789">
            <w:pPr>
              <w:jc w:val="center"/>
            </w:pPr>
          </w:p>
        </w:tc>
        <w:tc>
          <w:tcPr>
            <w:tcW w:w="993" w:type="dxa"/>
          </w:tcPr>
          <w:p w14:paraId="312BA21D" w14:textId="6B2125E9" w:rsidR="001F37A3" w:rsidRDefault="007145A4" w:rsidP="00F53789">
            <w:pPr>
              <w:jc w:val="center"/>
            </w:pPr>
            <w:r>
              <w:t>+</w:t>
            </w:r>
          </w:p>
        </w:tc>
      </w:tr>
      <w:tr w:rsidR="001F37A3" w14:paraId="321C0D44" w14:textId="1A7BF1B4"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0C3B5C2B" w14:textId="1B195058" w:rsidR="001F37A3" w:rsidRPr="00632C2D" w:rsidRDefault="001F37A3" w:rsidP="00F53789">
            <w:pPr>
              <w:spacing w:line="240" w:lineRule="auto"/>
              <w:rPr>
                <w:color w:val="000000"/>
                <w:szCs w:val="28"/>
              </w:rPr>
            </w:pPr>
            <w:r>
              <w:rPr>
                <w:color w:val="000000"/>
                <w:szCs w:val="28"/>
              </w:rPr>
              <w:t>6</w:t>
            </w:r>
            <w:r w:rsidR="00C15C44">
              <w:rPr>
                <w:color w:val="000000"/>
                <w:szCs w:val="28"/>
              </w:rPr>
              <w:t>.</w:t>
            </w:r>
            <w:r>
              <w:rPr>
                <w:color w:val="000000"/>
                <w:szCs w:val="28"/>
              </w:rPr>
              <w:t xml:space="preserve"> Проверка канала измерения тока защиты</w:t>
            </w:r>
          </w:p>
        </w:tc>
        <w:tc>
          <w:tcPr>
            <w:tcW w:w="1417" w:type="dxa"/>
            <w:vAlign w:val="center"/>
          </w:tcPr>
          <w:p w14:paraId="5ABC75BC" w14:textId="5716E2AB" w:rsidR="001F37A3" w:rsidRDefault="00FB2DF9" w:rsidP="00F53789">
            <w:pPr>
              <w:jc w:val="center"/>
            </w:pPr>
            <w:r>
              <w:t>4.2.2</w:t>
            </w:r>
            <w:r w:rsidR="00D005C0">
              <w:t xml:space="preserve"> ПМ</w:t>
            </w:r>
          </w:p>
        </w:tc>
        <w:tc>
          <w:tcPr>
            <w:tcW w:w="850" w:type="dxa"/>
            <w:vAlign w:val="center"/>
          </w:tcPr>
          <w:p w14:paraId="0AFD93BA" w14:textId="5C7CA5DE" w:rsidR="001F37A3" w:rsidRDefault="001F37A3" w:rsidP="00F53789">
            <w:pPr>
              <w:jc w:val="center"/>
            </w:pPr>
            <w:r>
              <w:t>6.6</w:t>
            </w:r>
          </w:p>
        </w:tc>
        <w:tc>
          <w:tcPr>
            <w:tcW w:w="618" w:type="dxa"/>
            <w:vAlign w:val="center"/>
          </w:tcPr>
          <w:p w14:paraId="3D1905A9" w14:textId="4A87BE82" w:rsidR="001F37A3" w:rsidRDefault="001F37A3" w:rsidP="00F53789">
            <w:pPr>
              <w:jc w:val="center"/>
            </w:pPr>
            <w:r>
              <w:t>+</w:t>
            </w:r>
          </w:p>
        </w:tc>
        <w:tc>
          <w:tcPr>
            <w:tcW w:w="612" w:type="dxa"/>
            <w:vAlign w:val="center"/>
          </w:tcPr>
          <w:p w14:paraId="4EA1D959" w14:textId="0C749DE5" w:rsidR="001F37A3" w:rsidRDefault="001F37A3" w:rsidP="00F53789">
            <w:pPr>
              <w:jc w:val="center"/>
            </w:pPr>
            <w:r>
              <w:t>+</w:t>
            </w:r>
          </w:p>
        </w:tc>
        <w:tc>
          <w:tcPr>
            <w:tcW w:w="896" w:type="dxa"/>
          </w:tcPr>
          <w:p w14:paraId="0E5EC564" w14:textId="02D31C5B" w:rsidR="001F37A3" w:rsidRPr="00C15C44" w:rsidRDefault="00C10334" w:rsidP="00F53789">
            <w:pPr>
              <w:jc w:val="center"/>
            </w:pPr>
            <w:r w:rsidRPr="00C15C44">
              <w:t>+</w:t>
            </w:r>
          </w:p>
        </w:tc>
        <w:tc>
          <w:tcPr>
            <w:tcW w:w="993" w:type="dxa"/>
          </w:tcPr>
          <w:p w14:paraId="2D0A3767" w14:textId="142135AF" w:rsidR="001F37A3" w:rsidRDefault="001F37A3" w:rsidP="00F53789">
            <w:pPr>
              <w:jc w:val="center"/>
            </w:pPr>
          </w:p>
        </w:tc>
      </w:tr>
      <w:tr w:rsidR="001F37A3" w14:paraId="6741D60D" w14:textId="1A205EA4"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4E1F39D2" w14:textId="352C0654" w:rsidR="001F37A3" w:rsidRDefault="001F37A3" w:rsidP="00F53789">
            <w:pPr>
              <w:spacing w:line="240" w:lineRule="auto"/>
              <w:rPr>
                <w:color w:val="000000"/>
                <w:szCs w:val="28"/>
              </w:rPr>
            </w:pPr>
            <w:r>
              <w:rPr>
                <w:color w:val="000000"/>
                <w:szCs w:val="28"/>
              </w:rPr>
              <w:t>7</w:t>
            </w:r>
            <w:r w:rsidR="00C15C44">
              <w:rPr>
                <w:color w:val="000000"/>
                <w:szCs w:val="28"/>
              </w:rPr>
              <w:t>.</w:t>
            </w:r>
            <w:r w:rsidRPr="00372C81">
              <w:rPr>
                <w:color w:val="000000"/>
                <w:szCs w:val="28"/>
              </w:rPr>
              <w:t xml:space="preserve"> </w:t>
            </w:r>
            <w:r>
              <w:rPr>
                <w:color w:val="000000"/>
                <w:szCs w:val="28"/>
              </w:rPr>
              <w:t>Проверка канала измерения суммарного потенциала</w:t>
            </w:r>
          </w:p>
        </w:tc>
        <w:tc>
          <w:tcPr>
            <w:tcW w:w="1417" w:type="dxa"/>
            <w:vAlign w:val="center"/>
          </w:tcPr>
          <w:p w14:paraId="79C7E4F5" w14:textId="16D76F04" w:rsidR="001F37A3" w:rsidRDefault="00FB2DF9" w:rsidP="00F53789">
            <w:pPr>
              <w:jc w:val="center"/>
            </w:pPr>
            <w:r>
              <w:t>4.2.4</w:t>
            </w:r>
            <w:r w:rsidR="00D005C0">
              <w:t xml:space="preserve"> ПМ</w:t>
            </w:r>
          </w:p>
        </w:tc>
        <w:tc>
          <w:tcPr>
            <w:tcW w:w="850" w:type="dxa"/>
            <w:vAlign w:val="center"/>
          </w:tcPr>
          <w:p w14:paraId="04A78896" w14:textId="7EF5C4B8" w:rsidR="001F37A3" w:rsidRDefault="001F37A3" w:rsidP="00F53789">
            <w:pPr>
              <w:jc w:val="center"/>
            </w:pPr>
            <w:r>
              <w:t>6.7</w:t>
            </w:r>
          </w:p>
        </w:tc>
        <w:tc>
          <w:tcPr>
            <w:tcW w:w="618" w:type="dxa"/>
            <w:vAlign w:val="center"/>
          </w:tcPr>
          <w:p w14:paraId="2A2FA674" w14:textId="7D5F47B7" w:rsidR="001F37A3" w:rsidRDefault="001F37A3" w:rsidP="00F53789">
            <w:pPr>
              <w:jc w:val="center"/>
            </w:pPr>
            <w:r>
              <w:t>+</w:t>
            </w:r>
          </w:p>
        </w:tc>
        <w:tc>
          <w:tcPr>
            <w:tcW w:w="612" w:type="dxa"/>
            <w:vAlign w:val="center"/>
          </w:tcPr>
          <w:p w14:paraId="1774648B" w14:textId="70DA080B" w:rsidR="001F37A3" w:rsidRDefault="001F37A3" w:rsidP="00F53789">
            <w:pPr>
              <w:jc w:val="center"/>
            </w:pPr>
            <w:r>
              <w:t>+</w:t>
            </w:r>
          </w:p>
        </w:tc>
        <w:tc>
          <w:tcPr>
            <w:tcW w:w="896" w:type="dxa"/>
          </w:tcPr>
          <w:p w14:paraId="4C839FB2" w14:textId="77F382E8" w:rsidR="001F37A3" w:rsidRPr="00C15C44" w:rsidRDefault="00C10334" w:rsidP="00F53789">
            <w:pPr>
              <w:jc w:val="center"/>
            </w:pPr>
            <w:r w:rsidRPr="00C15C44">
              <w:t>+</w:t>
            </w:r>
          </w:p>
        </w:tc>
        <w:tc>
          <w:tcPr>
            <w:tcW w:w="993" w:type="dxa"/>
          </w:tcPr>
          <w:p w14:paraId="1601BE9A" w14:textId="1E49E69F" w:rsidR="001F37A3" w:rsidRDefault="001F37A3" w:rsidP="00F53789">
            <w:pPr>
              <w:jc w:val="center"/>
            </w:pPr>
          </w:p>
        </w:tc>
      </w:tr>
      <w:tr w:rsidR="001F37A3" w14:paraId="230E06F9" w14:textId="1316DFE2"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161005B0" w14:textId="74FB8D7E" w:rsidR="001F37A3" w:rsidRDefault="001F37A3" w:rsidP="00F53789">
            <w:pPr>
              <w:spacing w:line="240" w:lineRule="auto"/>
              <w:rPr>
                <w:color w:val="000000"/>
                <w:szCs w:val="28"/>
              </w:rPr>
            </w:pPr>
            <w:r>
              <w:rPr>
                <w:color w:val="000000"/>
                <w:szCs w:val="28"/>
              </w:rPr>
              <w:t>8</w:t>
            </w:r>
            <w:r w:rsidR="00C15C44">
              <w:rPr>
                <w:color w:val="000000"/>
                <w:szCs w:val="28"/>
              </w:rPr>
              <w:t>.</w:t>
            </w:r>
            <w:r>
              <w:rPr>
                <w:color w:val="000000"/>
                <w:szCs w:val="28"/>
              </w:rPr>
              <w:t xml:space="preserve"> Проверка канала измерения поляризационного потенциала</w:t>
            </w:r>
          </w:p>
        </w:tc>
        <w:tc>
          <w:tcPr>
            <w:tcW w:w="1417" w:type="dxa"/>
            <w:vAlign w:val="center"/>
          </w:tcPr>
          <w:p w14:paraId="291A4904" w14:textId="7ACBC083" w:rsidR="001F37A3" w:rsidRDefault="00FB2DF9" w:rsidP="00F53789">
            <w:pPr>
              <w:jc w:val="center"/>
            </w:pPr>
            <w:r>
              <w:t>4.2.5</w:t>
            </w:r>
            <w:r w:rsidR="00D005C0">
              <w:t xml:space="preserve"> ПМ</w:t>
            </w:r>
          </w:p>
        </w:tc>
        <w:tc>
          <w:tcPr>
            <w:tcW w:w="850" w:type="dxa"/>
            <w:vAlign w:val="center"/>
          </w:tcPr>
          <w:p w14:paraId="706FD5D3" w14:textId="50827BF4" w:rsidR="001F37A3" w:rsidRDefault="001F37A3" w:rsidP="00F53789">
            <w:pPr>
              <w:jc w:val="center"/>
            </w:pPr>
            <w:r>
              <w:t>6.8</w:t>
            </w:r>
          </w:p>
        </w:tc>
        <w:tc>
          <w:tcPr>
            <w:tcW w:w="618" w:type="dxa"/>
            <w:vAlign w:val="center"/>
          </w:tcPr>
          <w:p w14:paraId="0D6AE269" w14:textId="2EA21397" w:rsidR="001F37A3" w:rsidRDefault="001F37A3" w:rsidP="00F53789">
            <w:pPr>
              <w:jc w:val="center"/>
            </w:pPr>
            <w:r>
              <w:t>+</w:t>
            </w:r>
          </w:p>
        </w:tc>
        <w:tc>
          <w:tcPr>
            <w:tcW w:w="612" w:type="dxa"/>
            <w:vAlign w:val="center"/>
          </w:tcPr>
          <w:p w14:paraId="3F0E4F89" w14:textId="7773947D" w:rsidR="001F37A3" w:rsidRDefault="001F37A3" w:rsidP="00F53789">
            <w:pPr>
              <w:jc w:val="center"/>
            </w:pPr>
            <w:r>
              <w:t>+</w:t>
            </w:r>
          </w:p>
        </w:tc>
        <w:tc>
          <w:tcPr>
            <w:tcW w:w="896" w:type="dxa"/>
          </w:tcPr>
          <w:p w14:paraId="373D29FC" w14:textId="53F1F2CC" w:rsidR="001F37A3" w:rsidRPr="00C15C44" w:rsidRDefault="00C10334" w:rsidP="00F53789">
            <w:pPr>
              <w:jc w:val="center"/>
            </w:pPr>
            <w:r w:rsidRPr="00C15C44">
              <w:t>+</w:t>
            </w:r>
          </w:p>
        </w:tc>
        <w:tc>
          <w:tcPr>
            <w:tcW w:w="993" w:type="dxa"/>
          </w:tcPr>
          <w:p w14:paraId="1B89600B" w14:textId="54DC30D3" w:rsidR="001F37A3" w:rsidRDefault="001F37A3" w:rsidP="00F53789">
            <w:pPr>
              <w:jc w:val="center"/>
            </w:pPr>
          </w:p>
        </w:tc>
      </w:tr>
      <w:tr w:rsidR="001F37A3" w14:paraId="6D2A16F8" w14:textId="67EDD519"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7D348FEF" w14:textId="717017D3" w:rsidR="001F37A3" w:rsidRDefault="001F37A3" w:rsidP="00F53789">
            <w:r>
              <w:rPr>
                <w:color w:val="000000"/>
                <w:szCs w:val="28"/>
              </w:rPr>
              <w:t>9</w:t>
            </w:r>
            <w:r w:rsidR="00C15C44">
              <w:rPr>
                <w:color w:val="000000"/>
                <w:szCs w:val="28"/>
              </w:rPr>
              <w:t>.</w:t>
            </w:r>
            <w:r>
              <w:rPr>
                <w:color w:val="000000"/>
                <w:szCs w:val="28"/>
              </w:rPr>
              <w:t xml:space="preserve"> Проверка канала измерения тока поляризации</w:t>
            </w:r>
          </w:p>
        </w:tc>
        <w:tc>
          <w:tcPr>
            <w:tcW w:w="1417" w:type="dxa"/>
            <w:vAlign w:val="center"/>
          </w:tcPr>
          <w:p w14:paraId="040C5BE2" w14:textId="3AAB79EB" w:rsidR="001F37A3" w:rsidRDefault="00FB2DF9" w:rsidP="00F53789">
            <w:pPr>
              <w:jc w:val="center"/>
            </w:pPr>
            <w:r>
              <w:t>4.2.6</w:t>
            </w:r>
            <w:r w:rsidR="00D005C0">
              <w:t xml:space="preserve"> ПМ</w:t>
            </w:r>
          </w:p>
        </w:tc>
        <w:tc>
          <w:tcPr>
            <w:tcW w:w="850" w:type="dxa"/>
            <w:vAlign w:val="center"/>
          </w:tcPr>
          <w:p w14:paraId="692D9A35" w14:textId="4797274F" w:rsidR="001F37A3" w:rsidRDefault="001F37A3" w:rsidP="00F53789">
            <w:pPr>
              <w:jc w:val="center"/>
            </w:pPr>
            <w:r>
              <w:t>6.9</w:t>
            </w:r>
          </w:p>
        </w:tc>
        <w:tc>
          <w:tcPr>
            <w:tcW w:w="618" w:type="dxa"/>
            <w:vAlign w:val="center"/>
          </w:tcPr>
          <w:p w14:paraId="1581CA6F" w14:textId="2739B245" w:rsidR="001F37A3" w:rsidRPr="00207A4F" w:rsidRDefault="001F37A3" w:rsidP="00F53789">
            <w:pPr>
              <w:jc w:val="center"/>
            </w:pPr>
            <w:r>
              <w:t>+</w:t>
            </w:r>
          </w:p>
        </w:tc>
        <w:tc>
          <w:tcPr>
            <w:tcW w:w="612" w:type="dxa"/>
            <w:vAlign w:val="center"/>
          </w:tcPr>
          <w:p w14:paraId="3B2A5D42" w14:textId="2814816A" w:rsidR="001F37A3" w:rsidRDefault="001F37A3" w:rsidP="00F53789">
            <w:pPr>
              <w:jc w:val="center"/>
            </w:pPr>
            <w:r>
              <w:t>+</w:t>
            </w:r>
          </w:p>
        </w:tc>
        <w:tc>
          <w:tcPr>
            <w:tcW w:w="896" w:type="dxa"/>
          </w:tcPr>
          <w:p w14:paraId="1B61F54C" w14:textId="77777777" w:rsidR="001F37A3" w:rsidRDefault="001F37A3" w:rsidP="00F53789">
            <w:pPr>
              <w:jc w:val="center"/>
            </w:pPr>
          </w:p>
        </w:tc>
        <w:tc>
          <w:tcPr>
            <w:tcW w:w="993" w:type="dxa"/>
          </w:tcPr>
          <w:p w14:paraId="3E2D4743" w14:textId="1F185D6E" w:rsidR="001F37A3" w:rsidRPr="00C15C44" w:rsidRDefault="00C10334" w:rsidP="00F53789">
            <w:pPr>
              <w:jc w:val="center"/>
            </w:pPr>
            <w:r w:rsidRPr="00C15C44">
              <w:t>+</w:t>
            </w:r>
          </w:p>
        </w:tc>
      </w:tr>
      <w:tr w:rsidR="001F37A3" w14:paraId="7E650B6B" w14:textId="5557B9BC"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767176D8" w14:textId="744EFFFF" w:rsidR="001F37A3" w:rsidRDefault="001F37A3" w:rsidP="0000602D">
            <w:pPr>
              <w:rPr>
                <w:color w:val="000000"/>
                <w:szCs w:val="28"/>
              </w:rPr>
            </w:pPr>
            <w:r>
              <w:rPr>
                <w:color w:val="000000"/>
                <w:szCs w:val="28"/>
              </w:rPr>
              <w:t>10</w:t>
            </w:r>
            <w:r w:rsidR="00C15C44">
              <w:rPr>
                <w:color w:val="000000"/>
                <w:szCs w:val="28"/>
              </w:rPr>
              <w:t>.</w:t>
            </w:r>
            <w:r>
              <w:rPr>
                <w:color w:val="000000"/>
                <w:szCs w:val="28"/>
              </w:rPr>
              <w:t xml:space="preserve"> Проверка канала измерения напряжения защиты</w:t>
            </w:r>
          </w:p>
        </w:tc>
        <w:tc>
          <w:tcPr>
            <w:tcW w:w="1417" w:type="dxa"/>
            <w:vAlign w:val="center"/>
          </w:tcPr>
          <w:p w14:paraId="79E925E4" w14:textId="173A8274" w:rsidR="001F37A3" w:rsidRDefault="00FB2DF9" w:rsidP="00F53789">
            <w:pPr>
              <w:jc w:val="center"/>
            </w:pPr>
            <w:r>
              <w:t>4.2.3 ПМ</w:t>
            </w:r>
          </w:p>
        </w:tc>
        <w:tc>
          <w:tcPr>
            <w:tcW w:w="850" w:type="dxa"/>
            <w:vAlign w:val="center"/>
          </w:tcPr>
          <w:p w14:paraId="005F8B8D" w14:textId="0C523CA3" w:rsidR="001F37A3" w:rsidRDefault="001F37A3" w:rsidP="00F53789">
            <w:pPr>
              <w:jc w:val="center"/>
            </w:pPr>
            <w:r>
              <w:t>6.10</w:t>
            </w:r>
          </w:p>
        </w:tc>
        <w:tc>
          <w:tcPr>
            <w:tcW w:w="618" w:type="dxa"/>
            <w:vAlign w:val="center"/>
          </w:tcPr>
          <w:p w14:paraId="6C794D1A" w14:textId="2D1FE898" w:rsidR="001F37A3" w:rsidRDefault="001F37A3" w:rsidP="00F53789">
            <w:pPr>
              <w:jc w:val="center"/>
            </w:pPr>
            <w:r>
              <w:t>+</w:t>
            </w:r>
          </w:p>
        </w:tc>
        <w:tc>
          <w:tcPr>
            <w:tcW w:w="612" w:type="dxa"/>
            <w:vAlign w:val="center"/>
          </w:tcPr>
          <w:p w14:paraId="1D3B136D" w14:textId="0E6E2F0F" w:rsidR="001F37A3" w:rsidRPr="00C15C44" w:rsidRDefault="001F37A3" w:rsidP="00F53789">
            <w:pPr>
              <w:jc w:val="center"/>
            </w:pPr>
            <w:r w:rsidRPr="00C15C44">
              <w:t>+</w:t>
            </w:r>
          </w:p>
        </w:tc>
        <w:tc>
          <w:tcPr>
            <w:tcW w:w="896" w:type="dxa"/>
          </w:tcPr>
          <w:p w14:paraId="24D680B7" w14:textId="03FC57E7" w:rsidR="001F37A3" w:rsidRPr="00C15C44" w:rsidRDefault="00C10334" w:rsidP="00F53789">
            <w:pPr>
              <w:jc w:val="center"/>
            </w:pPr>
            <w:r w:rsidRPr="00C15C44">
              <w:t>+</w:t>
            </w:r>
          </w:p>
        </w:tc>
        <w:tc>
          <w:tcPr>
            <w:tcW w:w="993" w:type="dxa"/>
          </w:tcPr>
          <w:p w14:paraId="11C6C5AB" w14:textId="02C4D997" w:rsidR="001F37A3" w:rsidRPr="007145A4" w:rsidRDefault="001F37A3" w:rsidP="00F53789">
            <w:pPr>
              <w:jc w:val="center"/>
            </w:pPr>
          </w:p>
        </w:tc>
      </w:tr>
      <w:tr w:rsidR="001F37A3" w14:paraId="33F9A952" w14:textId="673F260D"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2308DFCD" w14:textId="15BFCDB4" w:rsidR="001F37A3" w:rsidRDefault="001F37A3" w:rsidP="0000602D">
            <w:pPr>
              <w:rPr>
                <w:color w:val="000000"/>
                <w:szCs w:val="28"/>
              </w:rPr>
            </w:pPr>
            <w:r>
              <w:rPr>
                <w:color w:val="000000"/>
                <w:szCs w:val="28"/>
              </w:rPr>
              <w:t>11</w:t>
            </w:r>
            <w:r w:rsidR="00C15C44">
              <w:rPr>
                <w:color w:val="000000"/>
                <w:szCs w:val="28"/>
              </w:rPr>
              <w:t>.</w:t>
            </w:r>
            <w:r>
              <w:rPr>
                <w:color w:val="000000"/>
                <w:szCs w:val="28"/>
              </w:rPr>
              <w:t xml:space="preserve"> Проверка канала измерения напряжения АС 230 В.</w:t>
            </w:r>
          </w:p>
        </w:tc>
        <w:tc>
          <w:tcPr>
            <w:tcW w:w="1417" w:type="dxa"/>
            <w:vAlign w:val="center"/>
          </w:tcPr>
          <w:p w14:paraId="267E868D" w14:textId="421A5D93" w:rsidR="001F37A3" w:rsidRDefault="00FB2DF9" w:rsidP="00F53789">
            <w:pPr>
              <w:jc w:val="center"/>
            </w:pPr>
            <w:r>
              <w:t>4.2.9 ПМ</w:t>
            </w:r>
          </w:p>
        </w:tc>
        <w:tc>
          <w:tcPr>
            <w:tcW w:w="850" w:type="dxa"/>
            <w:vAlign w:val="center"/>
          </w:tcPr>
          <w:p w14:paraId="5EFCA936" w14:textId="519CC5A7" w:rsidR="001F37A3" w:rsidRDefault="001F37A3" w:rsidP="00F53789">
            <w:pPr>
              <w:jc w:val="center"/>
            </w:pPr>
            <w:r>
              <w:t>6.11</w:t>
            </w:r>
          </w:p>
        </w:tc>
        <w:tc>
          <w:tcPr>
            <w:tcW w:w="618" w:type="dxa"/>
            <w:vAlign w:val="center"/>
          </w:tcPr>
          <w:p w14:paraId="1DF45C3A" w14:textId="3CFC3112" w:rsidR="001F37A3" w:rsidRDefault="001F37A3" w:rsidP="00F53789">
            <w:pPr>
              <w:jc w:val="center"/>
            </w:pPr>
            <w:r>
              <w:t>+</w:t>
            </w:r>
          </w:p>
        </w:tc>
        <w:tc>
          <w:tcPr>
            <w:tcW w:w="612" w:type="dxa"/>
            <w:vAlign w:val="center"/>
          </w:tcPr>
          <w:p w14:paraId="4282EE38" w14:textId="77777777" w:rsidR="001F37A3" w:rsidRPr="00EF5159" w:rsidRDefault="001F37A3" w:rsidP="00F53789">
            <w:pPr>
              <w:jc w:val="center"/>
            </w:pPr>
          </w:p>
        </w:tc>
        <w:tc>
          <w:tcPr>
            <w:tcW w:w="896" w:type="dxa"/>
          </w:tcPr>
          <w:p w14:paraId="39A7A4E1" w14:textId="77777777" w:rsidR="001F37A3" w:rsidRPr="00EF5159" w:rsidRDefault="001F37A3" w:rsidP="00F53789">
            <w:pPr>
              <w:jc w:val="center"/>
            </w:pPr>
          </w:p>
        </w:tc>
        <w:tc>
          <w:tcPr>
            <w:tcW w:w="993" w:type="dxa"/>
          </w:tcPr>
          <w:p w14:paraId="56E0DEE4" w14:textId="76929242" w:rsidR="001F37A3" w:rsidRPr="00EF5159" w:rsidRDefault="007145A4" w:rsidP="00F53789">
            <w:pPr>
              <w:jc w:val="center"/>
            </w:pPr>
            <w:r>
              <w:t>+</w:t>
            </w:r>
          </w:p>
        </w:tc>
      </w:tr>
      <w:tr w:rsidR="001F37A3" w14:paraId="14315047" w14:textId="4F222D6B"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7089088C" w14:textId="7A4333CD" w:rsidR="001F37A3" w:rsidRDefault="001F37A3" w:rsidP="00EF5159">
            <w:pPr>
              <w:rPr>
                <w:color w:val="000000"/>
                <w:szCs w:val="28"/>
              </w:rPr>
            </w:pPr>
            <w:r>
              <w:rPr>
                <w:color w:val="000000"/>
                <w:szCs w:val="28"/>
              </w:rPr>
              <w:t>12</w:t>
            </w:r>
            <w:r w:rsidR="00C15C44">
              <w:rPr>
                <w:color w:val="000000"/>
                <w:szCs w:val="28"/>
              </w:rPr>
              <w:t>.</w:t>
            </w:r>
            <w:r>
              <w:rPr>
                <w:color w:val="000000"/>
                <w:szCs w:val="28"/>
              </w:rPr>
              <w:t xml:space="preserve"> Проверка канала измерения наведенного переменного напряжения</w:t>
            </w:r>
          </w:p>
        </w:tc>
        <w:tc>
          <w:tcPr>
            <w:tcW w:w="1417" w:type="dxa"/>
            <w:vAlign w:val="center"/>
          </w:tcPr>
          <w:p w14:paraId="5419DA12" w14:textId="5C4A4116" w:rsidR="001F37A3" w:rsidRDefault="00FB2DF9" w:rsidP="00F53789">
            <w:pPr>
              <w:jc w:val="center"/>
            </w:pPr>
            <w:r>
              <w:t>4.2.7 ПМ</w:t>
            </w:r>
          </w:p>
        </w:tc>
        <w:tc>
          <w:tcPr>
            <w:tcW w:w="850" w:type="dxa"/>
            <w:vAlign w:val="center"/>
          </w:tcPr>
          <w:p w14:paraId="7ECFBE13" w14:textId="656AC5B9" w:rsidR="001F37A3" w:rsidRDefault="001F37A3" w:rsidP="00A82DFE">
            <w:pPr>
              <w:jc w:val="center"/>
            </w:pPr>
            <w:r>
              <w:t>6.12</w:t>
            </w:r>
          </w:p>
        </w:tc>
        <w:tc>
          <w:tcPr>
            <w:tcW w:w="618" w:type="dxa"/>
            <w:vAlign w:val="center"/>
          </w:tcPr>
          <w:p w14:paraId="02BBE16E" w14:textId="18AED9B8" w:rsidR="001F37A3" w:rsidRDefault="001F37A3" w:rsidP="00F53789">
            <w:pPr>
              <w:jc w:val="center"/>
            </w:pPr>
            <w:r>
              <w:t>+</w:t>
            </w:r>
          </w:p>
        </w:tc>
        <w:tc>
          <w:tcPr>
            <w:tcW w:w="612" w:type="dxa"/>
            <w:vAlign w:val="center"/>
          </w:tcPr>
          <w:p w14:paraId="05BF3A6E" w14:textId="77777777" w:rsidR="001F37A3" w:rsidRDefault="001F37A3" w:rsidP="00F53789">
            <w:pPr>
              <w:jc w:val="center"/>
            </w:pPr>
          </w:p>
        </w:tc>
        <w:tc>
          <w:tcPr>
            <w:tcW w:w="896" w:type="dxa"/>
          </w:tcPr>
          <w:p w14:paraId="47E8C037" w14:textId="77777777" w:rsidR="001F37A3" w:rsidRDefault="001F37A3" w:rsidP="00F53789">
            <w:pPr>
              <w:jc w:val="center"/>
            </w:pPr>
          </w:p>
        </w:tc>
        <w:tc>
          <w:tcPr>
            <w:tcW w:w="993" w:type="dxa"/>
          </w:tcPr>
          <w:p w14:paraId="560D0857" w14:textId="7001D740" w:rsidR="001F37A3" w:rsidRDefault="007145A4" w:rsidP="00F53789">
            <w:pPr>
              <w:jc w:val="center"/>
            </w:pPr>
            <w:r>
              <w:t>+</w:t>
            </w:r>
          </w:p>
        </w:tc>
      </w:tr>
      <w:tr w:rsidR="001F37A3" w14:paraId="1ED52163" w14:textId="0FA3D299" w:rsidTr="00C15C44">
        <w:trPr>
          <w:cantSplit/>
        </w:trPr>
        <w:tc>
          <w:tcPr>
            <w:tcW w:w="9073" w:type="dxa"/>
            <w:tcBorders>
              <w:left w:val="single" w:sz="4" w:space="0" w:color="auto"/>
            </w:tcBorders>
            <w:vAlign w:val="center"/>
          </w:tcPr>
          <w:p w14:paraId="02C02993" w14:textId="7F272F43" w:rsidR="001F37A3" w:rsidRPr="00937BFB" w:rsidRDefault="001F37A3" w:rsidP="00EF5159">
            <w:r w:rsidRPr="00937BFB">
              <w:t>13</w:t>
            </w:r>
            <w:r w:rsidR="00C15C44">
              <w:t>.</w:t>
            </w:r>
            <w:r w:rsidRPr="00937BFB">
              <w:t xml:space="preserve"> Проверка канала задатчика напряжения 0-10</w:t>
            </w:r>
            <w:r>
              <w:t xml:space="preserve"> </w:t>
            </w:r>
            <w:r w:rsidRPr="00937BFB">
              <w:t>В</w:t>
            </w:r>
            <w:r>
              <w:t>.</w:t>
            </w:r>
          </w:p>
        </w:tc>
        <w:tc>
          <w:tcPr>
            <w:tcW w:w="1417" w:type="dxa"/>
            <w:vAlign w:val="center"/>
          </w:tcPr>
          <w:p w14:paraId="3BD554B1" w14:textId="7CBA91CF" w:rsidR="001F37A3" w:rsidRPr="00937BFB" w:rsidRDefault="00FB2DF9" w:rsidP="00F53789">
            <w:pPr>
              <w:jc w:val="center"/>
            </w:pPr>
            <w:r>
              <w:t>4.2.10</w:t>
            </w:r>
            <w:r w:rsidR="00D005C0">
              <w:t xml:space="preserve"> ПМ</w:t>
            </w:r>
          </w:p>
        </w:tc>
        <w:tc>
          <w:tcPr>
            <w:tcW w:w="850" w:type="dxa"/>
            <w:vAlign w:val="center"/>
          </w:tcPr>
          <w:p w14:paraId="021ECF8A" w14:textId="6F36E2C5" w:rsidR="001F37A3" w:rsidRPr="00937BFB" w:rsidRDefault="001F37A3" w:rsidP="00A82DFE">
            <w:pPr>
              <w:jc w:val="center"/>
            </w:pPr>
            <w:r w:rsidRPr="00937BFB">
              <w:t>6.13</w:t>
            </w:r>
          </w:p>
        </w:tc>
        <w:tc>
          <w:tcPr>
            <w:tcW w:w="618" w:type="dxa"/>
            <w:vAlign w:val="center"/>
          </w:tcPr>
          <w:p w14:paraId="730C8E50" w14:textId="5EA7F258" w:rsidR="001F37A3" w:rsidRPr="00937BFB" w:rsidRDefault="001F37A3" w:rsidP="00F53789">
            <w:pPr>
              <w:jc w:val="center"/>
            </w:pPr>
            <w:r w:rsidRPr="00937BFB">
              <w:t>+</w:t>
            </w:r>
          </w:p>
        </w:tc>
        <w:tc>
          <w:tcPr>
            <w:tcW w:w="612" w:type="dxa"/>
            <w:vAlign w:val="center"/>
          </w:tcPr>
          <w:p w14:paraId="31B5BF9F" w14:textId="35B578AE" w:rsidR="001F37A3" w:rsidRPr="00207A4F" w:rsidRDefault="001F37A3" w:rsidP="00F53789">
            <w:pPr>
              <w:jc w:val="center"/>
            </w:pPr>
            <w:r w:rsidRPr="00937BFB">
              <w:t>+</w:t>
            </w:r>
          </w:p>
        </w:tc>
        <w:tc>
          <w:tcPr>
            <w:tcW w:w="896" w:type="dxa"/>
          </w:tcPr>
          <w:p w14:paraId="1F485EC1" w14:textId="1EC841DA" w:rsidR="001F37A3" w:rsidRPr="00937BFB" w:rsidRDefault="001F37A3" w:rsidP="00F53789">
            <w:pPr>
              <w:jc w:val="center"/>
            </w:pPr>
          </w:p>
        </w:tc>
        <w:tc>
          <w:tcPr>
            <w:tcW w:w="993" w:type="dxa"/>
          </w:tcPr>
          <w:p w14:paraId="71BF6D11" w14:textId="7E5AD264" w:rsidR="001F37A3" w:rsidRPr="00937BFB" w:rsidRDefault="007145A4" w:rsidP="00F53789">
            <w:pPr>
              <w:jc w:val="center"/>
            </w:pPr>
            <w:r>
              <w:t>+</w:t>
            </w:r>
          </w:p>
        </w:tc>
      </w:tr>
      <w:tr w:rsidR="001F37A3" w14:paraId="1B1368A6" w14:textId="4C554E19" w:rsidTr="00C15C44">
        <w:trPr>
          <w:cantSplit/>
        </w:trPr>
        <w:tc>
          <w:tcPr>
            <w:tcW w:w="9073" w:type="dxa"/>
            <w:tcBorders>
              <w:left w:val="single" w:sz="4" w:space="0" w:color="auto"/>
            </w:tcBorders>
            <w:vAlign w:val="center"/>
          </w:tcPr>
          <w:p w14:paraId="29124497" w14:textId="3575A091" w:rsidR="001F37A3" w:rsidRPr="00794801" w:rsidRDefault="001F37A3" w:rsidP="00EF5159">
            <w:r>
              <w:t>14</w:t>
            </w:r>
            <w:r w:rsidR="00C15C44">
              <w:t>.</w:t>
            </w:r>
            <w:r>
              <w:t xml:space="preserve"> Проверка интерфейса </w:t>
            </w:r>
            <w:r w:rsidR="00F7611F">
              <w:rPr>
                <w:lang w:val="en-US"/>
              </w:rPr>
              <w:t>Ethernet</w:t>
            </w:r>
          </w:p>
        </w:tc>
        <w:tc>
          <w:tcPr>
            <w:tcW w:w="1417" w:type="dxa"/>
            <w:vAlign w:val="center"/>
          </w:tcPr>
          <w:p w14:paraId="319B60E2" w14:textId="5E1A3CA7" w:rsidR="001F37A3" w:rsidRDefault="00FB2DF9" w:rsidP="00F53789">
            <w:pPr>
              <w:jc w:val="center"/>
            </w:pPr>
            <w:r>
              <w:t>4.2.15</w:t>
            </w:r>
            <w:r w:rsidR="00D005C0">
              <w:t xml:space="preserve"> ПМ</w:t>
            </w:r>
          </w:p>
        </w:tc>
        <w:tc>
          <w:tcPr>
            <w:tcW w:w="850" w:type="dxa"/>
            <w:vAlign w:val="center"/>
          </w:tcPr>
          <w:p w14:paraId="30E0813D" w14:textId="3A5847D6" w:rsidR="001F37A3" w:rsidRDefault="001F37A3" w:rsidP="00F53789">
            <w:pPr>
              <w:jc w:val="center"/>
            </w:pPr>
            <w:r>
              <w:t>6.14</w:t>
            </w:r>
          </w:p>
        </w:tc>
        <w:tc>
          <w:tcPr>
            <w:tcW w:w="618" w:type="dxa"/>
            <w:vAlign w:val="center"/>
          </w:tcPr>
          <w:p w14:paraId="2FCAD169" w14:textId="05364E78" w:rsidR="001F37A3" w:rsidRDefault="001F37A3" w:rsidP="00F53789">
            <w:pPr>
              <w:jc w:val="center"/>
            </w:pPr>
            <w:r>
              <w:t>+</w:t>
            </w:r>
          </w:p>
        </w:tc>
        <w:tc>
          <w:tcPr>
            <w:tcW w:w="612" w:type="dxa"/>
            <w:vAlign w:val="center"/>
          </w:tcPr>
          <w:p w14:paraId="61948DDE" w14:textId="6A1B506C" w:rsidR="001F37A3" w:rsidRDefault="001F37A3" w:rsidP="00F53789">
            <w:pPr>
              <w:jc w:val="center"/>
            </w:pPr>
            <w:r>
              <w:t>+</w:t>
            </w:r>
          </w:p>
        </w:tc>
        <w:tc>
          <w:tcPr>
            <w:tcW w:w="896" w:type="dxa"/>
          </w:tcPr>
          <w:p w14:paraId="4ADC8C6F" w14:textId="7408C1A0" w:rsidR="001F37A3" w:rsidRDefault="001F37A3" w:rsidP="00F53789">
            <w:pPr>
              <w:jc w:val="center"/>
            </w:pPr>
          </w:p>
        </w:tc>
        <w:tc>
          <w:tcPr>
            <w:tcW w:w="993" w:type="dxa"/>
          </w:tcPr>
          <w:p w14:paraId="331859F4" w14:textId="0EF908CB" w:rsidR="001F37A3" w:rsidRPr="00C10334" w:rsidRDefault="00C10334" w:rsidP="00F53789">
            <w:pPr>
              <w:jc w:val="center"/>
              <w:rPr>
                <w:lang w:val="en-US"/>
              </w:rPr>
            </w:pPr>
            <w:r>
              <w:rPr>
                <w:lang w:val="en-US"/>
              </w:rPr>
              <w:t>+</w:t>
            </w:r>
          </w:p>
        </w:tc>
      </w:tr>
      <w:tr w:rsidR="001F37A3" w14:paraId="429666A9" w14:textId="614E7066" w:rsidTr="00C15C44">
        <w:trPr>
          <w:cantSplit/>
          <w:trHeight w:val="182"/>
        </w:trPr>
        <w:tc>
          <w:tcPr>
            <w:tcW w:w="9073" w:type="dxa"/>
            <w:tcBorders>
              <w:left w:val="single" w:sz="4" w:space="0" w:color="auto"/>
              <w:bottom w:val="single" w:sz="4" w:space="0" w:color="auto"/>
            </w:tcBorders>
            <w:vAlign w:val="center"/>
          </w:tcPr>
          <w:p w14:paraId="05490CAB" w14:textId="327EAEBA" w:rsidR="001F37A3" w:rsidRPr="00C15C44" w:rsidRDefault="001F37A3" w:rsidP="00EF5159">
            <w:pPr>
              <w:rPr>
                <w:color w:val="000000"/>
                <w:szCs w:val="28"/>
              </w:rPr>
            </w:pPr>
            <w:r w:rsidRPr="008807F9">
              <w:rPr>
                <w:color w:val="000000"/>
                <w:szCs w:val="28"/>
              </w:rPr>
              <w:t>1</w:t>
            </w:r>
            <w:r>
              <w:rPr>
                <w:color w:val="000000"/>
                <w:szCs w:val="28"/>
              </w:rPr>
              <w:t>5</w:t>
            </w:r>
            <w:r w:rsidR="00C15C44">
              <w:rPr>
                <w:color w:val="000000"/>
                <w:szCs w:val="28"/>
              </w:rPr>
              <w:t>.</w:t>
            </w:r>
            <w:r>
              <w:rPr>
                <w:color w:val="000000"/>
                <w:szCs w:val="28"/>
              </w:rPr>
              <w:t xml:space="preserve"> </w:t>
            </w:r>
            <w:r>
              <w:t xml:space="preserve">Проверка интерфейса </w:t>
            </w:r>
            <w:r>
              <w:rPr>
                <w:lang w:val="en-US"/>
              </w:rPr>
              <w:t>Bluetooth</w:t>
            </w:r>
          </w:p>
        </w:tc>
        <w:tc>
          <w:tcPr>
            <w:tcW w:w="1417" w:type="dxa"/>
            <w:vAlign w:val="center"/>
          </w:tcPr>
          <w:p w14:paraId="2E50CC82" w14:textId="51D19EF3" w:rsidR="001F37A3" w:rsidRDefault="005810C4" w:rsidP="00036877">
            <w:pPr>
              <w:jc w:val="center"/>
            </w:pPr>
            <w:r>
              <w:t>4.2.14 ПМ</w:t>
            </w:r>
          </w:p>
        </w:tc>
        <w:tc>
          <w:tcPr>
            <w:tcW w:w="850" w:type="dxa"/>
            <w:vAlign w:val="center"/>
          </w:tcPr>
          <w:p w14:paraId="6CC26932" w14:textId="19F764F8" w:rsidR="001F37A3" w:rsidRDefault="001F37A3" w:rsidP="00F53789">
            <w:pPr>
              <w:jc w:val="center"/>
            </w:pPr>
            <w:r>
              <w:t>6.15</w:t>
            </w:r>
          </w:p>
        </w:tc>
        <w:tc>
          <w:tcPr>
            <w:tcW w:w="618" w:type="dxa"/>
            <w:vAlign w:val="center"/>
          </w:tcPr>
          <w:p w14:paraId="794A986C" w14:textId="1A290594" w:rsidR="001F37A3" w:rsidRPr="00207A4F" w:rsidRDefault="001F37A3" w:rsidP="00F53789">
            <w:pPr>
              <w:jc w:val="center"/>
            </w:pPr>
            <w:r>
              <w:t>+</w:t>
            </w:r>
          </w:p>
        </w:tc>
        <w:tc>
          <w:tcPr>
            <w:tcW w:w="612" w:type="dxa"/>
            <w:vAlign w:val="center"/>
          </w:tcPr>
          <w:p w14:paraId="0107B397" w14:textId="69D02CD8" w:rsidR="001F37A3" w:rsidRDefault="004510A5" w:rsidP="00F53789">
            <w:pPr>
              <w:jc w:val="center"/>
            </w:pPr>
            <w:r>
              <w:t>+</w:t>
            </w:r>
          </w:p>
        </w:tc>
        <w:tc>
          <w:tcPr>
            <w:tcW w:w="896" w:type="dxa"/>
          </w:tcPr>
          <w:p w14:paraId="650485ED" w14:textId="77777777" w:rsidR="001F37A3" w:rsidRDefault="001F37A3" w:rsidP="00F53789">
            <w:pPr>
              <w:jc w:val="center"/>
            </w:pPr>
          </w:p>
        </w:tc>
        <w:tc>
          <w:tcPr>
            <w:tcW w:w="993" w:type="dxa"/>
          </w:tcPr>
          <w:p w14:paraId="4F51527C" w14:textId="0A0460DC" w:rsidR="001F37A3" w:rsidRDefault="001F37A3" w:rsidP="00F53789">
            <w:pPr>
              <w:jc w:val="center"/>
            </w:pPr>
          </w:p>
        </w:tc>
      </w:tr>
      <w:tr w:rsidR="001F37A3" w14:paraId="169E86AF" w14:textId="1799D7BA" w:rsidTr="00C15C44">
        <w:trPr>
          <w:cantSplit/>
        </w:trPr>
        <w:tc>
          <w:tcPr>
            <w:tcW w:w="9073" w:type="dxa"/>
            <w:tcBorders>
              <w:left w:val="single" w:sz="4" w:space="0" w:color="auto"/>
            </w:tcBorders>
            <w:vAlign w:val="center"/>
          </w:tcPr>
          <w:p w14:paraId="0E9E7AEF" w14:textId="48412343" w:rsidR="001F37A3" w:rsidRPr="008807F9" w:rsidRDefault="001F37A3" w:rsidP="00EF5159">
            <w:pPr>
              <w:rPr>
                <w:color w:val="000000"/>
                <w:szCs w:val="28"/>
              </w:rPr>
            </w:pPr>
            <w:r>
              <w:rPr>
                <w:color w:val="000000"/>
                <w:szCs w:val="28"/>
              </w:rPr>
              <w:t>16</w:t>
            </w:r>
            <w:r w:rsidR="00C15C44">
              <w:rPr>
                <w:color w:val="000000"/>
                <w:szCs w:val="28"/>
              </w:rPr>
              <w:t>.</w:t>
            </w:r>
            <w:r>
              <w:rPr>
                <w:color w:val="000000"/>
                <w:szCs w:val="28"/>
              </w:rPr>
              <w:t xml:space="preserve"> </w:t>
            </w:r>
            <w:r>
              <w:t xml:space="preserve">Проверка GSM канала </w:t>
            </w:r>
          </w:p>
        </w:tc>
        <w:tc>
          <w:tcPr>
            <w:tcW w:w="1417" w:type="dxa"/>
            <w:vAlign w:val="center"/>
          </w:tcPr>
          <w:p w14:paraId="70DECF1B" w14:textId="1976D099" w:rsidR="001F37A3" w:rsidRDefault="005810C4" w:rsidP="00F53789">
            <w:pPr>
              <w:jc w:val="center"/>
            </w:pPr>
            <w:r>
              <w:t>4.2.15</w:t>
            </w:r>
            <w:r w:rsidR="00D005C0">
              <w:t xml:space="preserve"> ПМ</w:t>
            </w:r>
          </w:p>
        </w:tc>
        <w:tc>
          <w:tcPr>
            <w:tcW w:w="850" w:type="dxa"/>
            <w:vAlign w:val="center"/>
          </w:tcPr>
          <w:p w14:paraId="2EBC2610" w14:textId="06DD62B0" w:rsidR="001F37A3" w:rsidRDefault="001F37A3" w:rsidP="00F53789">
            <w:pPr>
              <w:jc w:val="center"/>
            </w:pPr>
            <w:r>
              <w:t>6.16</w:t>
            </w:r>
          </w:p>
        </w:tc>
        <w:tc>
          <w:tcPr>
            <w:tcW w:w="618" w:type="dxa"/>
            <w:vAlign w:val="center"/>
          </w:tcPr>
          <w:p w14:paraId="030CF2FB" w14:textId="15129B1E" w:rsidR="001F37A3" w:rsidRDefault="001F37A3" w:rsidP="00F53789">
            <w:pPr>
              <w:jc w:val="center"/>
            </w:pPr>
            <w:r>
              <w:t>+</w:t>
            </w:r>
          </w:p>
        </w:tc>
        <w:tc>
          <w:tcPr>
            <w:tcW w:w="612" w:type="dxa"/>
            <w:vAlign w:val="center"/>
          </w:tcPr>
          <w:p w14:paraId="76D64EEB" w14:textId="566A9BC0" w:rsidR="001F37A3" w:rsidRDefault="001F37A3" w:rsidP="00F53789">
            <w:pPr>
              <w:jc w:val="center"/>
            </w:pPr>
            <w:r>
              <w:t>+</w:t>
            </w:r>
          </w:p>
        </w:tc>
        <w:tc>
          <w:tcPr>
            <w:tcW w:w="896" w:type="dxa"/>
          </w:tcPr>
          <w:p w14:paraId="0E561BF2" w14:textId="29CB36F9" w:rsidR="001F37A3" w:rsidRDefault="001F37A3" w:rsidP="00F53789">
            <w:pPr>
              <w:jc w:val="center"/>
            </w:pPr>
          </w:p>
        </w:tc>
        <w:tc>
          <w:tcPr>
            <w:tcW w:w="993" w:type="dxa"/>
          </w:tcPr>
          <w:p w14:paraId="21846948" w14:textId="12BE4E36" w:rsidR="001F37A3" w:rsidRPr="00C15C44" w:rsidRDefault="00C10334" w:rsidP="00F53789">
            <w:pPr>
              <w:jc w:val="center"/>
            </w:pPr>
            <w:r w:rsidRPr="00C15C44">
              <w:t>+</w:t>
            </w:r>
          </w:p>
        </w:tc>
      </w:tr>
      <w:tr w:rsidR="001F37A3" w14:paraId="48D67A6A" w14:textId="28239FCB" w:rsidTr="00C15C44">
        <w:trPr>
          <w:cantSplit/>
        </w:trPr>
        <w:tc>
          <w:tcPr>
            <w:tcW w:w="9073" w:type="dxa"/>
            <w:tcBorders>
              <w:left w:val="single" w:sz="4" w:space="0" w:color="auto"/>
            </w:tcBorders>
            <w:vAlign w:val="center"/>
          </w:tcPr>
          <w:p w14:paraId="0DA19AF3" w14:textId="05F2A55F" w:rsidR="001F37A3" w:rsidRPr="003F3007" w:rsidRDefault="001F37A3" w:rsidP="00EF5159">
            <w:pPr>
              <w:rPr>
                <w:color w:val="000000"/>
                <w:szCs w:val="28"/>
              </w:rPr>
            </w:pPr>
            <w:bookmarkStart w:id="2" w:name="_Hlk50562200"/>
            <w:r>
              <w:rPr>
                <w:color w:val="000000"/>
                <w:szCs w:val="28"/>
              </w:rPr>
              <w:t>17</w:t>
            </w:r>
            <w:r w:rsidR="00C15C44">
              <w:rPr>
                <w:color w:val="000000"/>
                <w:szCs w:val="28"/>
              </w:rPr>
              <w:t>.</w:t>
            </w:r>
            <w:r>
              <w:rPr>
                <w:color w:val="000000"/>
                <w:szCs w:val="28"/>
              </w:rPr>
              <w:t xml:space="preserve"> Проверка работоспособности в условиях полигона</w:t>
            </w:r>
          </w:p>
        </w:tc>
        <w:tc>
          <w:tcPr>
            <w:tcW w:w="1417" w:type="dxa"/>
            <w:vAlign w:val="center"/>
          </w:tcPr>
          <w:p w14:paraId="0BC22197" w14:textId="7E2D49DB" w:rsidR="001F37A3" w:rsidRDefault="001F37A3" w:rsidP="00F53789">
            <w:pPr>
              <w:jc w:val="center"/>
            </w:pPr>
          </w:p>
        </w:tc>
        <w:tc>
          <w:tcPr>
            <w:tcW w:w="850" w:type="dxa"/>
            <w:vAlign w:val="center"/>
          </w:tcPr>
          <w:p w14:paraId="318F5202" w14:textId="3AF00ECA" w:rsidR="001F37A3" w:rsidRDefault="001F37A3" w:rsidP="00F53789">
            <w:pPr>
              <w:jc w:val="center"/>
            </w:pPr>
            <w:r>
              <w:t>6.17</w:t>
            </w:r>
          </w:p>
        </w:tc>
        <w:tc>
          <w:tcPr>
            <w:tcW w:w="618" w:type="dxa"/>
            <w:vAlign w:val="center"/>
          </w:tcPr>
          <w:p w14:paraId="6249DA63" w14:textId="15C4B169" w:rsidR="001F37A3" w:rsidRDefault="001F37A3" w:rsidP="00F53789">
            <w:pPr>
              <w:jc w:val="center"/>
            </w:pPr>
            <w:r>
              <w:t>+</w:t>
            </w:r>
          </w:p>
        </w:tc>
        <w:tc>
          <w:tcPr>
            <w:tcW w:w="612" w:type="dxa"/>
            <w:vAlign w:val="center"/>
          </w:tcPr>
          <w:p w14:paraId="68420C15" w14:textId="1C4E7F80" w:rsidR="001F37A3" w:rsidRDefault="001F37A3" w:rsidP="00F53789">
            <w:pPr>
              <w:jc w:val="center"/>
            </w:pPr>
          </w:p>
        </w:tc>
        <w:tc>
          <w:tcPr>
            <w:tcW w:w="896" w:type="dxa"/>
          </w:tcPr>
          <w:p w14:paraId="3902BD09" w14:textId="77777777" w:rsidR="001F37A3" w:rsidRDefault="001F37A3" w:rsidP="00F53789">
            <w:pPr>
              <w:jc w:val="center"/>
            </w:pPr>
          </w:p>
        </w:tc>
        <w:tc>
          <w:tcPr>
            <w:tcW w:w="993" w:type="dxa"/>
          </w:tcPr>
          <w:p w14:paraId="5ADED9B1" w14:textId="187AC5CB" w:rsidR="001F37A3" w:rsidRDefault="001F37A3" w:rsidP="00F53789">
            <w:pPr>
              <w:jc w:val="center"/>
            </w:pPr>
          </w:p>
        </w:tc>
      </w:tr>
      <w:tr w:rsidR="001F37A3" w14:paraId="4E9BD530" w14:textId="43D5A51E" w:rsidTr="00C15C44">
        <w:trPr>
          <w:cantSplit/>
        </w:trPr>
        <w:tc>
          <w:tcPr>
            <w:tcW w:w="9073" w:type="dxa"/>
            <w:tcBorders>
              <w:left w:val="single" w:sz="4" w:space="0" w:color="auto"/>
            </w:tcBorders>
            <w:vAlign w:val="center"/>
          </w:tcPr>
          <w:p w14:paraId="60EE0243" w14:textId="48BEF3CB" w:rsidR="001F37A3" w:rsidRDefault="001F37A3" w:rsidP="00C15C44">
            <w:pPr>
              <w:rPr>
                <w:color w:val="000000"/>
                <w:szCs w:val="28"/>
              </w:rPr>
            </w:pPr>
            <w:r>
              <w:rPr>
                <w:color w:val="000000"/>
                <w:szCs w:val="28"/>
              </w:rPr>
              <w:t>1</w:t>
            </w:r>
            <w:r w:rsidR="00C15C44">
              <w:rPr>
                <w:color w:val="000000"/>
                <w:szCs w:val="28"/>
              </w:rPr>
              <w:t>8.</w:t>
            </w:r>
            <w:r>
              <w:rPr>
                <w:color w:val="000000"/>
                <w:szCs w:val="28"/>
              </w:rPr>
              <w:t xml:space="preserve"> Проверка сопротивления и электрической прочности изоляции</w:t>
            </w:r>
          </w:p>
        </w:tc>
        <w:tc>
          <w:tcPr>
            <w:tcW w:w="1417" w:type="dxa"/>
            <w:vAlign w:val="center"/>
          </w:tcPr>
          <w:p w14:paraId="25D9C033" w14:textId="23F03621" w:rsidR="001F37A3" w:rsidRDefault="005810C4" w:rsidP="00EE15D7">
            <w:pPr>
              <w:jc w:val="center"/>
            </w:pPr>
            <w:r>
              <w:t>4.3 ПМ</w:t>
            </w:r>
          </w:p>
        </w:tc>
        <w:tc>
          <w:tcPr>
            <w:tcW w:w="850" w:type="dxa"/>
            <w:vAlign w:val="center"/>
          </w:tcPr>
          <w:p w14:paraId="2DAF21AC" w14:textId="5EC4B085" w:rsidR="001F37A3" w:rsidRDefault="001F37A3" w:rsidP="00A82DFE">
            <w:pPr>
              <w:jc w:val="center"/>
            </w:pPr>
            <w:commentRangeStart w:id="3"/>
            <w:r>
              <w:t>6.1</w:t>
            </w:r>
            <w:r w:rsidR="00BC2B66">
              <w:t>8</w:t>
            </w:r>
            <w:commentRangeEnd w:id="3"/>
            <w:r w:rsidR="00D623B3">
              <w:rPr>
                <w:rStyle w:val="af9"/>
              </w:rPr>
              <w:commentReference w:id="3"/>
            </w:r>
          </w:p>
        </w:tc>
        <w:tc>
          <w:tcPr>
            <w:tcW w:w="618" w:type="dxa"/>
            <w:vAlign w:val="center"/>
          </w:tcPr>
          <w:p w14:paraId="32AB7F5A" w14:textId="670A393C" w:rsidR="001F37A3" w:rsidRDefault="001F37A3" w:rsidP="00EE15D7">
            <w:pPr>
              <w:jc w:val="center"/>
            </w:pPr>
            <w:r>
              <w:t>+</w:t>
            </w:r>
          </w:p>
        </w:tc>
        <w:tc>
          <w:tcPr>
            <w:tcW w:w="612" w:type="dxa"/>
            <w:vAlign w:val="center"/>
          </w:tcPr>
          <w:p w14:paraId="03A0E5C8" w14:textId="2409C906" w:rsidR="001F37A3" w:rsidRDefault="001F37A3" w:rsidP="00EE15D7">
            <w:pPr>
              <w:jc w:val="center"/>
            </w:pPr>
          </w:p>
        </w:tc>
        <w:tc>
          <w:tcPr>
            <w:tcW w:w="896" w:type="dxa"/>
          </w:tcPr>
          <w:p w14:paraId="297CF855" w14:textId="77777777" w:rsidR="001F37A3" w:rsidRDefault="001F37A3" w:rsidP="00EE15D7">
            <w:pPr>
              <w:jc w:val="center"/>
            </w:pPr>
          </w:p>
        </w:tc>
        <w:tc>
          <w:tcPr>
            <w:tcW w:w="993" w:type="dxa"/>
            <w:vAlign w:val="center"/>
          </w:tcPr>
          <w:p w14:paraId="74034B6C" w14:textId="43AAF59F" w:rsidR="001F37A3" w:rsidRDefault="007145A4" w:rsidP="00EE15D7">
            <w:pPr>
              <w:jc w:val="center"/>
            </w:pPr>
            <w:r>
              <w:t>+</w:t>
            </w:r>
          </w:p>
        </w:tc>
      </w:tr>
      <w:tr w:rsidR="001F37A3" w14:paraId="608ACD3C" w14:textId="0BC2A79D" w:rsidTr="00C15C44">
        <w:trPr>
          <w:cantSplit/>
        </w:trPr>
        <w:tc>
          <w:tcPr>
            <w:tcW w:w="9073" w:type="dxa"/>
            <w:tcBorders>
              <w:left w:val="single" w:sz="4" w:space="0" w:color="auto"/>
            </w:tcBorders>
            <w:vAlign w:val="center"/>
          </w:tcPr>
          <w:p w14:paraId="1EED45C3" w14:textId="609B9B1F" w:rsidR="001F37A3" w:rsidRDefault="00C15C44" w:rsidP="00EF5159">
            <w:pPr>
              <w:rPr>
                <w:color w:val="000000"/>
                <w:szCs w:val="28"/>
              </w:rPr>
            </w:pPr>
            <w:bookmarkStart w:id="4" w:name="_Hlk27744412"/>
            <w:r>
              <w:rPr>
                <w:color w:val="000000"/>
                <w:szCs w:val="28"/>
              </w:rPr>
              <w:t>19.</w:t>
            </w:r>
            <w:r w:rsidR="001F37A3">
              <w:rPr>
                <w:color w:val="000000"/>
                <w:szCs w:val="28"/>
              </w:rPr>
              <w:t xml:space="preserve"> Проверка входного сопротивления канала измерения суммарного потенциала</w:t>
            </w:r>
          </w:p>
        </w:tc>
        <w:tc>
          <w:tcPr>
            <w:tcW w:w="1417" w:type="dxa"/>
            <w:vAlign w:val="center"/>
          </w:tcPr>
          <w:p w14:paraId="263B08B0" w14:textId="631ACF7E" w:rsidR="001F37A3" w:rsidRPr="005D5F94" w:rsidRDefault="005D5F94" w:rsidP="00EE15D7">
            <w:pPr>
              <w:jc w:val="center"/>
            </w:pPr>
            <w:r>
              <w:t>4.2.12 ПМ</w:t>
            </w:r>
          </w:p>
        </w:tc>
        <w:tc>
          <w:tcPr>
            <w:tcW w:w="850" w:type="dxa"/>
            <w:vAlign w:val="center"/>
          </w:tcPr>
          <w:p w14:paraId="41C91351" w14:textId="06CBFDA4" w:rsidR="001F37A3" w:rsidRDefault="001F37A3" w:rsidP="00EE15D7">
            <w:pPr>
              <w:jc w:val="center"/>
            </w:pPr>
            <w:r>
              <w:t>6.</w:t>
            </w:r>
            <w:r w:rsidR="00BC2B66">
              <w:t>19</w:t>
            </w:r>
          </w:p>
        </w:tc>
        <w:tc>
          <w:tcPr>
            <w:tcW w:w="618" w:type="dxa"/>
            <w:vAlign w:val="center"/>
          </w:tcPr>
          <w:p w14:paraId="59F6D9EC" w14:textId="2ACC9253" w:rsidR="001F37A3" w:rsidRPr="00207A4F" w:rsidRDefault="001F37A3" w:rsidP="00EE15D7">
            <w:pPr>
              <w:jc w:val="center"/>
            </w:pPr>
            <w:r>
              <w:t>+</w:t>
            </w:r>
          </w:p>
        </w:tc>
        <w:tc>
          <w:tcPr>
            <w:tcW w:w="612" w:type="dxa"/>
            <w:vAlign w:val="center"/>
          </w:tcPr>
          <w:p w14:paraId="6FFAE55A" w14:textId="2671A7A6" w:rsidR="001F37A3" w:rsidRDefault="001F37A3" w:rsidP="00EE15D7">
            <w:pPr>
              <w:jc w:val="center"/>
            </w:pPr>
          </w:p>
        </w:tc>
        <w:tc>
          <w:tcPr>
            <w:tcW w:w="896" w:type="dxa"/>
          </w:tcPr>
          <w:p w14:paraId="1CBDE83A" w14:textId="77777777" w:rsidR="001F37A3" w:rsidRDefault="001F37A3" w:rsidP="00EE15D7">
            <w:pPr>
              <w:jc w:val="center"/>
            </w:pPr>
          </w:p>
        </w:tc>
        <w:tc>
          <w:tcPr>
            <w:tcW w:w="993" w:type="dxa"/>
            <w:vAlign w:val="center"/>
          </w:tcPr>
          <w:p w14:paraId="400EB9D2" w14:textId="3A4FA6C7" w:rsidR="001F37A3" w:rsidRDefault="001F37A3" w:rsidP="00EE15D7">
            <w:pPr>
              <w:jc w:val="center"/>
            </w:pPr>
          </w:p>
        </w:tc>
      </w:tr>
      <w:tr w:rsidR="001F37A3" w14:paraId="1BC34275" w14:textId="77777777"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29EF76BA" w14:textId="4C9ACF13" w:rsidR="001F37A3" w:rsidRDefault="001F37A3" w:rsidP="00C15C44">
            <w:pPr>
              <w:rPr>
                <w:color w:val="000000"/>
                <w:szCs w:val="28"/>
              </w:rPr>
            </w:pPr>
            <w:r w:rsidRPr="008900EB">
              <w:rPr>
                <w:color w:val="000000"/>
                <w:szCs w:val="28"/>
              </w:rPr>
              <w:t>2</w:t>
            </w:r>
            <w:r w:rsidR="00C15C44">
              <w:rPr>
                <w:color w:val="000000"/>
                <w:szCs w:val="28"/>
              </w:rPr>
              <w:t>0.</w:t>
            </w:r>
            <w:r w:rsidRPr="00372C81">
              <w:rPr>
                <w:color w:val="000000"/>
                <w:szCs w:val="28"/>
              </w:rPr>
              <w:t xml:space="preserve"> </w:t>
            </w:r>
            <w:r>
              <w:rPr>
                <w:color w:val="000000"/>
                <w:szCs w:val="28"/>
              </w:rPr>
              <w:t>Проверка точности канала измерения суммарного потенциала</w:t>
            </w:r>
            <w:r w:rsidRPr="008900EB">
              <w:rPr>
                <w:color w:val="000000"/>
                <w:szCs w:val="28"/>
              </w:rPr>
              <w:t xml:space="preserve"> </w:t>
            </w:r>
            <w:r>
              <w:t>при изменении температуры окружающей среды</w:t>
            </w:r>
          </w:p>
        </w:tc>
        <w:tc>
          <w:tcPr>
            <w:tcW w:w="1417" w:type="dxa"/>
            <w:vAlign w:val="center"/>
          </w:tcPr>
          <w:p w14:paraId="4204624A" w14:textId="77777777" w:rsidR="001F37A3" w:rsidRDefault="00474EAF" w:rsidP="001F37A3">
            <w:pPr>
              <w:jc w:val="center"/>
            </w:pPr>
            <w:r>
              <w:t>4.2.4 ПМ</w:t>
            </w:r>
          </w:p>
          <w:p w14:paraId="62AA8859" w14:textId="3D3B8554" w:rsidR="00474EAF" w:rsidRDefault="00474EAF" w:rsidP="001F37A3">
            <w:pPr>
              <w:jc w:val="center"/>
            </w:pPr>
            <w:r>
              <w:t>3.1.3 ТЗ</w:t>
            </w:r>
          </w:p>
        </w:tc>
        <w:tc>
          <w:tcPr>
            <w:tcW w:w="850" w:type="dxa"/>
            <w:vAlign w:val="center"/>
          </w:tcPr>
          <w:p w14:paraId="433DA2D0" w14:textId="35FED943" w:rsidR="001F37A3" w:rsidRDefault="001F37A3" w:rsidP="001F37A3">
            <w:pPr>
              <w:jc w:val="center"/>
            </w:pPr>
            <w:r>
              <w:t>6.2</w:t>
            </w:r>
            <w:r w:rsidR="00BC2B66">
              <w:t>0</w:t>
            </w:r>
          </w:p>
        </w:tc>
        <w:tc>
          <w:tcPr>
            <w:tcW w:w="618" w:type="dxa"/>
            <w:vAlign w:val="center"/>
          </w:tcPr>
          <w:p w14:paraId="2E9BCF4B" w14:textId="54B4EFB4" w:rsidR="001F37A3" w:rsidRDefault="001F37A3" w:rsidP="001F37A3">
            <w:pPr>
              <w:jc w:val="center"/>
            </w:pPr>
            <w:r>
              <w:t>+</w:t>
            </w:r>
          </w:p>
        </w:tc>
        <w:tc>
          <w:tcPr>
            <w:tcW w:w="612" w:type="dxa"/>
            <w:vAlign w:val="center"/>
          </w:tcPr>
          <w:p w14:paraId="2A6C3FE6" w14:textId="28FB709B" w:rsidR="001F37A3" w:rsidRDefault="001F37A3" w:rsidP="001F37A3">
            <w:pPr>
              <w:jc w:val="center"/>
            </w:pPr>
            <w:r>
              <w:t>+</w:t>
            </w:r>
          </w:p>
        </w:tc>
        <w:tc>
          <w:tcPr>
            <w:tcW w:w="896" w:type="dxa"/>
          </w:tcPr>
          <w:p w14:paraId="15DC1141" w14:textId="77777777" w:rsidR="001F37A3" w:rsidRDefault="001F37A3" w:rsidP="001F37A3">
            <w:pPr>
              <w:jc w:val="center"/>
            </w:pPr>
          </w:p>
        </w:tc>
        <w:tc>
          <w:tcPr>
            <w:tcW w:w="993" w:type="dxa"/>
            <w:vAlign w:val="center"/>
          </w:tcPr>
          <w:p w14:paraId="368EB505" w14:textId="109DA3AA" w:rsidR="001F37A3" w:rsidRDefault="007145A4" w:rsidP="001F37A3">
            <w:pPr>
              <w:jc w:val="center"/>
            </w:pPr>
            <w:r>
              <w:t>+</w:t>
            </w:r>
          </w:p>
        </w:tc>
      </w:tr>
      <w:tr w:rsidR="001F37A3" w14:paraId="31B91216" w14:textId="77777777"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5F62A75A" w14:textId="6A06EB6F" w:rsidR="001F37A3" w:rsidRDefault="001F37A3" w:rsidP="00C15C44">
            <w:pPr>
              <w:rPr>
                <w:color w:val="000000"/>
                <w:szCs w:val="28"/>
              </w:rPr>
            </w:pPr>
            <w:r w:rsidRPr="008900EB">
              <w:rPr>
                <w:color w:val="000000"/>
                <w:szCs w:val="28"/>
              </w:rPr>
              <w:t>2</w:t>
            </w:r>
            <w:r w:rsidR="00C15C44">
              <w:rPr>
                <w:color w:val="000000"/>
                <w:szCs w:val="28"/>
              </w:rPr>
              <w:t>1.</w:t>
            </w:r>
            <w:r>
              <w:rPr>
                <w:color w:val="000000"/>
                <w:szCs w:val="28"/>
              </w:rPr>
              <w:t xml:space="preserve"> Проверка точности канала измерителя поляризационного потенциала</w:t>
            </w:r>
            <w:r w:rsidRPr="008900EB">
              <w:rPr>
                <w:color w:val="000000"/>
                <w:szCs w:val="28"/>
              </w:rPr>
              <w:t xml:space="preserve"> </w:t>
            </w:r>
            <w:r>
              <w:t>при изменении температуры окружающей среды</w:t>
            </w:r>
          </w:p>
        </w:tc>
        <w:tc>
          <w:tcPr>
            <w:tcW w:w="1417" w:type="dxa"/>
            <w:vAlign w:val="center"/>
          </w:tcPr>
          <w:p w14:paraId="21BBEA9E" w14:textId="7D8B4435" w:rsidR="00474EAF" w:rsidRDefault="00474EAF" w:rsidP="00474EAF">
            <w:pPr>
              <w:jc w:val="center"/>
            </w:pPr>
            <w:r>
              <w:t>4.2.5 ПМ</w:t>
            </w:r>
          </w:p>
          <w:p w14:paraId="66BB0AF9" w14:textId="15C3F3C5" w:rsidR="001F37A3" w:rsidRDefault="001F37A3" w:rsidP="001F37A3">
            <w:pPr>
              <w:jc w:val="center"/>
            </w:pPr>
            <w:r>
              <w:t>3.1.3</w:t>
            </w:r>
            <w:r w:rsidR="00D005C0">
              <w:t xml:space="preserve"> ТЗ</w:t>
            </w:r>
          </w:p>
        </w:tc>
        <w:tc>
          <w:tcPr>
            <w:tcW w:w="850" w:type="dxa"/>
            <w:vAlign w:val="center"/>
          </w:tcPr>
          <w:p w14:paraId="30A0E626" w14:textId="4B7E4064" w:rsidR="001F37A3" w:rsidRDefault="001F37A3" w:rsidP="001F37A3">
            <w:pPr>
              <w:jc w:val="center"/>
            </w:pPr>
            <w:r>
              <w:t>6.2</w:t>
            </w:r>
            <w:r w:rsidR="00BC2B66">
              <w:t>1</w:t>
            </w:r>
          </w:p>
        </w:tc>
        <w:tc>
          <w:tcPr>
            <w:tcW w:w="618" w:type="dxa"/>
            <w:vAlign w:val="center"/>
          </w:tcPr>
          <w:p w14:paraId="27AA04AA" w14:textId="3C5CA661" w:rsidR="001F37A3" w:rsidRDefault="001F37A3" w:rsidP="001F37A3">
            <w:pPr>
              <w:jc w:val="center"/>
            </w:pPr>
            <w:r>
              <w:t>+</w:t>
            </w:r>
          </w:p>
        </w:tc>
        <w:tc>
          <w:tcPr>
            <w:tcW w:w="612" w:type="dxa"/>
            <w:vAlign w:val="center"/>
          </w:tcPr>
          <w:p w14:paraId="4081C4D3" w14:textId="511BB370" w:rsidR="001F37A3" w:rsidRDefault="001F37A3" w:rsidP="001F37A3">
            <w:pPr>
              <w:jc w:val="center"/>
            </w:pPr>
            <w:r>
              <w:t>+</w:t>
            </w:r>
          </w:p>
        </w:tc>
        <w:tc>
          <w:tcPr>
            <w:tcW w:w="896" w:type="dxa"/>
          </w:tcPr>
          <w:p w14:paraId="4D68AF0A" w14:textId="77777777" w:rsidR="001F37A3" w:rsidRDefault="001F37A3" w:rsidP="001F37A3">
            <w:pPr>
              <w:jc w:val="center"/>
            </w:pPr>
          </w:p>
        </w:tc>
        <w:tc>
          <w:tcPr>
            <w:tcW w:w="993" w:type="dxa"/>
            <w:vAlign w:val="center"/>
          </w:tcPr>
          <w:p w14:paraId="440FEB0C" w14:textId="0A9C6E81" w:rsidR="001F37A3" w:rsidRDefault="007145A4" w:rsidP="001F37A3">
            <w:pPr>
              <w:jc w:val="center"/>
            </w:pPr>
            <w:r>
              <w:t>+</w:t>
            </w:r>
          </w:p>
        </w:tc>
      </w:tr>
      <w:tr w:rsidR="001F37A3" w14:paraId="7EEF98B4" w14:textId="77777777"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4562CE19" w14:textId="2682F1DE" w:rsidR="001F37A3" w:rsidRDefault="001F37A3" w:rsidP="00C15C44">
            <w:pPr>
              <w:rPr>
                <w:color w:val="000000"/>
                <w:szCs w:val="28"/>
              </w:rPr>
            </w:pPr>
            <w:r w:rsidRPr="008900EB">
              <w:rPr>
                <w:color w:val="000000"/>
                <w:szCs w:val="28"/>
              </w:rPr>
              <w:t>2</w:t>
            </w:r>
            <w:r w:rsidR="00C15C44">
              <w:rPr>
                <w:color w:val="000000"/>
                <w:szCs w:val="28"/>
              </w:rPr>
              <w:t>2.</w:t>
            </w:r>
            <w:r>
              <w:rPr>
                <w:color w:val="000000"/>
                <w:szCs w:val="28"/>
              </w:rPr>
              <w:t xml:space="preserve"> Проверка точности канала измерителя напряжения</w:t>
            </w:r>
            <w:r w:rsidRPr="008900EB">
              <w:rPr>
                <w:color w:val="000000"/>
                <w:szCs w:val="28"/>
              </w:rPr>
              <w:t xml:space="preserve"> </w:t>
            </w:r>
            <w:r>
              <w:t>при изменении температуры окружающей среды</w:t>
            </w:r>
          </w:p>
        </w:tc>
        <w:tc>
          <w:tcPr>
            <w:tcW w:w="1417" w:type="dxa"/>
            <w:vAlign w:val="center"/>
          </w:tcPr>
          <w:p w14:paraId="41246C2A" w14:textId="5BEDA685" w:rsidR="00474EAF" w:rsidRDefault="00474EAF" w:rsidP="00474EAF">
            <w:pPr>
              <w:jc w:val="center"/>
            </w:pPr>
            <w:r>
              <w:t>4.2.3 ПМ</w:t>
            </w:r>
          </w:p>
          <w:p w14:paraId="7A89615B" w14:textId="196B8969" w:rsidR="001F37A3" w:rsidRPr="00D005C0" w:rsidRDefault="001F37A3" w:rsidP="001F37A3">
            <w:pPr>
              <w:jc w:val="center"/>
            </w:pPr>
            <w:r>
              <w:t>3.1.3</w:t>
            </w:r>
            <w:r w:rsidR="00D005C0">
              <w:t xml:space="preserve"> ТЗ</w:t>
            </w:r>
          </w:p>
        </w:tc>
        <w:tc>
          <w:tcPr>
            <w:tcW w:w="850" w:type="dxa"/>
            <w:vAlign w:val="center"/>
          </w:tcPr>
          <w:p w14:paraId="0368DCD1" w14:textId="238A63A4" w:rsidR="001F37A3" w:rsidRDefault="001F37A3" w:rsidP="001F37A3">
            <w:pPr>
              <w:jc w:val="center"/>
            </w:pPr>
            <w:r>
              <w:t>6.2</w:t>
            </w:r>
            <w:r w:rsidR="00BC2B66">
              <w:t>2</w:t>
            </w:r>
          </w:p>
        </w:tc>
        <w:tc>
          <w:tcPr>
            <w:tcW w:w="618" w:type="dxa"/>
            <w:vAlign w:val="center"/>
          </w:tcPr>
          <w:p w14:paraId="68EC0209" w14:textId="4967B6D9" w:rsidR="001F37A3" w:rsidRDefault="001F37A3" w:rsidP="001F37A3">
            <w:pPr>
              <w:jc w:val="center"/>
            </w:pPr>
            <w:r>
              <w:t>+</w:t>
            </w:r>
          </w:p>
        </w:tc>
        <w:tc>
          <w:tcPr>
            <w:tcW w:w="612" w:type="dxa"/>
            <w:vAlign w:val="center"/>
          </w:tcPr>
          <w:p w14:paraId="4116F161" w14:textId="2EBFB451" w:rsidR="001F37A3" w:rsidRDefault="001F37A3" w:rsidP="001F37A3">
            <w:pPr>
              <w:jc w:val="center"/>
            </w:pPr>
            <w:r>
              <w:t>+</w:t>
            </w:r>
          </w:p>
        </w:tc>
        <w:tc>
          <w:tcPr>
            <w:tcW w:w="896" w:type="dxa"/>
          </w:tcPr>
          <w:p w14:paraId="2836F579" w14:textId="77777777" w:rsidR="001F37A3" w:rsidRDefault="001F37A3" w:rsidP="001F37A3">
            <w:pPr>
              <w:jc w:val="center"/>
            </w:pPr>
          </w:p>
        </w:tc>
        <w:tc>
          <w:tcPr>
            <w:tcW w:w="993" w:type="dxa"/>
            <w:vAlign w:val="center"/>
          </w:tcPr>
          <w:p w14:paraId="5F73F7A0" w14:textId="2E47F1C1" w:rsidR="001F37A3" w:rsidRDefault="007145A4" w:rsidP="001F37A3">
            <w:pPr>
              <w:jc w:val="center"/>
            </w:pPr>
            <w:r>
              <w:t>+</w:t>
            </w:r>
          </w:p>
        </w:tc>
      </w:tr>
      <w:tr w:rsidR="001F37A3" w14:paraId="64653E86" w14:textId="77777777" w:rsidTr="00C15C44">
        <w:trPr>
          <w:cantSplit/>
        </w:trPr>
        <w:tc>
          <w:tcPr>
            <w:tcW w:w="9073" w:type="dxa"/>
            <w:tcBorders>
              <w:top w:val="single" w:sz="4" w:space="0" w:color="auto"/>
              <w:left w:val="single" w:sz="4" w:space="0" w:color="auto"/>
              <w:bottom w:val="single" w:sz="4" w:space="0" w:color="auto"/>
              <w:right w:val="single" w:sz="4" w:space="0" w:color="auto"/>
            </w:tcBorders>
            <w:vAlign w:val="center"/>
          </w:tcPr>
          <w:p w14:paraId="10173D8B" w14:textId="0885A4BF" w:rsidR="001F37A3" w:rsidRDefault="001F37A3" w:rsidP="00C15C44">
            <w:pPr>
              <w:rPr>
                <w:color w:val="000000"/>
                <w:szCs w:val="28"/>
              </w:rPr>
            </w:pPr>
            <w:r w:rsidRPr="008900EB">
              <w:rPr>
                <w:color w:val="000000"/>
                <w:szCs w:val="28"/>
              </w:rPr>
              <w:t>2</w:t>
            </w:r>
            <w:r w:rsidR="00C15C44">
              <w:rPr>
                <w:color w:val="000000"/>
                <w:szCs w:val="28"/>
              </w:rPr>
              <w:t>3.</w:t>
            </w:r>
            <w:r>
              <w:rPr>
                <w:color w:val="000000"/>
                <w:szCs w:val="28"/>
              </w:rPr>
              <w:t xml:space="preserve"> Проверка точности канала измерения тока защиты</w:t>
            </w:r>
            <w:r w:rsidRPr="008900EB">
              <w:rPr>
                <w:color w:val="000000"/>
                <w:szCs w:val="28"/>
              </w:rPr>
              <w:t xml:space="preserve"> </w:t>
            </w:r>
            <w:r>
              <w:t>при изменении температуры окружающей среды</w:t>
            </w:r>
          </w:p>
        </w:tc>
        <w:tc>
          <w:tcPr>
            <w:tcW w:w="1417" w:type="dxa"/>
            <w:vAlign w:val="center"/>
          </w:tcPr>
          <w:p w14:paraId="2D566D03" w14:textId="4E4C9427" w:rsidR="00474EAF" w:rsidRDefault="00474EAF" w:rsidP="00474EAF">
            <w:pPr>
              <w:jc w:val="center"/>
            </w:pPr>
            <w:r>
              <w:t>4.2.2 ПМ</w:t>
            </w:r>
          </w:p>
          <w:p w14:paraId="66A0BF82" w14:textId="4D834780" w:rsidR="001F37A3" w:rsidRDefault="001F37A3" w:rsidP="001F37A3">
            <w:pPr>
              <w:jc w:val="center"/>
            </w:pPr>
            <w:r>
              <w:t>3.1.3</w:t>
            </w:r>
            <w:r w:rsidR="00D005C0">
              <w:t xml:space="preserve"> ТЗ</w:t>
            </w:r>
          </w:p>
        </w:tc>
        <w:tc>
          <w:tcPr>
            <w:tcW w:w="850" w:type="dxa"/>
            <w:vAlign w:val="center"/>
          </w:tcPr>
          <w:p w14:paraId="3FDFB90A" w14:textId="71CDFAA4" w:rsidR="001F37A3" w:rsidRDefault="001F37A3" w:rsidP="001F37A3">
            <w:pPr>
              <w:jc w:val="center"/>
            </w:pPr>
            <w:r>
              <w:t>6.2</w:t>
            </w:r>
            <w:r w:rsidR="00BC2B66">
              <w:t>3</w:t>
            </w:r>
          </w:p>
        </w:tc>
        <w:tc>
          <w:tcPr>
            <w:tcW w:w="618" w:type="dxa"/>
            <w:vAlign w:val="center"/>
          </w:tcPr>
          <w:p w14:paraId="04CA942C" w14:textId="2ADE73FB" w:rsidR="001F37A3" w:rsidRDefault="001F37A3" w:rsidP="001F37A3">
            <w:pPr>
              <w:jc w:val="center"/>
            </w:pPr>
            <w:r>
              <w:t>+</w:t>
            </w:r>
          </w:p>
        </w:tc>
        <w:tc>
          <w:tcPr>
            <w:tcW w:w="612" w:type="dxa"/>
            <w:vAlign w:val="center"/>
          </w:tcPr>
          <w:p w14:paraId="6AA2FFCC" w14:textId="0B755F18" w:rsidR="001F37A3" w:rsidRDefault="001F37A3" w:rsidP="001F37A3">
            <w:pPr>
              <w:jc w:val="center"/>
            </w:pPr>
            <w:r>
              <w:t>+</w:t>
            </w:r>
          </w:p>
        </w:tc>
        <w:tc>
          <w:tcPr>
            <w:tcW w:w="896" w:type="dxa"/>
          </w:tcPr>
          <w:p w14:paraId="0A3C2E92" w14:textId="77777777" w:rsidR="001F37A3" w:rsidRDefault="001F37A3" w:rsidP="001F37A3">
            <w:pPr>
              <w:jc w:val="center"/>
            </w:pPr>
          </w:p>
        </w:tc>
        <w:tc>
          <w:tcPr>
            <w:tcW w:w="993" w:type="dxa"/>
            <w:vAlign w:val="center"/>
          </w:tcPr>
          <w:p w14:paraId="41D35B60" w14:textId="19123702" w:rsidR="001F37A3" w:rsidRDefault="007145A4" w:rsidP="001F37A3">
            <w:pPr>
              <w:jc w:val="center"/>
            </w:pPr>
            <w:r>
              <w:t>+</w:t>
            </w:r>
          </w:p>
        </w:tc>
      </w:tr>
      <w:tr w:rsidR="001F37A3" w:rsidRPr="00C10334" w14:paraId="513BB5C1" w14:textId="77777777" w:rsidTr="00C15C44">
        <w:trPr>
          <w:cantSplit/>
        </w:trPr>
        <w:tc>
          <w:tcPr>
            <w:tcW w:w="9073" w:type="dxa"/>
            <w:tcBorders>
              <w:left w:val="single" w:sz="4" w:space="0" w:color="auto"/>
            </w:tcBorders>
            <w:vAlign w:val="center"/>
          </w:tcPr>
          <w:p w14:paraId="4F60C535" w14:textId="0A0DF7BA" w:rsidR="001F37A3" w:rsidRPr="00C15C44" w:rsidRDefault="009E09E6" w:rsidP="00C15C44">
            <w:pPr>
              <w:rPr>
                <w:color w:val="000000"/>
                <w:szCs w:val="28"/>
              </w:rPr>
            </w:pPr>
            <w:r>
              <w:rPr>
                <w:color w:val="000000"/>
                <w:szCs w:val="28"/>
              </w:rPr>
              <w:t>2</w:t>
            </w:r>
            <w:r w:rsidR="00C15C44">
              <w:rPr>
                <w:color w:val="000000"/>
                <w:szCs w:val="28"/>
              </w:rPr>
              <w:t>4.</w:t>
            </w:r>
            <w:r>
              <w:rPr>
                <w:color w:val="000000"/>
                <w:szCs w:val="28"/>
              </w:rPr>
              <w:t xml:space="preserve"> </w:t>
            </w:r>
            <w:r>
              <w:t xml:space="preserve">Проверка интерфейса </w:t>
            </w:r>
            <w:r>
              <w:rPr>
                <w:lang w:val="en-US"/>
              </w:rPr>
              <w:t>USB</w:t>
            </w:r>
          </w:p>
        </w:tc>
        <w:tc>
          <w:tcPr>
            <w:tcW w:w="1417" w:type="dxa"/>
            <w:vAlign w:val="center"/>
          </w:tcPr>
          <w:p w14:paraId="4E7A53ED" w14:textId="42C61603" w:rsidR="001F37A3" w:rsidRDefault="00474EAF" w:rsidP="00474EAF">
            <w:pPr>
              <w:jc w:val="center"/>
            </w:pPr>
            <w:r>
              <w:t>4.2.11 ПМ</w:t>
            </w:r>
          </w:p>
        </w:tc>
        <w:tc>
          <w:tcPr>
            <w:tcW w:w="850" w:type="dxa"/>
            <w:vAlign w:val="center"/>
          </w:tcPr>
          <w:p w14:paraId="45F2847D" w14:textId="7BBDF48B" w:rsidR="001F37A3" w:rsidRPr="00C15C44" w:rsidRDefault="00C10334" w:rsidP="00EE15D7">
            <w:pPr>
              <w:jc w:val="center"/>
            </w:pPr>
            <w:r w:rsidRPr="00C15C44">
              <w:t>6.2</w:t>
            </w:r>
            <w:r w:rsidR="00BC2B66">
              <w:t>4</w:t>
            </w:r>
          </w:p>
        </w:tc>
        <w:tc>
          <w:tcPr>
            <w:tcW w:w="618" w:type="dxa"/>
            <w:vAlign w:val="center"/>
          </w:tcPr>
          <w:p w14:paraId="03D17DA4" w14:textId="1E433AA0" w:rsidR="001F37A3" w:rsidRPr="00C15C44" w:rsidRDefault="00C10334" w:rsidP="00EE15D7">
            <w:pPr>
              <w:jc w:val="center"/>
            </w:pPr>
            <w:r w:rsidRPr="00C15C44">
              <w:t>+</w:t>
            </w:r>
          </w:p>
        </w:tc>
        <w:tc>
          <w:tcPr>
            <w:tcW w:w="612" w:type="dxa"/>
            <w:vAlign w:val="center"/>
          </w:tcPr>
          <w:p w14:paraId="16CDA1F8" w14:textId="142CBEA1" w:rsidR="001F37A3" w:rsidRPr="00C15C44" w:rsidRDefault="00C10334" w:rsidP="00EE15D7">
            <w:pPr>
              <w:jc w:val="center"/>
            </w:pPr>
            <w:r w:rsidRPr="00C15C44">
              <w:t>+</w:t>
            </w:r>
          </w:p>
        </w:tc>
        <w:tc>
          <w:tcPr>
            <w:tcW w:w="896" w:type="dxa"/>
          </w:tcPr>
          <w:p w14:paraId="69CB7312" w14:textId="77777777" w:rsidR="001F37A3" w:rsidRDefault="001F37A3" w:rsidP="00EE15D7">
            <w:pPr>
              <w:jc w:val="center"/>
            </w:pPr>
          </w:p>
        </w:tc>
        <w:tc>
          <w:tcPr>
            <w:tcW w:w="993" w:type="dxa"/>
          </w:tcPr>
          <w:p w14:paraId="3D0A5A6C" w14:textId="1399EA4D" w:rsidR="001F37A3" w:rsidRPr="00C15C44" w:rsidRDefault="00C10334" w:rsidP="00EE15D7">
            <w:pPr>
              <w:jc w:val="center"/>
            </w:pPr>
            <w:r w:rsidRPr="00C15C44">
              <w:t>+</w:t>
            </w:r>
          </w:p>
        </w:tc>
      </w:tr>
      <w:tr w:rsidR="00381407" w:rsidRPr="00C10334" w14:paraId="636D2681" w14:textId="77777777" w:rsidTr="00C15C44">
        <w:trPr>
          <w:cantSplit/>
        </w:trPr>
        <w:tc>
          <w:tcPr>
            <w:tcW w:w="9073" w:type="dxa"/>
            <w:tcBorders>
              <w:left w:val="single" w:sz="4" w:space="0" w:color="auto"/>
            </w:tcBorders>
            <w:vAlign w:val="center"/>
          </w:tcPr>
          <w:p w14:paraId="5D37EB71" w14:textId="76522422" w:rsidR="00381407" w:rsidRDefault="00381407" w:rsidP="00C15C44">
            <w:pPr>
              <w:rPr>
                <w:color w:val="000000"/>
                <w:szCs w:val="28"/>
              </w:rPr>
            </w:pPr>
            <w:r>
              <w:rPr>
                <w:color w:val="000000"/>
                <w:szCs w:val="28"/>
              </w:rPr>
              <w:t>2</w:t>
            </w:r>
            <w:r w:rsidR="00C15C44">
              <w:rPr>
                <w:color w:val="000000"/>
                <w:szCs w:val="28"/>
              </w:rPr>
              <w:t>5</w:t>
            </w:r>
            <w:r>
              <w:rPr>
                <w:color w:val="000000"/>
                <w:szCs w:val="28"/>
              </w:rPr>
              <w:t>. Проверка светодиодной индикации</w:t>
            </w:r>
          </w:p>
        </w:tc>
        <w:tc>
          <w:tcPr>
            <w:tcW w:w="1417" w:type="dxa"/>
            <w:vAlign w:val="center"/>
          </w:tcPr>
          <w:p w14:paraId="4550438A" w14:textId="7602B0D4" w:rsidR="00381407" w:rsidRDefault="00381407" w:rsidP="00474EAF">
            <w:pPr>
              <w:jc w:val="center"/>
            </w:pPr>
            <w:r>
              <w:t>4.2.17 ПМ</w:t>
            </w:r>
          </w:p>
        </w:tc>
        <w:tc>
          <w:tcPr>
            <w:tcW w:w="850" w:type="dxa"/>
            <w:vAlign w:val="center"/>
          </w:tcPr>
          <w:p w14:paraId="333BD7C8" w14:textId="1CF80954" w:rsidR="00381407" w:rsidRPr="00381407" w:rsidRDefault="00BC2B66" w:rsidP="00EE15D7">
            <w:pPr>
              <w:jc w:val="center"/>
            </w:pPr>
            <w:r w:rsidRPr="00C15C44">
              <w:t>6.2</w:t>
            </w:r>
            <w:r>
              <w:t>5</w:t>
            </w:r>
          </w:p>
        </w:tc>
        <w:tc>
          <w:tcPr>
            <w:tcW w:w="618" w:type="dxa"/>
            <w:vAlign w:val="center"/>
          </w:tcPr>
          <w:p w14:paraId="19D1D48C" w14:textId="728AA2D8" w:rsidR="00381407" w:rsidRPr="00381407" w:rsidRDefault="00BC2B66" w:rsidP="00EE15D7">
            <w:pPr>
              <w:jc w:val="center"/>
            </w:pPr>
            <w:r>
              <w:t>+</w:t>
            </w:r>
          </w:p>
        </w:tc>
        <w:tc>
          <w:tcPr>
            <w:tcW w:w="612" w:type="dxa"/>
            <w:vAlign w:val="center"/>
          </w:tcPr>
          <w:p w14:paraId="21D3BDE0" w14:textId="4B9635AC" w:rsidR="00381407" w:rsidRPr="00381407" w:rsidRDefault="00BC2B66" w:rsidP="00EE15D7">
            <w:pPr>
              <w:jc w:val="center"/>
            </w:pPr>
            <w:r>
              <w:t>+</w:t>
            </w:r>
          </w:p>
        </w:tc>
        <w:tc>
          <w:tcPr>
            <w:tcW w:w="896" w:type="dxa"/>
          </w:tcPr>
          <w:p w14:paraId="53280AFF" w14:textId="5C95F567" w:rsidR="00381407" w:rsidRDefault="00BC2B66" w:rsidP="00EE15D7">
            <w:pPr>
              <w:jc w:val="center"/>
            </w:pPr>
            <w:r>
              <w:t>+</w:t>
            </w:r>
          </w:p>
        </w:tc>
        <w:tc>
          <w:tcPr>
            <w:tcW w:w="993" w:type="dxa"/>
          </w:tcPr>
          <w:p w14:paraId="423AC38F" w14:textId="77777777" w:rsidR="00381407" w:rsidRPr="00381407" w:rsidRDefault="00381407" w:rsidP="00EE15D7">
            <w:pPr>
              <w:jc w:val="center"/>
            </w:pPr>
          </w:p>
        </w:tc>
      </w:tr>
      <w:bookmarkEnd w:id="2"/>
      <w:bookmarkEnd w:id="4"/>
    </w:tbl>
    <w:p w14:paraId="257FDBD5" w14:textId="77777777" w:rsidR="0056493B" w:rsidRDefault="0056493B" w:rsidP="00FC0F1A">
      <w:pPr>
        <w:sectPr w:rsidR="0056493B" w:rsidSect="009F4D96">
          <w:headerReference w:type="default" r:id="rId19"/>
          <w:footerReference w:type="default" r:id="rId20"/>
          <w:pgSz w:w="16838" w:h="11906" w:orient="landscape" w:code="9"/>
          <w:pgMar w:top="1418" w:right="851" w:bottom="851" w:left="1560" w:header="397" w:footer="397" w:gutter="0"/>
          <w:cols w:space="708"/>
          <w:docGrid w:linePitch="381"/>
        </w:sectPr>
      </w:pPr>
    </w:p>
    <w:p w14:paraId="6CA30F0D" w14:textId="77777777" w:rsidR="007E59DA" w:rsidRDefault="00650578" w:rsidP="00AF4450">
      <w:pPr>
        <w:pStyle w:val="10"/>
      </w:pPr>
      <w:bookmarkStart w:id="5" w:name="_Toc50649787"/>
      <w:r>
        <w:t>ОБЩИЕ ТРЕБОВАНИЯ К УСЛОВИЯМ, ОБЕСПЕЧЕНИЮ И ПРОВЕДЕНИЮ ИСПЫТАНИЙ</w:t>
      </w:r>
      <w:bookmarkEnd w:id="5"/>
    </w:p>
    <w:p w14:paraId="4685530B" w14:textId="77777777" w:rsidR="00DC3BAE" w:rsidRPr="00DC3BAE" w:rsidRDefault="00DC3BAE" w:rsidP="00DC3BAE"/>
    <w:p w14:paraId="03CFA770" w14:textId="751E9F55" w:rsidR="0047546C" w:rsidRDefault="0047546C" w:rsidP="00473FB9">
      <w:pPr>
        <w:pStyle w:val="af6"/>
        <w:numPr>
          <w:ilvl w:val="0"/>
          <w:numId w:val="11"/>
        </w:numPr>
        <w:tabs>
          <w:tab w:val="left" w:pos="993"/>
        </w:tabs>
        <w:spacing w:before="240"/>
        <w:ind w:left="-142" w:firstLine="502"/>
        <w:jc w:val="both"/>
      </w:pPr>
      <w:r>
        <w:t xml:space="preserve">Все виды испытаний, за исключением испытаний на ЭМС, проводятся </w:t>
      </w:r>
      <w:r w:rsidR="00FB0910">
        <w:t>в подразделениях ООО «НПО «Нефт</w:t>
      </w:r>
      <w:r w:rsidR="003D51DF">
        <w:t>е</w:t>
      </w:r>
      <w:r w:rsidR="00FB0910">
        <w:t>газкомплекс-ЭХЗ».</w:t>
      </w:r>
    </w:p>
    <w:p w14:paraId="50573061" w14:textId="2990924C" w:rsidR="00DC3BAE" w:rsidRDefault="0047546C" w:rsidP="00473FB9">
      <w:pPr>
        <w:pStyle w:val="af6"/>
        <w:numPr>
          <w:ilvl w:val="0"/>
          <w:numId w:val="11"/>
        </w:numPr>
        <w:tabs>
          <w:tab w:val="left" w:pos="993"/>
        </w:tabs>
        <w:spacing w:before="240"/>
        <w:ind w:left="-142" w:firstLine="502"/>
        <w:jc w:val="both"/>
      </w:pPr>
      <w:r>
        <w:t xml:space="preserve">Перечень применяемых при проведении испытаний средств испытаний, измерений и контроля приведен в </w:t>
      </w:r>
      <w:r w:rsidR="00BE25B0">
        <w:t>П</w:t>
      </w:r>
      <w:r>
        <w:t xml:space="preserve">риложении </w:t>
      </w:r>
      <w:r w:rsidR="002A313A">
        <w:t>А.</w:t>
      </w:r>
    </w:p>
    <w:p w14:paraId="3BE7D806" w14:textId="2E2DDE73" w:rsidR="00DC3BAE" w:rsidRDefault="0047546C" w:rsidP="00473FB9">
      <w:pPr>
        <w:pStyle w:val="af6"/>
        <w:numPr>
          <w:ilvl w:val="0"/>
          <w:numId w:val="11"/>
        </w:numPr>
        <w:tabs>
          <w:tab w:val="left" w:pos="993"/>
        </w:tabs>
        <w:spacing w:before="240"/>
        <w:ind w:left="-142" w:firstLine="502"/>
        <w:jc w:val="both"/>
      </w:pPr>
      <w:r>
        <w:t xml:space="preserve">При проведении испытаний должна быть обеспечена правильность применения указанных средств </w:t>
      </w:r>
      <w:r w:rsidR="009B7541">
        <w:t>пр</w:t>
      </w:r>
      <w:r>
        <w:t>и проведени</w:t>
      </w:r>
      <w:r w:rsidR="009B7541">
        <w:t>и</w:t>
      </w:r>
      <w:r>
        <w:t xml:space="preserve"> измерений и контроля.</w:t>
      </w:r>
    </w:p>
    <w:p w14:paraId="48572F67" w14:textId="3ED72084" w:rsidR="00DC3BAE" w:rsidRDefault="0047546C" w:rsidP="00473FB9">
      <w:pPr>
        <w:pStyle w:val="af6"/>
        <w:numPr>
          <w:ilvl w:val="0"/>
          <w:numId w:val="11"/>
        </w:numPr>
        <w:tabs>
          <w:tab w:val="left" w:pos="993"/>
        </w:tabs>
        <w:spacing w:before="240"/>
        <w:ind w:left="-142" w:firstLine="502"/>
        <w:jc w:val="both"/>
      </w:pPr>
      <w:r>
        <w:t>Не допускается применение</w:t>
      </w:r>
      <w:r w:rsidR="00735507" w:rsidRPr="00735507">
        <w:t xml:space="preserve"> </w:t>
      </w:r>
      <w:r w:rsidR="00735507">
        <w:t>не прошедших аттестацию в установленные сроки в установленном порядке</w:t>
      </w:r>
      <w:r>
        <w:t xml:space="preserve"> средств испытаний, измерений и контроля.</w:t>
      </w:r>
    </w:p>
    <w:p w14:paraId="53C2585C" w14:textId="56BD3126" w:rsidR="0047546C" w:rsidRDefault="0047546C" w:rsidP="00473FB9">
      <w:pPr>
        <w:pStyle w:val="af6"/>
        <w:numPr>
          <w:ilvl w:val="0"/>
          <w:numId w:val="11"/>
        </w:numPr>
        <w:tabs>
          <w:tab w:val="left" w:pos="993"/>
        </w:tabs>
        <w:spacing w:before="240"/>
        <w:ind w:left="-142" w:firstLine="502"/>
        <w:jc w:val="both"/>
      </w:pPr>
      <w:r>
        <w:t>Все испытания настоящей П</w:t>
      </w:r>
      <w:r w:rsidR="00DC3BAE">
        <w:t>М проводятся в нормальных клима</w:t>
      </w:r>
      <w:r>
        <w:t>тических условиях</w:t>
      </w:r>
      <w:r w:rsidR="007C6AE3">
        <w:t xml:space="preserve"> (если не оговорены особые условия)</w:t>
      </w:r>
      <w:r>
        <w:t xml:space="preserve"> в соответствии с пунктом 1.43 ГОСТ 20.57.406-81, а именно при:</w:t>
      </w:r>
    </w:p>
    <w:p w14:paraId="61C4A85F" w14:textId="6BC79307" w:rsidR="0047546C" w:rsidRDefault="0047546C" w:rsidP="00473FB9">
      <w:pPr>
        <w:pStyle w:val="af6"/>
        <w:numPr>
          <w:ilvl w:val="0"/>
          <w:numId w:val="8"/>
        </w:numPr>
        <w:spacing w:before="120"/>
        <w:ind w:left="714" w:hanging="357"/>
      </w:pPr>
      <w:r>
        <w:t>температуре воздуха, ºС</w:t>
      </w:r>
      <w:r>
        <w:tab/>
      </w:r>
      <w:r w:rsidR="007C6AE3">
        <w:t xml:space="preserve"> </w:t>
      </w:r>
      <w:r>
        <w:t>– от 15 до 35;</w:t>
      </w:r>
    </w:p>
    <w:p w14:paraId="47F24E58" w14:textId="32D37A17" w:rsidR="0047546C" w:rsidRDefault="0047546C" w:rsidP="00473FB9">
      <w:pPr>
        <w:pStyle w:val="af6"/>
        <w:numPr>
          <w:ilvl w:val="0"/>
          <w:numId w:val="8"/>
        </w:numPr>
        <w:spacing w:before="120"/>
        <w:ind w:left="714" w:hanging="357"/>
      </w:pPr>
      <w:r>
        <w:t>атмосферном давлении, кПа (мм. рт. ст</w:t>
      </w:r>
      <w:r w:rsidR="003D51DF">
        <w:t>.</w:t>
      </w:r>
      <w:r>
        <w:t xml:space="preserve">) </w:t>
      </w:r>
      <w:r>
        <w:tab/>
        <w:t>– от 84 до 106 (от 630 до 795);</w:t>
      </w:r>
    </w:p>
    <w:p w14:paraId="35B46F65" w14:textId="77777777" w:rsidR="0047546C" w:rsidRDefault="0047546C" w:rsidP="00473FB9">
      <w:pPr>
        <w:pStyle w:val="af6"/>
        <w:numPr>
          <w:ilvl w:val="0"/>
          <w:numId w:val="8"/>
        </w:numPr>
        <w:spacing w:before="120"/>
        <w:ind w:left="714" w:hanging="357"/>
      </w:pPr>
      <w:r>
        <w:t xml:space="preserve">относительной влажности воздуха, % </w:t>
      </w:r>
      <w:r>
        <w:tab/>
        <w:t>– от 45 до 80%.</w:t>
      </w:r>
    </w:p>
    <w:p w14:paraId="66223EF8" w14:textId="1E8A8454" w:rsidR="001C3741" w:rsidRDefault="00160F19" w:rsidP="00832288">
      <w:pPr>
        <w:spacing w:before="120"/>
      </w:pPr>
      <w:r>
        <w:t>П</w:t>
      </w:r>
      <w:r w:rsidR="0047546C">
        <w:t>ри температуре воздуха более 30ºС относительная влажность воздуха должна быть не более 70%.</w:t>
      </w:r>
      <w:r w:rsidR="009D4F6C">
        <w:br w:type="page"/>
      </w:r>
    </w:p>
    <w:p w14:paraId="4AD6A2A9" w14:textId="77777777" w:rsidR="0086177B" w:rsidRDefault="00650578" w:rsidP="00AF4450">
      <w:pPr>
        <w:pStyle w:val="10"/>
      </w:pPr>
      <w:bookmarkStart w:id="6" w:name="_Toc50649788"/>
      <w:r>
        <w:t>ТРЕБОВАНИЯ БЕЗОПАСНОСТИ</w:t>
      </w:r>
      <w:bookmarkEnd w:id="6"/>
    </w:p>
    <w:p w14:paraId="272AFCD2" w14:textId="77777777" w:rsidR="00165133" w:rsidRDefault="00165133" w:rsidP="00E128EF">
      <w:pPr>
        <w:pStyle w:val="af"/>
        <w:spacing w:before="360"/>
        <w:ind w:left="-142" w:firstLine="851"/>
      </w:pPr>
      <w:r w:rsidRPr="005A5E8C">
        <w:rPr>
          <w:sz w:val="26"/>
          <w:szCs w:val="26"/>
        </w:rPr>
        <w:t>ВНИМАНИЕ!</w:t>
      </w:r>
      <w:r>
        <w:rPr>
          <w:sz w:val="26"/>
          <w:szCs w:val="26"/>
        </w:rPr>
        <w:t xml:space="preserve"> </w:t>
      </w:r>
      <w:r>
        <w:t>В изделии и испытательном оборудовании имеется опасное для жизни напряжение до 1000 В.</w:t>
      </w:r>
    </w:p>
    <w:p w14:paraId="3731CC72" w14:textId="77777777" w:rsidR="00165133" w:rsidRDefault="00165133" w:rsidP="00FB0910">
      <w:pPr>
        <w:pStyle w:val="af"/>
        <w:spacing w:before="0"/>
        <w:ind w:left="-142" w:firstLine="851"/>
      </w:pPr>
      <w:r w:rsidRPr="005A5E8C">
        <w:rPr>
          <w:sz w:val="26"/>
          <w:szCs w:val="26"/>
        </w:rPr>
        <w:t>ВНИМАНИЕ!</w:t>
      </w:r>
      <w:r>
        <w:t xml:space="preserve"> При проверке электрической прочности изоляции в испытательном оборудовании используется опасное для жизни напряжение более </w:t>
      </w:r>
      <w:r w:rsidR="00DC3BAE">
        <w:t>2</w:t>
      </w:r>
      <w:r>
        <w:t>500 В. Испытания изделия проводить с соблюдением мер особой предосторожности.</w:t>
      </w:r>
    </w:p>
    <w:p w14:paraId="0C7D082F" w14:textId="77777777" w:rsidR="00165133" w:rsidRDefault="00165133" w:rsidP="00473FB9">
      <w:pPr>
        <w:pStyle w:val="af"/>
        <w:numPr>
          <w:ilvl w:val="1"/>
          <w:numId w:val="7"/>
        </w:numPr>
        <w:tabs>
          <w:tab w:val="left" w:pos="993"/>
        </w:tabs>
        <w:ind w:left="-142" w:firstLine="568"/>
      </w:pPr>
      <w:r>
        <w:t>Проведение испытаний изделия под напряжением допускается производить только на специально оборудованном месте.</w:t>
      </w:r>
    </w:p>
    <w:p w14:paraId="33AFB397" w14:textId="2143FC90" w:rsidR="0047546C" w:rsidRDefault="0047546C" w:rsidP="00473FB9">
      <w:pPr>
        <w:pStyle w:val="af"/>
        <w:numPr>
          <w:ilvl w:val="1"/>
          <w:numId w:val="7"/>
        </w:numPr>
        <w:tabs>
          <w:tab w:val="left" w:pos="993"/>
        </w:tabs>
        <w:ind w:left="-142" w:firstLine="568"/>
      </w:pPr>
      <w:r w:rsidRPr="0047546C">
        <w:t>При проведении испытаний необходимо руководствоваться правилами и мерами безопасности при эксплуатации электроустановок с напряжением до 1000 В и инструкциями по технике безопасности на используемые испытательные приборы и оборудование</w:t>
      </w:r>
      <w:r w:rsidR="00845A35">
        <w:t>.</w:t>
      </w:r>
    </w:p>
    <w:p w14:paraId="76896A64" w14:textId="76E688E2" w:rsidR="00165133" w:rsidRDefault="00165133" w:rsidP="00473FB9">
      <w:pPr>
        <w:pStyle w:val="af"/>
        <w:numPr>
          <w:ilvl w:val="1"/>
          <w:numId w:val="7"/>
        </w:numPr>
        <w:tabs>
          <w:tab w:val="left" w:pos="993"/>
        </w:tabs>
        <w:ind w:left="-142" w:firstLine="568"/>
      </w:pPr>
      <w:r>
        <w:t>К работам на испытательном оборудовании и испытаниям изделия должны допускаться только лица, имеющие квалификационную группу по электробезопасности не ниже третьей д</w:t>
      </w:r>
      <w:r w:rsidR="006012F6">
        <w:t>ля электроустановок до 1000 В,</w:t>
      </w:r>
      <w:r>
        <w:t xml:space="preserve"> прошедшие специальную подготовку и обучение.</w:t>
      </w:r>
    </w:p>
    <w:p w14:paraId="10C3638F" w14:textId="74CA351E" w:rsidR="00165133" w:rsidRDefault="00165133" w:rsidP="00473FB9">
      <w:pPr>
        <w:pStyle w:val="af"/>
        <w:numPr>
          <w:ilvl w:val="1"/>
          <w:numId w:val="7"/>
        </w:numPr>
        <w:tabs>
          <w:tab w:val="left" w:pos="993"/>
        </w:tabs>
        <w:ind w:left="-142" w:firstLine="568"/>
      </w:pPr>
      <w:bookmarkStart w:id="7" w:name="_Toc88450656"/>
      <w:bookmarkStart w:id="8" w:name="_Toc88876404"/>
      <w:r>
        <w:t>Все работы связанные с подготовкой изделия и оборудования, привлекаемого к испытаниям под напряжением, должны производиться только при отключенной сети электропитания.</w:t>
      </w:r>
      <w:bookmarkEnd w:id="7"/>
      <w:bookmarkEnd w:id="8"/>
    </w:p>
    <w:p w14:paraId="32CF27B6" w14:textId="483CF55B" w:rsidR="00165133" w:rsidRDefault="00165133" w:rsidP="00473FB9">
      <w:pPr>
        <w:pStyle w:val="af"/>
        <w:numPr>
          <w:ilvl w:val="1"/>
          <w:numId w:val="7"/>
        </w:numPr>
        <w:tabs>
          <w:tab w:val="left" w:pos="993"/>
        </w:tabs>
        <w:ind w:left="-142" w:firstLine="568"/>
      </w:pPr>
      <w:r>
        <w:t>Все оборудование и измерительные приборы,</w:t>
      </w:r>
      <w:r w:rsidRPr="00FE0CA3">
        <w:t xml:space="preserve"> </w:t>
      </w:r>
      <w:r>
        <w:t>привлекаемые к испытаниям и имеющие конструктивные элементы для подключения защитного заземления (болты, шпильки, клеммы и т.п.)</w:t>
      </w:r>
      <w:r w:rsidR="00845A35">
        <w:t>,</w:t>
      </w:r>
      <w:r>
        <w:t xml:space="preserve"> должно быть надежно соединено заземляющим проводом с шиной защитного заземления в помещении, где проводятся испытания изделия.</w:t>
      </w:r>
    </w:p>
    <w:p w14:paraId="503344E3" w14:textId="77777777" w:rsidR="00DC3BAE" w:rsidRPr="00DC3BAE" w:rsidRDefault="00DC3BAE" w:rsidP="00473FB9">
      <w:pPr>
        <w:pStyle w:val="af"/>
        <w:numPr>
          <w:ilvl w:val="1"/>
          <w:numId w:val="7"/>
        </w:numPr>
        <w:tabs>
          <w:tab w:val="left" w:pos="993"/>
        </w:tabs>
        <w:ind w:left="-142" w:firstLine="568"/>
      </w:pPr>
      <w:r w:rsidRPr="00DC3BAE">
        <w:t>После окончания измерения сопротивления</w:t>
      </w:r>
      <w:r>
        <w:t xml:space="preserve"> и</w:t>
      </w:r>
      <w:r w:rsidRPr="00DC3BAE">
        <w:t xml:space="preserve"> </w:t>
      </w:r>
      <w:r>
        <w:t xml:space="preserve">прочности </w:t>
      </w:r>
      <w:r w:rsidRPr="00DC3BAE">
        <w:t xml:space="preserve">изоляции цепей </w:t>
      </w:r>
      <w:r>
        <w:t>с</w:t>
      </w:r>
      <w:r w:rsidRPr="00DC3BAE">
        <w:t>ледует снять с токоведущих частей остаточный заряд путём их кратковременного замыкания.</w:t>
      </w:r>
    </w:p>
    <w:p w14:paraId="59E69526" w14:textId="77777777" w:rsidR="00DC3BAE" w:rsidRDefault="00DC3BAE" w:rsidP="00DC3BAE">
      <w:pPr>
        <w:pStyle w:val="af"/>
        <w:tabs>
          <w:tab w:val="left" w:pos="1276"/>
        </w:tabs>
        <w:ind w:left="709"/>
      </w:pPr>
    </w:p>
    <w:p w14:paraId="7DF4C717" w14:textId="77777777" w:rsidR="00165133" w:rsidRPr="00165133" w:rsidRDefault="00165133" w:rsidP="00165133"/>
    <w:p w14:paraId="3286B9F6" w14:textId="5AA20B43" w:rsidR="00650578" w:rsidRDefault="00650578" w:rsidP="00650578">
      <w:pPr>
        <w:pStyle w:val="10"/>
        <w:ind w:left="431" w:hanging="431"/>
      </w:pPr>
      <w:bookmarkStart w:id="9" w:name="_Toc50649789"/>
      <w:r>
        <w:t>ОПРЕДЕЛЯЕМЫЕ ПОКАЗАТЕЛИ (ХАРАКТЕРИСТИКИ)</w:t>
      </w:r>
      <w:bookmarkEnd w:id="9"/>
    </w:p>
    <w:p w14:paraId="43CE0512" w14:textId="3A2DD6ED" w:rsidR="00DB0701" w:rsidRDefault="00DB0701" w:rsidP="00B8360B">
      <w:pPr>
        <w:pStyle w:val="20"/>
      </w:pPr>
      <w:r w:rsidRPr="00D2415E">
        <w:rPr>
          <w:b/>
          <w:bCs/>
          <w:i/>
          <w:iCs/>
        </w:rPr>
        <w:t>Конструктивные требования</w:t>
      </w:r>
      <w:r w:rsidR="003A782B">
        <w:t>.</w:t>
      </w:r>
    </w:p>
    <w:p w14:paraId="11D4D935" w14:textId="659D841D" w:rsidR="00DB0701" w:rsidRDefault="00DB0701" w:rsidP="00DB0701">
      <w:pPr>
        <w:pStyle w:val="31"/>
        <w:jc w:val="both"/>
      </w:pPr>
      <w:r>
        <w:t xml:space="preserve">Плата </w:t>
      </w:r>
      <w:r w:rsidR="003F542F">
        <w:t>НГК-КИП-М-5.Х</w:t>
      </w:r>
      <w:r w:rsidR="00745A91">
        <w:t xml:space="preserve"> </w:t>
      </w:r>
      <w:r>
        <w:t>по габаритно-присоединительным размерам должна соответствовать ВНФТ.1</w:t>
      </w:r>
      <w:r w:rsidR="002200A5">
        <w:t>3</w:t>
      </w:r>
      <w:r w:rsidR="006356E7">
        <w:t>4</w:t>
      </w:r>
      <w:r>
        <w:t>.000.000.000 СБ</w:t>
      </w:r>
      <w:r w:rsidR="002200A5">
        <w:t>.</w:t>
      </w:r>
      <w:r>
        <w:t xml:space="preserve"> </w:t>
      </w:r>
    </w:p>
    <w:p w14:paraId="28279382" w14:textId="26BD4045" w:rsidR="00DB0701" w:rsidRDefault="00DB0701" w:rsidP="00DB0701">
      <w:pPr>
        <w:pStyle w:val="31"/>
        <w:jc w:val="both"/>
      </w:pPr>
      <w:r>
        <w:t>Плата должны иметь защитное покрытие, обеспечива</w:t>
      </w:r>
      <w:r w:rsidR="00845A35">
        <w:t>ющее</w:t>
      </w:r>
      <w:r>
        <w:t xml:space="preserve"> надежное функционирование изделия в жестких климатических условиях и при воздействии других агрессивных факторов.</w:t>
      </w:r>
    </w:p>
    <w:p w14:paraId="1152AC42" w14:textId="7F6226D7" w:rsidR="00DB0701" w:rsidRDefault="00DB0701" w:rsidP="006356E7">
      <w:pPr>
        <w:pStyle w:val="31"/>
        <w:rPr>
          <w:lang w:val="en-US"/>
        </w:rPr>
      </w:pPr>
      <w:r w:rsidRPr="006356E7">
        <w:t>Используемый</w:t>
      </w:r>
      <w:r w:rsidRPr="003603A3">
        <w:rPr>
          <w:lang w:val="en-US"/>
        </w:rPr>
        <w:t xml:space="preserve"> </w:t>
      </w:r>
      <w:r w:rsidR="006356E7" w:rsidRPr="006356E7">
        <w:t>корпус</w:t>
      </w:r>
      <w:r w:rsidR="006356E7" w:rsidRPr="003603A3">
        <w:rPr>
          <w:lang w:val="en-US"/>
        </w:rPr>
        <w:t xml:space="preserve"> ME MAX 22,5 G 3-3 KMGY</w:t>
      </w:r>
      <w:r w:rsidR="003603A3" w:rsidRPr="003603A3">
        <w:rPr>
          <w:lang w:val="en-US"/>
        </w:rPr>
        <w:t xml:space="preserve"> (P</w:t>
      </w:r>
      <w:r w:rsidR="003603A3">
        <w:rPr>
          <w:lang w:val="en-US"/>
        </w:rPr>
        <w:t>hoenix</w:t>
      </w:r>
      <w:r w:rsidR="003603A3" w:rsidRPr="003603A3">
        <w:rPr>
          <w:lang w:val="en-US"/>
        </w:rPr>
        <w:t xml:space="preserve"> C</w:t>
      </w:r>
      <w:r w:rsidR="003603A3">
        <w:rPr>
          <w:lang w:val="en-US"/>
        </w:rPr>
        <w:t>ontact)</w:t>
      </w:r>
      <w:r w:rsidR="006356E7" w:rsidRPr="003603A3">
        <w:rPr>
          <w:lang w:val="en-US"/>
        </w:rPr>
        <w:t>.</w:t>
      </w:r>
    </w:p>
    <w:p w14:paraId="0C134A3E" w14:textId="080BD358" w:rsidR="00905F7E" w:rsidRDefault="00081699" w:rsidP="00905F7E">
      <w:pPr>
        <w:pStyle w:val="20"/>
      </w:pPr>
      <w:r w:rsidRPr="003A782B">
        <w:rPr>
          <w:b/>
          <w:i/>
        </w:rPr>
        <w:t>Требования назначения</w:t>
      </w:r>
      <w:r w:rsidR="003A782B">
        <w:rPr>
          <w:b/>
          <w:i/>
        </w:rPr>
        <w:t>.</w:t>
      </w:r>
    </w:p>
    <w:p w14:paraId="098E6D43" w14:textId="31971527" w:rsidR="00A1666F" w:rsidRPr="005E2C4A" w:rsidRDefault="00A1666F" w:rsidP="00755CEA">
      <w:pPr>
        <w:pStyle w:val="31"/>
        <w:ind w:left="851" w:hanging="709"/>
      </w:pPr>
      <w:r>
        <w:t xml:space="preserve">Диапазон питания и ток </w:t>
      </w:r>
      <w:r w:rsidRPr="005E2C4A">
        <w:t>потребления платы должны соответствовать разделу 1 таблицы 4.1.</w:t>
      </w:r>
    </w:p>
    <w:p w14:paraId="0760EE83" w14:textId="6C25515C" w:rsidR="001F1A69" w:rsidRPr="005E2C4A" w:rsidRDefault="00A1666F" w:rsidP="00755CEA">
      <w:pPr>
        <w:pStyle w:val="31"/>
        <w:ind w:left="851" w:hanging="709"/>
      </w:pPr>
      <w:r w:rsidRPr="005E2C4A">
        <w:t>Плата должна измерять ток защиты с помощью внешнего шунта. Параметры измерения приведены в разделе 2 таблицы 4.1.</w:t>
      </w:r>
    </w:p>
    <w:p w14:paraId="2EE308AE" w14:textId="3748C4B5" w:rsidR="001F1A69" w:rsidRPr="005E2C4A" w:rsidRDefault="001F1A69" w:rsidP="00755CEA">
      <w:pPr>
        <w:pStyle w:val="31"/>
        <w:ind w:left="851" w:hanging="709"/>
      </w:pPr>
      <w:r w:rsidRPr="005E2C4A">
        <w:t xml:space="preserve">Плата должна измерять </w:t>
      </w:r>
      <w:r w:rsidR="007C54C3" w:rsidRPr="005E2C4A">
        <w:t xml:space="preserve">выходное </w:t>
      </w:r>
      <w:r w:rsidRPr="005E2C4A">
        <w:t>напряжение</w:t>
      </w:r>
      <w:r w:rsidR="007C54C3" w:rsidRPr="005E2C4A">
        <w:t xml:space="preserve"> станции катодной защиты</w:t>
      </w:r>
      <w:r w:rsidRPr="005E2C4A">
        <w:t xml:space="preserve">. Параметры измерения приведены в разделе </w:t>
      </w:r>
      <w:r w:rsidR="00AF410D" w:rsidRPr="005E2C4A">
        <w:t>3</w:t>
      </w:r>
      <w:r w:rsidRPr="005E2C4A">
        <w:t xml:space="preserve"> таблицы 4.1. </w:t>
      </w:r>
    </w:p>
    <w:p w14:paraId="26104AB7" w14:textId="40759FEE" w:rsidR="00A1666F" w:rsidRPr="005E2C4A" w:rsidRDefault="00A1666F" w:rsidP="00755CEA">
      <w:pPr>
        <w:pStyle w:val="31"/>
        <w:ind w:left="851" w:hanging="709"/>
      </w:pPr>
      <w:r w:rsidRPr="005E2C4A">
        <w:t xml:space="preserve">Плата должна измерять суммарный защитный потенциал сооружения. Параметры измерения приведены в разделе </w:t>
      </w:r>
      <w:r w:rsidR="00AF410D" w:rsidRPr="005E2C4A">
        <w:t>4</w:t>
      </w:r>
      <w:r w:rsidRPr="005E2C4A">
        <w:t xml:space="preserve"> таблицы 4.1.</w:t>
      </w:r>
    </w:p>
    <w:p w14:paraId="3CA1F943" w14:textId="44661720" w:rsidR="00A1666F" w:rsidRPr="005E2C4A" w:rsidRDefault="00A1666F" w:rsidP="00755CEA">
      <w:pPr>
        <w:pStyle w:val="31"/>
        <w:ind w:left="851" w:hanging="709"/>
      </w:pPr>
      <w:r w:rsidRPr="005E2C4A">
        <w:t xml:space="preserve">Плата должна измерять поляризационный потенциал методом коммутации вспомогательного электрода. Параметры измерения приведены в разделе </w:t>
      </w:r>
      <w:r w:rsidR="00AF410D" w:rsidRPr="005E2C4A">
        <w:t>5</w:t>
      </w:r>
      <w:r w:rsidRPr="005E2C4A">
        <w:t xml:space="preserve"> таблицы 4.1.</w:t>
      </w:r>
    </w:p>
    <w:p w14:paraId="28EAA117" w14:textId="4BBE202D" w:rsidR="005426F1" w:rsidRPr="005E2C4A" w:rsidRDefault="00A1666F" w:rsidP="00755CEA">
      <w:pPr>
        <w:pStyle w:val="31"/>
        <w:ind w:left="851" w:hanging="709"/>
      </w:pPr>
      <w:r w:rsidRPr="005E2C4A">
        <w:t xml:space="preserve">Плата должна измерять ток поляризации вспомогательного электрода. Параметры измерения приведены в разделе </w:t>
      </w:r>
      <w:r w:rsidR="00AF410D" w:rsidRPr="005E2C4A">
        <w:t>6</w:t>
      </w:r>
      <w:r w:rsidRPr="005E2C4A">
        <w:t xml:space="preserve"> таблицы 4.1.</w:t>
      </w:r>
    </w:p>
    <w:p w14:paraId="751F1E09" w14:textId="11F98079" w:rsidR="005426F1" w:rsidRPr="005E2C4A" w:rsidRDefault="005426F1" w:rsidP="00755CEA">
      <w:pPr>
        <w:pStyle w:val="31"/>
        <w:ind w:left="851" w:hanging="709"/>
      </w:pPr>
      <w:r w:rsidRPr="005E2C4A">
        <w:t xml:space="preserve">Плата должна измерять наведенное переменное напряжение на трубопровод. Параметры измерения приведены в разделе </w:t>
      </w:r>
      <w:r w:rsidR="00AF410D" w:rsidRPr="005E2C4A">
        <w:t>7</w:t>
      </w:r>
      <w:r w:rsidRPr="005E2C4A">
        <w:t xml:space="preserve"> таблицы 4.1.</w:t>
      </w:r>
    </w:p>
    <w:p w14:paraId="3D3EDB90" w14:textId="69D07946" w:rsidR="00110E87" w:rsidRPr="005E2C4A" w:rsidRDefault="00110E87" w:rsidP="00755CEA">
      <w:pPr>
        <w:pStyle w:val="31"/>
        <w:ind w:left="851" w:hanging="709"/>
      </w:pPr>
      <w:r w:rsidRPr="005E2C4A">
        <w:t xml:space="preserve">Плата </w:t>
      </w:r>
      <w:r w:rsidR="00F80ED4" w:rsidRPr="005E2C4A">
        <w:t>имеет</w:t>
      </w:r>
      <w:r w:rsidRPr="005E2C4A">
        <w:t xml:space="preserve"> вход для контроля вскрытия </w:t>
      </w:r>
      <w:r w:rsidR="00F96D9E" w:rsidRPr="005E2C4A">
        <w:t>корпуса</w:t>
      </w:r>
      <w:r w:rsidR="00F80ED4" w:rsidRPr="005E2C4A">
        <w:t xml:space="preserve"> (датчик типа «сухой контакт»</w:t>
      </w:r>
      <w:r w:rsidR="00C16EC3" w:rsidRPr="005E2C4A">
        <w:t>)</w:t>
      </w:r>
      <w:r w:rsidR="00AA596F" w:rsidRPr="005E2C4A">
        <w:t>.</w:t>
      </w:r>
      <w:r w:rsidR="00AF410D" w:rsidRPr="005E2C4A">
        <w:t xml:space="preserve"> Параметры входа подключения датчика приведены в разделе</w:t>
      </w:r>
      <w:r w:rsidR="005D5F94">
        <w:t> </w:t>
      </w:r>
      <w:r w:rsidR="00AF410D" w:rsidRPr="005E2C4A">
        <w:t>8 таблицы 4.1.</w:t>
      </w:r>
    </w:p>
    <w:p w14:paraId="3C462F96" w14:textId="4F4F9973" w:rsidR="000D363E" w:rsidRPr="005E2C4A" w:rsidRDefault="000D363E" w:rsidP="00755CEA">
      <w:pPr>
        <w:pStyle w:val="31"/>
        <w:ind w:left="851" w:hanging="709"/>
      </w:pPr>
      <w:r w:rsidRPr="005E2C4A">
        <w:t xml:space="preserve">Плата имеет </w:t>
      </w:r>
      <w:r w:rsidR="00FF0AE0" w:rsidRPr="005E2C4A">
        <w:t xml:space="preserve">гальванически изолированный от остальных цепей </w:t>
      </w:r>
      <w:r w:rsidRPr="005E2C4A">
        <w:t>вход для измерения и контроля напряжения питания</w:t>
      </w:r>
      <w:r w:rsidR="006D1EE9" w:rsidRPr="005E2C4A">
        <w:t xml:space="preserve"> </w:t>
      </w:r>
      <w:r w:rsidRPr="005E2C4A">
        <w:t>станций катодной защиты.</w:t>
      </w:r>
      <w:r w:rsidR="00AF410D" w:rsidRPr="005E2C4A">
        <w:t xml:space="preserve"> Параметры измерения приведены в разделе 9 таблицы 4.1.</w:t>
      </w:r>
    </w:p>
    <w:p w14:paraId="59BC1747" w14:textId="351EE526" w:rsidR="000D363E" w:rsidRPr="005E2C4A" w:rsidRDefault="000D363E" w:rsidP="00755CEA">
      <w:pPr>
        <w:pStyle w:val="31"/>
        <w:ind w:left="851" w:hanging="709"/>
      </w:pPr>
      <w:r w:rsidRPr="005E2C4A">
        <w:t>Плата имеет гальванически изолированный от остальных цепей выход задатчика напряжения управления станцией катодной защиты</w:t>
      </w:r>
      <w:r w:rsidR="00A578A5" w:rsidRPr="005E2C4A">
        <w:t xml:space="preserve"> с </w:t>
      </w:r>
      <w:r w:rsidR="007F0BB6">
        <w:t>д</w:t>
      </w:r>
      <w:r w:rsidR="00A578A5" w:rsidRPr="005E2C4A">
        <w:t>иапазоном</w:t>
      </w:r>
      <w:r w:rsidRPr="005E2C4A">
        <w:t xml:space="preserve"> </w:t>
      </w:r>
      <w:r w:rsidR="00A578A5" w:rsidRPr="005E2C4A">
        <w:t>0…10 Вольт</w:t>
      </w:r>
      <w:r w:rsidR="00215164" w:rsidRPr="005E2C4A">
        <w:t>.</w:t>
      </w:r>
      <w:r w:rsidR="001A4B06" w:rsidRPr="005E2C4A">
        <w:t xml:space="preserve"> Параметры задатчика напряжения приведены в разделе 10 таблицы 4.1.</w:t>
      </w:r>
    </w:p>
    <w:p w14:paraId="7049C5B6" w14:textId="13D500C4" w:rsidR="008A7520" w:rsidRDefault="00110E87" w:rsidP="00755CEA">
      <w:pPr>
        <w:pStyle w:val="31"/>
        <w:ind w:left="851" w:hanging="709"/>
      </w:pPr>
      <w:r>
        <w:t xml:space="preserve">Плата </w:t>
      </w:r>
      <w:r w:rsidR="00150CBA">
        <w:t>имеет</w:t>
      </w:r>
      <w:r>
        <w:t xml:space="preserve"> вход </w:t>
      </w:r>
      <w:r w:rsidR="00150CBA">
        <w:rPr>
          <w:lang w:val="en-US"/>
        </w:rPr>
        <w:t>micro</w:t>
      </w:r>
      <w:r w:rsidR="00150CBA" w:rsidRPr="00E03C5E">
        <w:t>-</w:t>
      </w:r>
      <w:r w:rsidRPr="00522ED3">
        <w:rPr>
          <w:lang w:val="en-US"/>
        </w:rPr>
        <w:t>USB</w:t>
      </w:r>
      <w:r w:rsidRPr="00110E87">
        <w:t xml:space="preserve"> </w:t>
      </w:r>
      <w:r>
        <w:t>для настройки</w:t>
      </w:r>
      <w:r w:rsidR="00E03C5E">
        <w:t xml:space="preserve"> платы</w:t>
      </w:r>
      <w:r w:rsidR="00E03C5E" w:rsidRPr="00E03C5E">
        <w:t xml:space="preserve"> </w:t>
      </w:r>
      <w:r w:rsidR="00E03C5E">
        <w:t>с помощью ПК с использованием терминальных программ или собственного приложения-конфигуратора</w:t>
      </w:r>
      <w:r w:rsidR="008A7520">
        <w:t>.</w:t>
      </w:r>
    </w:p>
    <w:p w14:paraId="07E86D50" w14:textId="60B30D50" w:rsidR="00110E87" w:rsidRDefault="008A7520" w:rsidP="00755CEA">
      <w:pPr>
        <w:pStyle w:val="31"/>
        <w:ind w:left="851" w:hanging="709"/>
      </w:pPr>
      <w:r>
        <w:t>Плата должна иметь</w:t>
      </w:r>
      <w:r w:rsidRPr="008A7520">
        <w:t xml:space="preserve"> входно</w:t>
      </w:r>
      <w:r>
        <w:t>е</w:t>
      </w:r>
      <w:r w:rsidRPr="008A7520">
        <w:t xml:space="preserve"> сопротивлени</w:t>
      </w:r>
      <w:r>
        <w:t>е</w:t>
      </w:r>
      <w:r w:rsidRPr="008A7520">
        <w:t xml:space="preserve"> канал</w:t>
      </w:r>
      <w:r>
        <w:t>ов</w:t>
      </w:r>
      <w:r w:rsidRPr="008A7520">
        <w:t xml:space="preserve"> измерения потенциал</w:t>
      </w:r>
      <w:r>
        <w:t>ов не менее 10 МОм.</w:t>
      </w:r>
    </w:p>
    <w:p w14:paraId="43279605" w14:textId="034383A3" w:rsidR="00905F7E" w:rsidRDefault="00905F7E" w:rsidP="00755CEA">
      <w:pPr>
        <w:pStyle w:val="31"/>
        <w:ind w:left="851" w:hanging="709"/>
      </w:pPr>
      <w:r>
        <w:t xml:space="preserve">Плата </w:t>
      </w:r>
      <w:r w:rsidR="00937BFB">
        <w:t xml:space="preserve">имеет дополнительный интерфейс </w:t>
      </w:r>
      <w:r w:rsidR="00937BFB">
        <w:rPr>
          <w:lang w:val="en-US"/>
        </w:rPr>
        <w:t>RS</w:t>
      </w:r>
      <w:r w:rsidR="00937BFB" w:rsidRPr="00937BFB">
        <w:t xml:space="preserve">-485 </w:t>
      </w:r>
      <w:r w:rsidR="00937BFB">
        <w:t>для</w:t>
      </w:r>
      <w:r w:rsidR="00EA2650">
        <w:t xml:space="preserve"> считыва</w:t>
      </w:r>
      <w:r w:rsidR="00937BFB">
        <w:t xml:space="preserve">ния </w:t>
      </w:r>
      <w:r>
        <w:t>показани</w:t>
      </w:r>
      <w:r w:rsidR="00937BFB">
        <w:t>й</w:t>
      </w:r>
      <w:r>
        <w:t xml:space="preserve"> текущей потребляемой мощности и </w:t>
      </w:r>
      <w:r w:rsidR="009D7FF2">
        <w:t xml:space="preserve">суммарной </w:t>
      </w:r>
      <w:r>
        <w:t>потребленной электроэнергии</w:t>
      </w:r>
      <w:r w:rsidR="00937BFB" w:rsidRPr="00937BFB">
        <w:t xml:space="preserve"> </w:t>
      </w:r>
      <w:r w:rsidR="00937BFB">
        <w:t>со счетчика электроэнергии «Меркурий 206»</w:t>
      </w:r>
      <w:r w:rsidRPr="00905F7E">
        <w:t>.</w:t>
      </w:r>
    </w:p>
    <w:p w14:paraId="276AD1C4" w14:textId="6014E8D0" w:rsidR="00905F7E" w:rsidRDefault="00507869" w:rsidP="00755CEA">
      <w:pPr>
        <w:pStyle w:val="31"/>
        <w:ind w:left="851" w:hanging="709"/>
      </w:pPr>
      <w:r>
        <w:t>Плата име</w:t>
      </w:r>
      <w:r w:rsidR="00EA2650">
        <w:t>е</w:t>
      </w:r>
      <w:r>
        <w:t xml:space="preserve">т встроенный модуль </w:t>
      </w:r>
      <w:r>
        <w:rPr>
          <w:lang w:val="en-US"/>
        </w:rPr>
        <w:t>Bluetooth</w:t>
      </w:r>
      <w:r>
        <w:t xml:space="preserve"> для удаленного подключения внешних устройств</w:t>
      </w:r>
      <w:r w:rsidR="00B66AE2">
        <w:t xml:space="preserve"> (телефон, планшет, ПК)</w:t>
      </w:r>
      <w:r w:rsidR="00586404">
        <w:t>,</w:t>
      </w:r>
      <w:r w:rsidR="00B66AE2">
        <w:t xml:space="preserve"> </w:t>
      </w:r>
      <w:r w:rsidR="00E0403C">
        <w:t xml:space="preserve">с целью </w:t>
      </w:r>
      <w:r w:rsidR="00B66AE2">
        <w:t xml:space="preserve">оперативного просмотра результатов </w:t>
      </w:r>
      <w:r w:rsidR="00CB600E">
        <w:t>работы</w:t>
      </w:r>
      <w:r w:rsidR="00F80ED4">
        <w:t>.</w:t>
      </w:r>
    </w:p>
    <w:p w14:paraId="7A3579C1" w14:textId="668A1F2F" w:rsidR="00C62264" w:rsidRPr="00C62264" w:rsidRDefault="00F80ED4" w:rsidP="00755CEA">
      <w:pPr>
        <w:pStyle w:val="31"/>
        <w:ind w:left="851" w:hanging="709"/>
      </w:pPr>
      <w:r>
        <w:t xml:space="preserve">Плата </w:t>
      </w:r>
      <w:r w:rsidR="00EA2650">
        <w:t>имеет</w:t>
      </w:r>
      <w:r w:rsidR="00340280">
        <w:t xml:space="preserve"> возможность подключения</w:t>
      </w:r>
      <w:r w:rsidR="00340280" w:rsidRPr="00340280">
        <w:t xml:space="preserve"> </w:t>
      </w:r>
      <w:r w:rsidR="00340280">
        <w:t>систем сбора данных верхнего уровня</w:t>
      </w:r>
      <w:r w:rsidR="00EA2650">
        <w:t xml:space="preserve"> </w:t>
      </w:r>
      <w:r w:rsidR="00340280">
        <w:t>для передачи сигналов телеизмерения и телеуправления через один из трех доступных</w:t>
      </w:r>
      <w:r w:rsidR="00A74D4C">
        <w:t xml:space="preserve"> </w:t>
      </w:r>
      <w:r w:rsidR="00340280">
        <w:t>интерфейсов</w:t>
      </w:r>
      <w:r w:rsidR="00EA2650">
        <w:t xml:space="preserve">: </w:t>
      </w:r>
      <w:r w:rsidR="00EA2650">
        <w:rPr>
          <w:lang w:val="en-US"/>
        </w:rPr>
        <w:t>RS</w:t>
      </w:r>
      <w:r w:rsidR="00020CC5">
        <w:noBreakHyphen/>
      </w:r>
      <w:r w:rsidR="00EA2650" w:rsidRPr="00EA2650">
        <w:t>485</w:t>
      </w:r>
      <w:r w:rsidR="00020CC5">
        <w:t> </w:t>
      </w:r>
      <w:r w:rsidR="00EA2650" w:rsidRPr="00EA2650">
        <w:t>(</w:t>
      </w:r>
      <w:r w:rsidR="00EA2650">
        <w:rPr>
          <w:lang w:val="en-US"/>
        </w:rPr>
        <w:t>Modbus</w:t>
      </w:r>
      <w:r w:rsidR="00020CC5">
        <w:t> </w:t>
      </w:r>
      <w:r w:rsidR="00EA2650">
        <w:rPr>
          <w:lang w:val="en-US"/>
        </w:rPr>
        <w:t>RTU</w:t>
      </w:r>
      <w:r w:rsidR="00020CC5">
        <w:t> </w:t>
      </w:r>
      <w:r w:rsidR="002A50CE">
        <w:rPr>
          <w:lang w:val="en-US"/>
        </w:rPr>
        <w:t>Slave</w:t>
      </w:r>
      <w:r w:rsidR="00EA2650" w:rsidRPr="00EA2650">
        <w:t xml:space="preserve">), </w:t>
      </w:r>
      <w:r w:rsidR="00F7611F">
        <w:rPr>
          <w:lang w:val="en-US"/>
        </w:rPr>
        <w:t>Ethernet</w:t>
      </w:r>
      <w:r w:rsidR="00020CC5">
        <w:t> </w:t>
      </w:r>
      <w:r w:rsidR="00EA2650" w:rsidRPr="00EA2650">
        <w:t>(</w:t>
      </w:r>
      <w:r w:rsidR="00EA2650">
        <w:rPr>
          <w:lang w:val="en-US"/>
        </w:rPr>
        <w:t>Modbus</w:t>
      </w:r>
      <w:r w:rsidR="00020CC5">
        <w:t> </w:t>
      </w:r>
      <w:r w:rsidR="00EA2650">
        <w:rPr>
          <w:lang w:val="en-US"/>
        </w:rPr>
        <w:t>TCP</w:t>
      </w:r>
      <w:r w:rsidR="00020CC5">
        <w:t> </w:t>
      </w:r>
      <w:r w:rsidR="002A50CE">
        <w:rPr>
          <w:lang w:val="en-US"/>
        </w:rPr>
        <w:t>Slave</w:t>
      </w:r>
      <w:r w:rsidR="00EA2650" w:rsidRPr="002A50CE">
        <w:t xml:space="preserve">) </w:t>
      </w:r>
      <w:r w:rsidR="00EA2650">
        <w:t xml:space="preserve">и </w:t>
      </w:r>
      <w:r w:rsidR="002A50CE">
        <w:rPr>
          <w:lang w:val="en-US"/>
        </w:rPr>
        <w:t>GPRS</w:t>
      </w:r>
      <w:r w:rsidR="00020CC5">
        <w:t> </w:t>
      </w:r>
      <w:r w:rsidR="002A50CE" w:rsidRPr="002A50CE">
        <w:t>(</w:t>
      </w:r>
      <w:r w:rsidR="002A50CE">
        <w:rPr>
          <w:lang w:val="en-US"/>
        </w:rPr>
        <w:t>Modbus</w:t>
      </w:r>
      <w:r w:rsidR="00020CC5">
        <w:t> </w:t>
      </w:r>
      <w:r w:rsidR="002A50CE">
        <w:rPr>
          <w:lang w:val="en-US"/>
        </w:rPr>
        <w:t>over</w:t>
      </w:r>
      <w:r w:rsidR="00020CC5">
        <w:t> </w:t>
      </w:r>
      <w:r w:rsidR="002A50CE">
        <w:rPr>
          <w:lang w:val="en-US"/>
        </w:rPr>
        <w:t>TCP</w:t>
      </w:r>
      <w:r w:rsidR="00020CC5">
        <w:t> </w:t>
      </w:r>
      <w:r w:rsidR="002A50CE">
        <w:rPr>
          <w:lang w:val="en-US"/>
        </w:rPr>
        <w:t>Slave</w:t>
      </w:r>
      <w:r w:rsidR="00340280" w:rsidRPr="00340280">
        <w:t>)</w:t>
      </w:r>
      <w:r w:rsidR="00340280">
        <w:t>.</w:t>
      </w:r>
      <w:r w:rsidR="00C62264">
        <w:t xml:space="preserve"> </w:t>
      </w:r>
    </w:p>
    <w:p w14:paraId="5DA19C67" w14:textId="070C0ED5" w:rsidR="00381407" w:rsidRDefault="00115E81" w:rsidP="00755CEA">
      <w:pPr>
        <w:pStyle w:val="31"/>
        <w:ind w:left="851" w:hanging="709"/>
      </w:pPr>
      <w:r>
        <w:t xml:space="preserve">Плата имеет собственную веб-страницу с информацией о текущих настройках платы и результатах измерений, доступную при подключении через </w:t>
      </w:r>
      <w:r w:rsidR="00F7611F">
        <w:rPr>
          <w:lang w:val="en-US"/>
        </w:rPr>
        <w:t>Ethernet</w:t>
      </w:r>
      <w:r w:rsidR="00381407">
        <w:t>.</w:t>
      </w:r>
    </w:p>
    <w:p w14:paraId="4C412865" w14:textId="18C88092" w:rsidR="00DD20E9" w:rsidRDefault="00DD20E9" w:rsidP="004361E3">
      <w:pPr>
        <w:pStyle w:val="31"/>
        <w:numPr>
          <w:ilvl w:val="0"/>
          <w:numId w:val="0"/>
        </w:numPr>
      </w:pPr>
      <w:r>
        <w:br w:type="page"/>
      </w:r>
    </w:p>
    <w:p w14:paraId="7D51A95F" w14:textId="23A7E375" w:rsidR="00A1666F" w:rsidRDefault="007A1709" w:rsidP="007A1709">
      <w:pPr>
        <w:jc w:val="right"/>
      </w:pPr>
      <w:r>
        <w:t>Таблица 4.1</w:t>
      </w:r>
    </w:p>
    <w:tbl>
      <w:tblPr>
        <w:tblStyle w:val="af5"/>
        <w:tblW w:w="10065" w:type="dxa"/>
        <w:tblInd w:w="-289" w:type="dxa"/>
        <w:tblLook w:val="04A0" w:firstRow="1" w:lastRow="0" w:firstColumn="1" w:lastColumn="0" w:noHBand="0" w:noVBand="1"/>
      </w:tblPr>
      <w:tblGrid>
        <w:gridCol w:w="8222"/>
        <w:gridCol w:w="1843"/>
      </w:tblGrid>
      <w:tr w:rsidR="005E2C4A" w:rsidRPr="004225F9" w14:paraId="5DD4EAA0" w14:textId="77777777" w:rsidTr="005E2C4A">
        <w:trPr>
          <w:tblHeader/>
        </w:trPr>
        <w:tc>
          <w:tcPr>
            <w:tcW w:w="8222" w:type="dxa"/>
          </w:tcPr>
          <w:p w14:paraId="600A5372" w14:textId="77777777" w:rsidR="005E2C4A" w:rsidRPr="004225F9" w:rsidRDefault="005E2C4A" w:rsidP="000C04DB">
            <w:pPr>
              <w:jc w:val="center"/>
              <w:rPr>
                <w:sz w:val="24"/>
              </w:rPr>
            </w:pPr>
            <w:r w:rsidRPr="004225F9">
              <w:rPr>
                <w:sz w:val="24"/>
              </w:rPr>
              <w:t>Наименование параметра, размерность</w:t>
            </w:r>
          </w:p>
        </w:tc>
        <w:tc>
          <w:tcPr>
            <w:tcW w:w="1843" w:type="dxa"/>
          </w:tcPr>
          <w:p w14:paraId="07302A56" w14:textId="77777777" w:rsidR="005E2C4A" w:rsidRPr="004225F9" w:rsidRDefault="005E2C4A" w:rsidP="000C04DB">
            <w:pPr>
              <w:jc w:val="center"/>
              <w:rPr>
                <w:sz w:val="24"/>
              </w:rPr>
            </w:pPr>
            <w:r w:rsidRPr="004225F9">
              <w:rPr>
                <w:sz w:val="24"/>
              </w:rPr>
              <w:t>Значение</w:t>
            </w:r>
          </w:p>
        </w:tc>
      </w:tr>
      <w:tr w:rsidR="005E2C4A" w:rsidRPr="004225F9" w14:paraId="62F76936" w14:textId="77777777" w:rsidTr="005E2C4A">
        <w:tc>
          <w:tcPr>
            <w:tcW w:w="10065" w:type="dxa"/>
            <w:gridSpan w:val="2"/>
          </w:tcPr>
          <w:p w14:paraId="4C39DD9B" w14:textId="77777777" w:rsidR="005E2C4A" w:rsidRPr="004225F9" w:rsidRDefault="005E2C4A" w:rsidP="000C04DB">
            <w:pPr>
              <w:jc w:val="center"/>
              <w:rPr>
                <w:sz w:val="24"/>
              </w:rPr>
            </w:pPr>
            <w:r w:rsidRPr="004225F9">
              <w:rPr>
                <w:sz w:val="24"/>
              </w:rPr>
              <w:t>1. Питание устройства</w:t>
            </w:r>
          </w:p>
        </w:tc>
      </w:tr>
      <w:tr w:rsidR="005E2C4A" w:rsidRPr="004225F9" w14:paraId="27182DFD" w14:textId="77777777" w:rsidTr="005E2C4A">
        <w:tc>
          <w:tcPr>
            <w:tcW w:w="8222" w:type="dxa"/>
          </w:tcPr>
          <w:p w14:paraId="488C17A8" w14:textId="77777777" w:rsidR="005E2C4A" w:rsidRPr="004225F9" w:rsidRDefault="005E2C4A" w:rsidP="000C04DB">
            <w:pPr>
              <w:rPr>
                <w:sz w:val="24"/>
              </w:rPr>
            </w:pPr>
            <w:r w:rsidRPr="004225F9">
              <w:rPr>
                <w:sz w:val="24"/>
              </w:rPr>
              <w:t>1.1 Рабочий диапазон напряжения питания, В</w:t>
            </w:r>
          </w:p>
        </w:tc>
        <w:tc>
          <w:tcPr>
            <w:tcW w:w="1843" w:type="dxa"/>
          </w:tcPr>
          <w:p w14:paraId="4174561B" w14:textId="77777777" w:rsidR="005E2C4A" w:rsidRPr="004225F9" w:rsidRDefault="005E2C4A" w:rsidP="000C04DB">
            <w:pPr>
              <w:rPr>
                <w:sz w:val="24"/>
              </w:rPr>
            </w:pPr>
            <w:r w:rsidRPr="004225F9">
              <w:rPr>
                <w:sz w:val="24"/>
              </w:rPr>
              <w:t xml:space="preserve">12 </w:t>
            </w:r>
            <w:r w:rsidRPr="004225F9">
              <w:rPr>
                <w:sz w:val="24"/>
                <w:lang w:val="en-US"/>
              </w:rPr>
              <w:t>..</w:t>
            </w:r>
            <w:r w:rsidRPr="004225F9">
              <w:rPr>
                <w:sz w:val="24"/>
              </w:rPr>
              <w:t>.</w:t>
            </w:r>
            <w:r w:rsidRPr="004225F9">
              <w:rPr>
                <w:sz w:val="24"/>
                <w:lang w:val="en-US"/>
              </w:rPr>
              <w:t xml:space="preserve"> </w:t>
            </w:r>
            <w:r w:rsidRPr="004225F9">
              <w:rPr>
                <w:sz w:val="24"/>
              </w:rPr>
              <w:t xml:space="preserve">60 </w:t>
            </w:r>
          </w:p>
        </w:tc>
      </w:tr>
      <w:tr w:rsidR="005E2C4A" w:rsidRPr="004225F9" w14:paraId="6674D9D2" w14:textId="77777777" w:rsidTr="005E2C4A">
        <w:tc>
          <w:tcPr>
            <w:tcW w:w="8222" w:type="dxa"/>
          </w:tcPr>
          <w:p w14:paraId="65A91721" w14:textId="77777777" w:rsidR="005E2C4A" w:rsidRPr="004225F9" w:rsidRDefault="005E2C4A" w:rsidP="000C04DB">
            <w:pPr>
              <w:rPr>
                <w:sz w:val="24"/>
              </w:rPr>
            </w:pPr>
            <w:r w:rsidRPr="004225F9">
              <w:rPr>
                <w:sz w:val="24"/>
              </w:rPr>
              <w:t xml:space="preserve">1.2 Потребляемая мощность в режиме постоянного измерения и передачи данных, не более, Вт </w:t>
            </w:r>
          </w:p>
        </w:tc>
        <w:tc>
          <w:tcPr>
            <w:tcW w:w="1843" w:type="dxa"/>
          </w:tcPr>
          <w:p w14:paraId="22E92D20" w14:textId="48C66E7E" w:rsidR="005E2C4A" w:rsidRPr="0019539C" w:rsidRDefault="0019539C" w:rsidP="000C04DB">
            <w:pPr>
              <w:rPr>
                <w:sz w:val="24"/>
              </w:rPr>
            </w:pPr>
            <w:r w:rsidRPr="008424ED">
              <w:rPr>
                <w:sz w:val="24"/>
              </w:rPr>
              <w:t>5</w:t>
            </w:r>
          </w:p>
        </w:tc>
      </w:tr>
      <w:tr w:rsidR="005E2C4A" w:rsidRPr="004225F9" w14:paraId="30D6EEC6" w14:textId="77777777" w:rsidTr="005E2C4A">
        <w:tc>
          <w:tcPr>
            <w:tcW w:w="10065" w:type="dxa"/>
            <w:gridSpan w:val="2"/>
          </w:tcPr>
          <w:p w14:paraId="2BD54C25" w14:textId="77777777" w:rsidR="005E2C4A" w:rsidRPr="004225F9" w:rsidRDefault="005E2C4A" w:rsidP="000C04DB">
            <w:pPr>
              <w:jc w:val="center"/>
              <w:rPr>
                <w:sz w:val="24"/>
              </w:rPr>
            </w:pPr>
            <w:r w:rsidRPr="004225F9">
              <w:rPr>
                <w:sz w:val="24"/>
              </w:rPr>
              <w:t>2</w:t>
            </w:r>
            <w:r w:rsidRPr="004225F9">
              <w:rPr>
                <w:sz w:val="24"/>
                <w:lang w:val="en-US"/>
              </w:rPr>
              <w:t>.</w:t>
            </w:r>
            <w:r w:rsidRPr="004225F9">
              <w:rPr>
                <w:sz w:val="24"/>
              </w:rPr>
              <w:t xml:space="preserve"> Канал измерения тока защиты</w:t>
            </w:r>
          </w:p>
        </w:tc>
      </w:tr>
      <w:tr w:rsidR="005E2C4A" w:rsidRPr="004225F9" w14:paraId="03171FED" w14:textId="77777777" w:rsidTr="005E2C4A">
        <w:tc>
          <w:tcPr>
            <w:tcW w:w="8222" w:type="dxa"/>
          </w:tcPr>
          <w:p w14:paraId="4092F8C6" w14:textId="77777777" w:rsidR="005E2C4A" w:rsidRPr="004225F9" w:rsidRDefault="005E2C4A" w:rsidP="000C04DB">
            <w:pPr>
              <w:rPr>
                <w:sz w:val="24"/>
              </w:rPr>
            </w:pPr>
            <w:r w:rsidRPr="004225F9">
              <w:rPr>
                <w:sz w:val="24"/>
              </w:rPr>
              <w:t>2.1 Номинал токоизмерительного шунта, А</w:t>
            </w:r>
          </w:p>
        </w:tc>
        <w:tc>
          <w:tcPr>
            <w:tcW w:w="1843" w:type="dxa"/>
          </w:tcPr>
          <w:p w14:paraId="615E8B69" w14:textId="365BEC33" w:rsidR="005E2C4A" w:rsidRPr="004225F9" w:rsidRDefault="00C73902" w:rsidP="000C04DB">
            <w:pPr>
              <w:rPr>
                <w:sz w:val="24"/>
                <w:highlight w:val="yellow"/>
              </w:rPr>
            </w:pPr>
            <w:r>
              <w:rPr>
                <w:sz w:val="24"/>
                <w:lang w:val="en-US"/>
              </w:rPr>
              <w:t>1</w:t>
            </w:r>
            <w:r w:rsidR="005E2C4A" w:rsidRPr="005E2C4A">
              <w:rPr>
                <w:sz w:val="24"/>
              </w:rPr>
              <w:t xml:space="preserve"> </w:t>
            </w:r>
            <w:r w:rsidR="005E2C4A" w:rsidRPr="005E2C4A">
              <w:rPr>
                <w:sz w:val="24"/>
                <w:lang w:val="en-US"/>
              </w:rPr>
              <w:t>..</w:t>
            </w:r>
            <w:r w:rsidR="005E2C4A" w:rsidRPr="005E2C4A">
              <w:rPr>
                <w:sz w:val="24"/>
              </w:rPr>
              <w:t>.</w:t>
            </w:r>
            <w:r w:rsidR="005E2C4A" w:rsidRPr="005E2C4A">
              <w:rPr>
                <w:sz w:val="24"/>
                <w:lang w:val="en-US"/>
              </w:rPr>
              <w:t xml:space="preserve"> </w:t>
            </w:r>
            <w:r w:rsidR="004361E3">
              <w:rPr>
                <w:sz w:val="24"/>
              </w:rPr>
              <w:t>30</w:t>
            </w:r>
            <w:r w:rsidR="005E2C4A" w:rsidRPr="005E2C4A">
              <w:rPr>
                <w:sz w:val="24"/>
              </w:rPr>
              <w:t>0</w:t>
            </w:r>
          </w:p>
        </w:tc>
      </w:tr>
      <w:tr w:rsidR="005E2C4A" w:rsidRPr="004225F9" w14:paraId="6B3F5920" w14:textId="77777777" w:rsidTr="005E2C4A">
        <w:tc>
          <w:tcPr>
            <w:tcW w:w="8222" w:type="dxa"/>
          </w:tcPr>
          <w:p w14:paraId="29308657" w14:textId="77777777" w:rsidR="005E2C4A" w:rsidRPr="005E2C4A" w:rsidRDefault="005E2C4A" w:rsidP="000C04DB">
            <w:pPr>
              <w:rPr>
                <w:sz w:val="24"/>
              </w:rPr>
            </w:pPr>
            <w:r w:rsidRPr="005E2C4A">
              <w:rPr>
                <w:sz w:val="24"/>
              </w:rPr>
              <w:t>2.2 Диапазон измерения тока нагрузки, А</w:t>
            </w:r>
          </w:p>
        </w:tc>
        <w:tc>
          <w:tcPr>
            <w:tcW w:w="1843" w:type="dxa"/>
          </w:tcPr>
          <w:p w14:paraId="459E76C6" w14:textId="63E16195" w:rsidR="005E2C4A" w:rsidRPr="005E2C4A" w:rsidRDefault="004361E3" w:rsidP="000C04DB">
            <w:pPr>
              <w:rPr>
                <w:sz w:val="24"/>
              </w:rPr>
            </w:pPr>
            <w:r>
              <w:rPr>
                <w:sz w:val="24"/>
              </w:rPr>
              <w:t>-300</w:t>
            </w:r>
            <w:r w:rsidR="005E2C4A" w:rsidRPr="005E2C4A">
              <w:rPr>
                <w:sz w:val="24"/>
              </w:rPr>
              <w:t xml:space="preserve"> </w:t>
            </w:r>
            <w:r w:rsidR="005E2C4A" w:rsidRPr="005E2C4A">
              <w:rPr>
                <w:sz w:val="24"/>
                <w:lang w:val="en-US"/>
              </w:rPr>
              <w:t>..</w:t>
            </w:r>
            <w:r w:rsidR="005E2C4A" w:rsidRPr="005E2C4A">
              <w:rPr>
                <w:sz w:val="24"/>
              </w:rPr>
              <w:t>.</w:t>
            </w:r>
            <w:r w:rsidR="005E2C4A" w:rsidRPr="005E2C4A">
              <w:rPr>
                <w:sz w:val="24"/>
                <w:lang w:val="en-US"/>
              </w:rPr>
              <w:t xml:space="preserve"> </w:t>
            </w:r>
            <w:r>
              <w:rPr>
                <w:sz w:val="24"/>
              </w:rPr>
              <w:t>30</w:t>
            </w:r>
            <w:r w:rsidR="005E2C4A" w:rsidRPr="005E2C4A">
              <w:rPr>
                <w:sz w:val="24"/>
              </w:rPr>
              <w:t>0</w:t>
            </w:r>
          </w:p>
        </w:tc>
      </w:tr>
      <w:tr w:rsidR="005E2C4A" w:rsidRPr="004225F9" w14:paraId="176699BC" w14:textId="77777777" w:rsidTr="005E2C4A">
        <w:tc>
          <w:tcPr>
            <w:tcW w:w="8222" w:type="dxa"/>
          </w:tcPr>
          <w:p w14:paraId="784B2099" w14:textId="77777777" w:rsidR="005E2C4A" w:rsidRPr="004225F9" w:rsidRDefault="005E2C4A" w:rsidP="000C04DB">
            <w:pPr>
              <w:rPr>
                <w:sz w:val="24"/>
              </w:rPr>
            </w:pPr>
            <w:r w:rsidRPr="004225F9">
              <w:rPr>
                <w:sz w:val="24"/>
              </w:rPr>
              <w:t>2.3 Точность измерения в диапазоне 5…50 А при использовании шунта на 50</w:t>
            </w:r>
            <w:r>
              <w:rPr>
                <w:sz w:val="24"/>
              </w:rPr>
              <w:t> </w:t>
            </w:r>
            <w:r w:rsidRPr="004225F9">
              <w:rPr>
                <w:sz w:val="24"/>
              </w:rPr>
              <w:t>А</w:t>
            </w:r>
          </w:p>
        </w:tc>
        <w:tc>
          <w:tcPr>
            <w:tcW w:w="1843" w:type="dxa"/>
          </w:tcPr>
          <w:p w14:paraId="752E9713" w14:textId="77777777" w:rsidR="005E2C4A" w:rsidRPr="004225F9" w:rsidRDefault="005E2C4A" w:rsidP="000C04DB">
            <w:pPr>
              <w:rPr>
                <w:sz w:val="24"/>
                <w:highlight w:val="yellow"/>
              </w:rPr>
            </w:pPr>
            <w:r w:rsidRPr="005E2C4A">
              <w:rPr>
                <w:sz w:val="24"/>
              </w:rPr>
              <w:t>2,5%+ 0,01А</w:t>
            </w:r>
          </w:p>
        </w:tc>
      </w:tr>
      <w:tr w:rsidR="005E2C4A" w:rsidRPr="004225F9" w14:paraId="237CFAA5" w14:textId="77777777" w:rsidTr="005E2C4A">
        <w:tc>
          <w:tcPr>
            <w:tcW w:w="8222" w:type="dxa"/>
          </w:tcPr>
          <w:p w14:paraId="56246F14" w14:textId="77777777" w:rsidR="005E2C4A" w:rsidRPr="004225F9" w:rsidRDefault="005E2C4A" w:rsidP="000C04DB">
            <w:pPr>
              <w:rPr>
                <w:sz w:val="24"/>
              </w:rPr>
            </w:pPr>
            <w:r w:rsidRPr="004225F9">
              <w:rPr>
                <w:sz w:val="24"/>
              </w:rPr>
              <w:t>2.4 Точность измерения в диапазоне 1…5 А при использовании шунта на 50</w:t>
            </w:r>
            <w:r>
              <w:rPr>
                <w:sz w:val="24"/>
              </w:rPr>
              <w:t> </w:t>
            </w:r>
            <w:r w:rsidRPr="004225F9">
              <w:rPr>
                <w:sz w:val="24"/>
              </w:rPr>
              <w:t>А</w:t>
            </w:r>
          </w:p>
        </w:tc>
        <w:tc>
          <w:tcPr>
            <w:tcW w:w="1843" w:type="dxa"/>
          </w:tcPr>
          <w:p w14:paraId="4EC62B6E" w14:textId="77777777" w:rsidR="005E2C4A" w:rsidRPr="004225F9" w:rsidRDefault="005E2C4A" w:rsidP="000C04DB">
            <w:pPr>
              <w:rPr>
                <w:sz w:val="24"/>
                <w:highlight w:val="yellow"/>
              </w:rPr>
            </w:pPr>
            <w:r w:rsidRPr="005E2C4A">
              <w:rPr>
                <w:sz w:val="24"/>
              </w:rPr>
              <w:t>10%+ 0,01А</w:t>
            </w:r>
          </w:p>
        </w:tc>
      </w:tr>
      <w:tr w:rsidR="005E2C4A" w:rsidRPr="004225F9" w14:paraId="33135E4E" w14:textId="77777777" w:rsidTr="005E2C4A">
        <w:tc>
          <w:tcPr>
            <w:tcW w:w="10065" w:type="dxa"/>
            <w:gridSpan w:val="2"/>
          </w:tcPr>
          <w:p w14:paraId="0CA8640F" w14:textId="6B026DD1" w:rsidR="005E2C4A" w:rsidRPr="004225F9" w:rsidRDefault="005E2C4A" w:rsidP="000C04DB">
            <w:pPr>
              <w:jc w:val="center"/>
              <w:rPr>
                <w:sz w:val="24"/>
              </w:rPr>
            </w:pPr>
            <w:r w:rsidRPr="004225F9">
              <w:rPr>
                <w:sz w:val="24"/>
              </w:rPr>
              <w:t>3. Канал измерения выходного напряжения станции</w:t>
            </w:r>
            <w:r w:rsidR="00F20650">
              <w:rPr>
                <w:sz w:val="24"/>
              </w:rPr>
              <w:t xml:space="preserve"> защиты</w:t>
            </w:r>
          </w:p>
        </w:tc>
      </w:tr>
      <w:tr w:rsidR="005E2C4A" w:rsidRPr="004225F9" w14:paraId="7B4F857D" w14:textId="77777777" w:rsidTr="005E2C4A">
        <w:tc>
          <w:tcPr>
            <w:tcW w:w="8222" w:type="dxa"/>
          </w:tcPr>
          <w:p w14:paraId="09159B6C" w14:textId="77777777" w:rsidR="005E2C4A" w:rsidRPr="004225F9" w:rsidRDefault="005E2C4A" w:rsidP="000C04DB">
            <w:pPr>
              <w:rPr>
                <w:color w:val="FF0000"/>
                <w:sz w:val="24"/>
              </w:rPr>
            </w:pPr>
            <w:r w:rsidRPr="004225F9">
              <w:rPr>
                <w:sz w:val="24"/>
              </w:rPr>
              <w:t>3.1 Диапазон измерения, В</w:t>
            </w:r>
          </w:p>
        </w:tc>
        <w:tc>
          <w:tcPr>
            <w:tcW w:w="1843" w:type="dxa"/>
          </w:tcPr>
          <w:p w14:paraId="1CF843D8" w14:textId="77777777" w:rsidR="005E2C4A" w:rsidRPr="004225F9" w:rsidRDefault="005E2C4A" w:rsidP="000C04DB">
            <w:pPr>
              <w:rPr>
                <w:color w:val="FF0000"/>
                <w:sz w:val="24"/>
              </w:rPr>
            </w:pPr>
            <w:r w:rsidRPr="004225F9">
              <w:rPr>
                <w:sz w:val="24"/>
              </w:rPr>
              <w:t>-100</w:t>
            </w:r>
            <w:r w:rsidRPr="004225F9">
              <w:rPr>
                <w:sz w:val="24"/>
                <w:lang w:val="en-US"/>
              </w:rPr>
              <w:t xml:space="preserve"> ..</w:t>
            </w:r>
            <w:r w:rsidRPr="004225F9">
              <w:rPr>
                <w:sz w:val="24"/>
              </w:rPr>
              <w:t>.</w:t>
            </w:r>
            <w:r w:rsidRPr="004225F9">
              <w:rPr>
                <w:sz w:val="24"/>
                <w:lang w:val="en-US"/>
              </w:rPr>
              <w:t xml:space="preserve"> </w:t>
            </w:r>
            <w:r w:rsidRPr="004225F9">
              <w:rPr>
                <w:sz w:val="24"/>
              </w:rPr>
              <w:t xml:space="preserve">+100 </w:t>
            </w:r>
          </w:p>
        </w:tc>
      </w:tr>
      <w:tr w:rsidR="005E2C4A" w:rsidRPr="004225F9" w14:paraId="08C39575" w14:textId="77777777" w:rsidTr="005E2C4A">
        <w:tc>
          <w:tcPr>
            <w:tcW w:w="8222" w:type="dxa"/>
          </w:tcPr>
          <w:p w14:paraId="34C10C50" w14:textId="77777777" w:rsidR="005E2C4A" w:rsidRPr="004225F9" w:rsidRDefault="005E2C4A" w:rsidP="000C04DB">
            <w:pPr>
              <w:rPr>
                <w:color w:val="FF0000"/>
                <w:sz w:val="24"/>
              </w:rPr>
            </w:pPr>
            <w:r w:rsidRPr="004225F9">
              <w:rPr>
                <w:sz w:val="24"/>
              </w:rPr>
              <w:t>3.2 Точность измерения</w:t>
            </w:r>
          </w:p>
        </w:tc>
        <w:tc>
          <w:tcPr>
            <w:tcW w:w="1843" w:type="dxa"/>
          </w:tcPr>
          <w:p w14:paraId="6D02354C" w14:textId="77777777" w:rsidR="005E2C4A" w:rsidRPr="004225F9" w:rsidRDefault="005E2C4A" w:rsidP="000C04DB">
            <w:pPr>
              <w:rPr>
                <w:color w:val="FF0000"/>
                <w:sz w:val="24"/>
              </w:rPr>
            </w:pPr>
            <w:r w:rsidRPr="004225F9">
              <w:rPr>
                <w:sz w:val="24"/>
              </w:rPr>
              <w:t>2,5 % + 0,01В</w:t>
            </w:r>
          </w:p>
        </w:tc>
      </w:tr>
      <w:tr w:rsidR="005E2C4A" w:rsidRPr="004225F9" w14:paraId="60F17857" w14:textId="77777777" w:rsidTr="005E2C4A">
        <w:tc>
          <w:tcPr>
            <w:tcW w:w="10065" w:type="dxa"/>
            <w:gridSpan w:val="2"/>
          </w:tcPr>
          <w:p w14:paraId="52494BE5" w14:textId="77777777" w:rsidR="005E2C4A" w:rsidRPr="004225F9" w:rsidRDefault="005E2C4A" w:rsidP="000C04DB">
            <w:pPr>
              <w:jc w:val="center"/>
              <w:rPr>
                <w:sz w:val="24"/>
              </w:rPr>
            </w:pPr>
            <w:r w:rsidRPr="004225F9">
              <w:rPr>
                <w:sz w:val="24"/>
              </w:rPr>
              <w:t>4. Канал измерения суммарного защитного потенциала</w:t>
            </w:r>
          </w:p>
        </w:tc>
      </w:tr>
      <w:tr w:rsidR="005E2C4A" w:rsidRPr="004225F9" w14:paraId="1042647D" w14:textId="77777777" w:rsidTr="005E2C4A">
        <w:tc>
          <w:tcPr>
            <w:tcW w:w="8222" w:type="dxa"/>
          </w:tcPr>
          <w:p w14:paraId="2AA28DE1" w14:textId="77777777" w:rsidR="005E2C4A" w:rsidRPr="004225F9" w:rsidRDefault="005E2C4A" w:rsidP="000C04DB">
            <w:pPr>
              <w:rPr>
                <w:sz w:val="24"/>
              </w:rPr>
            </w:pPr>
            <w:r w:rsidRPr="004225F9">
              <w:rPr>
                <w:sz w:val="24"/>
              </w:rPr>
              <w:t>4.1 Диапазон измерения, В</w:t>
            </w:r>
          </w:p>
        </w:tc>
        <w:tc>
          <w:tcPr>
            <w:tcW w:w="1843" w:type="dxa"/>
          </w:tcPr>
          <w:p w14:paraId="3929B646" w14:textId="77777777" w:rsidR="005E2C4A" w:rsidRPr="004225F9" w:rsidRDefault="005E2C4A" w:rsidP="000C04DB">
            <w:pPr>
              <w:rPr>
                <w:sz w:val="24"/>
              </w:rPr>
            </w:pPr>
            <w:r w:rsidRPr="004225F9">
              <w:rPr>
                <w:sz w:val="24"/>
              </w:rPr>
              <w:t>-10,0</w:t>
            </w:r>
            <w:r w:rsidRPr="004225F9">
              <w:rPr>
                <w:sz w:val="24"/>
                <w:lang w:val="en-US"/>
              </w:rPr>
              <w:t xml:space="preserve"> ..</w:t>
            </w:r>
            <w:r w:rsidRPr="004225F9">
              <w:rPr>
                <w:sz w:val="24"/>
              </w:rPr>
              <w:t>.</w:t>
            </w:r>
            <w:r w:rsidRPr="004225F9">
              <w:rPr>
                <w:sz w:val="24"/>
                <w:lang w:val="en-US"/>
              </w:rPr>
              <w:t xml:space="preserve"> </w:t>
            </w:r>
            <w:r w:rsidRPr="004225F9">
              <w:rPr>
                <w:sz w:val="24"/>
              </w:rPr>
              <w:t>+10,0</w:t>
            </w:r>
          </w:p>
        </w:tc>
      </w:tr>
      <w:tr w:rsidR="005E2C4A" w:rsidRPr="004225F9" w14:paraId="14304088" w14:textId="77777777" w:rsidTr="005E2C4A">
        <w:tc>
          <w:tcPr>
            <w:tcW w:w="8222" w:type="dxa"/>
          </w:tcPr>
          <w:p w14:paraId="5E15C6B5" w14:textId="77777777" w:rsidR="005E2C4A" w:rsidRPr="009F4B37" w:rsidRDefault="005E2C4A" w:rsidP="000C04DB">
            <w:pPr>
              <w:rPr>
                <w:sz w:val="24"/>
                <w:lang w:val="en-US"/>
              </w:rPr>
            </w:pPr>
            <w:r w:rsidRPr="004225F9">
              <w:rPr>
                <w:sz w:val="24"/>
              </w:rPr>
              <w:t>4.2 Точность измерения</w:t>
            </w:r>
          </w:p>
        </w:tc>
        <w:tc>
          <w:tcPr>
            <w:tcW w:w="1843" w:type="dxa"/>
          </w:tcPr>
          <w:p w14:paraId="0474E98C" w14:textId="147A4F54" w:rsidR="005E2C4A" w:rsidRPr="004225F9" w:rsidRDefault="00817EB8" w:rsidP="000C04DB">
            <w:pPr>
              <w:rPr>
                <w:sz w:val="24"/>
              </w:rPr>
            </w:pPr>
            <w:r>
              <w:rPr>
                <w:sz w:val="24"/>
                <w:lang w:val="en-US"/>
              </w:rPr>
              <w:t>2</w:t>
            </w:r>
            <w:r>
              <w:rPr>
                <w:sz w:val="24"/>
              </w:rPr>
              <w:t>,</w:t>
            </w:r>
            <w:r>
              <w:rPr>
                <w:sz w:val="24"/>
                <w:lang w:val="en-US"/>
              </w:rPr>
              <w:t>5</w:t>
            </w:r>
            <w:r w:rsidR="005E2C4A" w:rsidRPr="004225F9">
              <w:rPr>
                <w:sz w:val="24"/>
              </w:rPr>
              <w:t> % + 0,0</w:t>
            </w:r>
            <w:r w:rsidR="00916BA0">
              <w:rPr>
                <w:sz w:val="24"/>
              </w:rPr>
              <w:t>0</w:t>
            </w:r>
            <w:r w:rsidR="005E2C4A" w:rsidRPr="004225F9">
              <w:rPr>
                <w:sz w:val="24"/>
              </w:rPr>
              <w:t>1В</w:t>
            </w:r>
          </w:p>
        </w:tc>
      </w:tr>
      <w:tr w:rsidR="005E2C4A" w:rsidRPr="004225F9" w14:paraId="78496962" w14:textId="77777777" w:rsidTr="005E2C4A">
        <w:tc>
          <w:tcPr>
            <w:tcW w:w="8222" w:type="dxa"/>
          </w:tcPr>
          <w:p w14:paraId="1A285C61" w14:textId="77777777" w:rsidR="005E2C4A" w:rsidRPr="004225F9" w:rsidRDefault="005E2C4A" w:rsidP="000C04DB">
            <w:pPr>
              <w:rPr>
                <w:sz w:val="24"/>
              </w:rPr>
            </w:pPr>
            <w:r w:rsidRPr="004225F9">
              <w:rPr>
                <w:sz w:val="24"/>
              </w:rPr>
              <w:t>4.3 Входное сопротивление, МОм</w:t>
            </w:r>
          </w:p>
        </w:tc>
        <w:tc>
          <w:tcPr>
            <w:tcW w:w="1843" w:type="dxa"/>
          </w:tcPr>
          <w:p w14:paraId="196CA6D8" w14:textId="77777777" w:rsidR="005E2C4A" w:rsidRPr="004225F9" w:rsidRDefault="005E2C4A" w:rsidP="000C04DB">
            <w:pPr>
              <w:rPr>
                <w:sz w:val="24"/>
              </w:rPr>
            </w:pPr>
            <w:r w:rsidRPr="004225F9">
              <w:rPr>
                <w:sz w:val="24"/>
              </w:rPr>
              <w:t>≥10</w:t>
            </w:r>
          </w:p>
        </w:tc>
      </w:tr>
      <w:tr w:rsidR="005E2C4A" w:rsidRPr="004225F9" w14:paraId="097CAA1C" w14:textId="77777777" w:rsidTr="005E2C4A">
        <w:tc>
          <w:tcPr>
            <w:tcW w:w="10065" w:type="dxa"/>
            <w:gridSpan w:val="2"/>
          </w:tcPr>
          <w:p w14:paraId="335CC84B" w14:textId="77777777" w:rsidR="005E2C4A" w:rsidRPr="004225F9" w:rsidRDefault="005E2C4A" w:rsidP="000C04DB">
            <w:pPr>
              <w:jc w:val="center"/>
              <w:rPr>
                <w:sz w:val="24"/>
              </w:rPr>
            </w:pPr>
            <w:r w:rsidRPr="004225F9">
              <w:rPr>
                <w:sz w:val="24"/>
              </w:rPr>
              <w:t>5. Канал измерения поляризационного потенциала</w:t>
            </w:r>
          </w:p>
        </w:tc>
      </w:tr>
      <w:tr w:rsidR="005E2C4A" w:rsidRPr="004225F9" w14:paraId="66906E41" w14:textId="77777777" w:rsidTr="005E2C4A">
        <w:tc>
          <w:tcPr>
            <w:tcW w:w="8222" w:type="dxa"/>
          </w:tcPr>
          <w:p w14:paraId="0E96A4E1" w14:textId="77777777" w:rsidR="005E2C4A" w:rsidRPr="004225F9" w:rsidRDefault="005E2C4A" w:rsidP="000C04DB">
            <w:pPr>
              <w:rPr>
                <w:sz w:val="24"/>
              </w:rPr>
            </w:pPr>
            <w:r w:rsidRPr="004225F9">
              <w:rPr>
                <w:sz w:val="24"/>
              </w:rPr>
              <w:t>5.1 Диапазон измерения, В</w:t>
            </w:r>
          </w:p>
        </w:tc>
        <w:tc>
          <w:tcPr>
            <w:tcW w:w="1843" w:type="dxa"/>
          </w:tcPr>
          <w:p w14:paraId="444001C3" w14:textId="77777777" w:rsidR="005E2C4A" w:rsidRPr="004225F9" w:rsidRDefault="005E2C4A" w:rsidP="000C04DB">
            <w:pPr>
              <w:rPr>
                <w:sz w:val="24"/>
              </w:rPr>
            </w:pPr>
            <w:r w:rsidRPr="004225F9">
              <w:rPr>
                <w:sz w:val="24"/>
              </w:rPr>
              <w:t>-10,0</w:t>
            </w:r>
            <w:r w:rsidRPr="004225F9">
              <w:rPr>
                <w:sz w:val="24"/>
                <w:lang w:val="en-US"/>
              </w:rPr>
              <w:t xml:space="preserve"> ..</w:t>
            </w:r>
            <w:r w:rsidRPr="004225F9">
              <w:rPr>
                <w:sz w:val="24"/>
              </w:rPr>
              <w:t>.</w:t>
            </w:r>
            <w:r w:rsidRPr="004225F9">
              <w:rPr>
                <w:sz w:val="24"/>
                <w:lang w:val="en-US"/>
              </w:rPr>
              <w:t xml:space="preserve"> </w:t>
            </w:r>
            <w:r w:rsidRPr="004225F9">
              <w:rPr>
                <w:sz w:val="24"/>
              </w:rPr>
              <w:t>+10,0</w:t>
            </w:r>
          </w:p>
        </w:tc>
      </w:tr>
      <w:tr w:rsidR="005E2C4A" w:rsidRPr="004225F9" w14:paraId="23FF6626" w14:textId="77777777" w:rsidTr="005E2C4A">
        <w:tc>
          <w:tcPr>
            <w:tcW w:w="8222" w:type="dxa"/>
          </w:tcPr>
          <w:p w14:paraId="4DE29A57" w14:textId="77777777" w:rsidR="005E2C4A" w:rsidRPr="004225F9" w:rsidRDefault="005E2C4A" w:rsidP="000C04DB">
            <w:pPr>
              <w:rPr>
                <w:sz w:val="24"/>
              </w:rPr>
            </w:pPr>
            <w:r w:rsidRPr="004225F9">
              <w:rPr>
                <w:sz w:val="24"/>
              </w:rPr>
              <w:t>5.2 Точность измерения</w:t>
            </w:r>
          </w:p>
        </w:tc>
        <w:tc>
          <w:tcPr>
            <w:tcW w:w="1843" w:type="dxa"/>
          </w:tcPr>
          <w:p w14:paraId="0947D692" w14:textId="2137E0AE" w:rsidR="005E2C4A" w:rsidRPr="004225F9" w:rsidRDefault="00817EB8" w:rsidP="000C04DB">
            <w:pPr>
              <w:pStyle w:val="af6"/>
              <w:ind w:left="37"/>
              <w:jc w:val="both"/>
              <w:rPr>
                <w:sz w:val="24"/>
              </w:rPr>
            </w:pPr>
            <w:r>
              <w:rPr>
                <w:sz w:val="24"/>
                <w:lang w:val="en-US"/>
              </w:rPr>
              <w:t>2</w:t>
            </w:r>
            <w:r>
              <w:rPr>
                <w:sz w:val="24"/>
              </w:rPr>
              <w:t>,</w:t>
            </w:r>
            <w:r>
              <w:rPr>
                <w:sz w:val="24"/>
                <w:lang w:val="en-US"/>
              </w:rPr>
              <w:t>5</w:t>
            </w:r>
            <w:r w:rsidR="005E2C4A" w:rsidRPr="004225F9">
              <w:rPr>
                <w:sz w:val="24"/>
              </w:rPr>
              <w:t> % + 0,0</w:t>
            </w:r>
            <w:r w:rsidR="0041765A">
              <w:rPr>
                <w:sz w:val="24"/>
              </w:rPr>
              <w:t>0</w:t>
            </w:r>
            <w:r w:rsidR="005E2C4A" w:rsidRPr="004225F9">
              <w:rPr>
                <w:sz w:val="24"/>
              </w:rPr>
              <w:t>1В</w:t>
            </w:r>
          </w:p>
        </w:tc>
      </w:tr>
      <w:tr w:rsidR="005E2C4A" w:rsidRPr="004225F9" w14:paraId="19C429DF" w14:textId="77777777" w:rsidTr="005E2C4A">
        <w:tc>
          <w:tcPr>
            <w:tcW w:w="10065" w:type="dxa"/>
            <w:gridSpan w:val="2"/>
          </w:tcPr>
          <w:p w14:paraId="17FE81BF" w14:textId="77777777" w:rsidR="005E2C4A" w:rsidRPr="004225F9" w:rsidRDefault="005E2C4A" w:rsidP="000C04DB">
            <w:pPr>
              <w:jc w:val="center"/>
              <w:rPr>
                <w:sz w:val="24"/>
              </w:rPr>
            </w:pPr>
            <w:r w:rsidRPr="004225F9">
              <w:rPr>
                <w:sz w:val="24"/>
              </w:rPr>
              <w:t>6</w:t>
            </w:r>
            <w:r w:rsidRPr="004225F9">
              <w:rPr>
                <w:sz w:val="24"/>
                <w:lang w:val="en-US"/>
              </w:rPr>
              <w:t>.</w:t>
            </w:r>
            <w:r w:rsidRPr="004225F9">
              <w:rPr>
                <w:sz w:val="24"/>
              </w:rPr>
              <w:t xml:space="preserve"> Канал измерения тока поляризации</w:t>
            </w:r>
          </w:p>
        </w:tc>
      </w:tr>
      <w:tr w:rsidR="005E2C4A" w:rsidRPr="004225F9" w14:paraId="63B4C2B2" w14:textId="77777777" w:rsidTr="005E2C4A">
        <w:tc>
          <w:tcPr>
            <w:tcW w:w="8222" w:type="dxa"/>
          </w:tcPr>
          <w:p w14:paraId="15870D4E" w14:textId="77777777" w:rsidR="005E2C4A" w:rsidRPr="004225F9" w:rsidRDefault="005E2C4A" w:rsidP="000C04DB">
            <w:pPr>
              <w:rPr>
                <w:sz w:val="24"/>
              </w:rPr>
            </w:pPr>
            <w:r w:rsidRPr="004225F9">
              <w:rPr>
                <w:sz w:val="24"/>
              </w:rPr>
              <w:t>6.1 Диапазон измерения, мА</w:t>
            </w:r>
          </w:p>
        </w:tc>
        <w:tc>
          <w:tcPr>
            <w:tcW w:w="1843" w:type="dxa"/>
          </w:tcPr>
          <w:p w14:paraId="79163323" w14:textId="77777777" w:rsidR="005E2C4A" w:rsidRPr="004225F9" w:rsidRDefault="005E2C4A" w:rsidP="000C04DB">
            <w:pPr>
              <w:rPr>
                <w:sz w:val="24"/>
              </w:rPr>
            </w:pPr>
            <w:r w:rsidRPr="004225F9">
              <w:rPr>
                <w:sz w:val="24"/>
              </w:rPr>
              <w:t>-50</w:t>
            </w:r>
            <w:r w:rsidRPr="004225F9">
              <w:rPr>
                <w:sz w:val="24"/>
                <w:lang w:val="en-US"/>
              </w:rPr>
              <w:t xml:space="preserve"> ..</w:t>
            </w:r>
            <w:r w:rsidRPr="004225F9">
              <w:rPr>
                <w:sz w:val="24"/>
              </w:rPr>
              <w:t>.</w:t>
            </w:r>
            <w:r w:rsidRPr="004225F9">
              <w:rPr>
                <w:sz w:val="24"/>
                <w:lang w:val="en-US"/>
              </w:rPr>
              <w:t xml:space="preserve"> </w:t>
            </w:r>
            <w:r w:rsidRPr="004225F9">
              <w:rPr>
                <w:sz w:val="24"/>
              </w:rPr>
              <w:t>+50</w:t>
            </w:r>
          </w:p>
        </w:tc>
      </w:tr>
      <w:tr w:rsidR="005E2C4A" w:rsidRPr="004225F9" w14:paraId="1A343879" w14:textId="77777777" w:rsidTr="005E2C4A">
        <w:tc>
          <w:tcPr>
            <w:tcW w:w="8222" w:type="dxa"/>
          </w:tcPr>
          <w:p w14:paraId="289DFF9B" w14:textId="77777777" w:rsidR="005E2C4A" w:rsidRPr="004225F9" w:rsidRDefault="005E2C4A" w:rsidP="000C04DB">
            <w:pPr>
              <w:rPr>
                <w:sz w:val="24"/>
              </w:rPr>
            </w:pPr>
            <w:r w:rsidRPr="004225F9">
              <w:rPr>
                <w:sz w:val="24"/>
              </w:rPr>
              <w:t>6.2 Точность измерения</w:t>
            </w:r>
          </w:p>
        </w:tc>
        <w:tc>
          <w:tcPr>
            <w:tcW w:w="1843" w:type="dxa"/>
          </w:tcPr>
          <w:p w14:paraId="5063A816" w14:textId="77777777" w:rsidR="005E2C4A" w:rsidRPr="004225F9" w:rsidRDefault="005E2C4A" w:rsidP="000C04DB">
            <w:pPr>
              <w:rPr>
                <w:sz w:val="24"/>
              </w:rPr>
            </w:pPr>
            <w:r w:rsidRPr="004225F9">
              <w:rPr>
                <w:sz w:val="24"/>
              </w:rPr>
              <w:t>5 % + 0,01мА</w:t>
            </w:r>
          </w:p>
        </w:tc>
      </w:tr>
      <w:tr w:rsidR="005E2C4A" w:rsidRPr="004225F9" w14:paraId="749C8695" w14:textId="77777777" w:rsidTr="005E2C4A">
        <w:tc>
          <w:tcPr>
            <w:tcW w:w="10065" w:type="dxa"/>
            <w:gridSpan w:val="2"/>
          </w:tcPr>
          <w:p w14:paraId="606743AF" w14:textId="77777777" w:rsidR="005E2C4A" w:rsidRPr="004225F9" w:rsidRDefault="005E2C4A" w:rsidP="000C04DB">
            <w:pPr>
              <w:jc w:val="center"/>
              <w:rPr>
                <w:sz w:val="24"/>
              </w:rPr>
            </w:pPr>
            <w:r w:rsidRPr="004225F9">
              <w:rPr>
                <w:sz w:val="24"/>
              </w:rPr>
              <w:t>7. Измерение наведённого переменного напряжения на трубопровод</w:t>
            </w:r>
          </w:p>
        </w:tc>
      </w:tr>
      <w:tr w:rsidR="005E2C4A" w:rsidRPr="004225F9" w14:paraId="55D7ABA7" w14:textId="77777777" w:rsidTr="005E2C4A">
        <w:tc>
          <w:tcPr>
            <w:tcW w:w="8222" w:type="dxa"/>
          </w:tcPr>
          <w:p w14:paraId="33E4058E" w14:textId="77777777" w:rsidR="005E2C4A" w:rsidRPr="004225F9" w:rsidRDefault="005E2C4A" w:rsidP="000C04DB">
            <w:pPr>
              <w:rPr>
                <w:sz w:val="24"/>
              </w:rPr>
            </w:pPr>
            <w:r w:rsidRPr="004225F9">
              <w:rPr>
                <w:sz w:val="24"/>
              </w:rPr>
              <w:t>7.1 Диапазон измерения, В</w:t>
            </w:r>
          </w:p>
        </w:tc>
        <w:tc>
          <w:tcPr>
            <w:tcW w:w="1843" w:type="dxa"/>
          </w:tcPr>
          <w:p w14:paraId="4DB5E324" w14:textId="77777777" w:rsidR="005E2C4A" w:rsidRPr="004225F9" w:rsidRDefault="005E2C4A" w:rsidP="000C04DB">
            <w:pPr>
              <w:rPr>
                <w:sz w:val="24"/>
              </w:rPr>
            </w:pPr>
            <w:r w:rsidRPr="004225F9">
              <w:rPr>
                <w:sz w:val="24"/>
              </w:rPr>
              <w:t>0,1</w:t>
            </w:r>
            <w:r w:rsidRPr="004225F9">
              <w:rPr>
                <w:sz w:val="24"/>
                <w:lang w:val="en-US"/>
              </w:rPr>
              <w:t xml:space="preserve"> ..</w:t>
            </w:r>
            <w:r w:rsidRPr="004225F9">
              <w:rPr>
                <w:sz w:val="24"/>
              </w:rPr>
              <w:t>.</w:t>
            </w:r>
            <w:r w:rsidRPr="004225F9">
              <w:rPr>
                <w:sz w:val="24"/>
                <w:lang w:val="en-US"/>
              </w:rPr>
              <w:t xml:space="preserve"> </w:t>
            </w:r>
            <w:r w:rsidRPr="004225F9">
              <w:rPr>
                <w:sz w:val="24"/>
              </w:rPr>
              <w:t xml:space="preserve">100 </w:t>
            </w:r>
          </w:p>
        </w:tc>
      </w:tr>
      <w:tr w:rsidR="005E2C4A" w:rsidRPr="004225F9" w14:paraId="3A5D7569" w14:textId="77777777" w:rsidTr="005E2C4A">
        <w:tc>
          <w:tcPr>
            <w:tcW w:w="8222" w:type="dxa"/>
          </w:tcPr>
          <w:p w14:paraId="4DE0FBC3" w14:textId="0B346E46" w:rsidR="005E2C4A" w:rsidRPr="004225F9" w:rsidRDefault="005E2C4A" w:rsidP="000C04DB">
            <w:pPr>
              <w:rPr>
                <w:color w:val="FF0000"/>
                <w:sz w:val="24"/>
              </w:rPr>
            </w:pPr>
            <w:r w:rsidRPr="004225F9">
              <w:rPr>
                <w:sz w:val="24"/>
              </w:rPr>
              <w:t xml:space="preserve">7.2 </w:t>
            </w:r>
            <w:r w:rsidR="000364D8">
              <w:rPr>
                <w:sz w:val="24"/>
              </w:rPr>
              <w:t>Диапазон измеряемых частот</w:t>
            </w:r>
            <w:r w:rsidRPr="004225F9">
              <w:rPr>
                <w:sz w:val="24"/>
              </w:rPr>
              <w:t>, Гц</w:t>
            </w:r>
          </w:p>
        </w:tc>
        <w:tc>
          <w:tcPr>
            <w:tcW w:w="1843" w:type="dxa"/>
          </w:tcPr>
          <w:p w14:paraId="4B27365D" w14:textId="111CD59D" w:rsidR="005E2C4A" w:rsidRPr="00E8571C" w:rsidRDefault="005E2C4A" w:rsidP="000C04DB">
            <w:pPr>
              <w:rPr>
                <w:color w:val="FF0000"/>
                <w:sz w:val="24"/>
                <w:lang w:val="en-US"/>
              </w:rPr>
            </w:pPr>
            <w:r w:rsidRPr="004225F9">
              <w:rPr>
                <w:sz w:val="24"/>
              </w:rPr>
              <w:t>0</w:t>
            </w:r>
            <w:r w:rsidRPr="004225F9">
              <w:rPr>
                <w:sz w:val="24"/>
                <w:lang w:val="en-US"/>
              </w:rPr>
              <w:t xml:space="preserve"> ..</w:t>
            </w:r>
            <w:r w:rsidRPr="004225F9">
              <w:rPr>
                <w:sz w:val="24"/>
              </w:rPr>
              <w:t>.</w:t>
            </w:r>
            <w:r w:rsidRPr="004225F9">
              <w:rPr>
                <w:sz w:val="24"/>
                <w:lang w:val="en-US"/>
              </w:rPr>
              <w:t xml:space="preserve"> </w:t>
            </w:r>
            <w:r w:rsidR="00E8571C">
              <w:rPr>
                <w:sz w:val="24"/>
                <w:lang w:val="en-US"/>
              </w:rPr>
              <w:t>160</w:t>
            </w:r>
          </w:p>
        </w:tc>
      </w:tr>
      <w:tr w:rsidR="005E2C4A" w:rsidRPr="004225F9" w14:paraId="3AAEE709" w14:textId="77777777" w:rsidTr="005E2C4A">
        <w:tc>
          <w:tcPr>
            <w:tcW w:w="8222" w:type="dxa"/>
          </w:tcPr>
          <w:p w14:paraId="2E6E1F01" w14:textId="4D4F6335" w:rsidR="005E2C4A" w:rsidRPr="004225F9" w:rsidRDefault="005E2C4A" w:rsidP="000C04DB">
            <w:pPr>
              <w:rPr>
                <w:color w:val="FF0000"/>
                <w:sz w:val="24"/>
              </w:rPr>
            </w:pPr>
            <w:r w:rsidRPr="004225F9">
              <w:rPr>
                <w:sz w:val="24"/>
              </w:rPr>
              <w:t>7.3 Точность измерения</w:t>
            </w:r>
            <w:r w:rsidR="00F872D9">
              <w:rPr>
                <w:sz w:val="24"/>
              </w:rPr>
              <w:t xml:space="preserve"> навед</w:t>
            </w:r>
            <w:r w:rsidR="00124A97">
              <w:rPr>
                <w:sz w:val="24"/>
              </w:rPr>
              <w:t>ё</w:t>
            </w:r>
            <w:r w:rsidR="00F872D9">
              <w:rPr>
                <w:sz w:val="24"/>
              </w:rPr>
              <w:t>нного напряжения</w:t>
            </w:r>
          </w:p>
        </w:tc>
        <w:tc>
          <w:tcPr>
            <w:tcW w:w="1843" w:type="dxa"/>
          </w:tcPr>
          <w:p w14:paraId="51A82561" w14:textId="258E8427" w:rsidR="005E2C4A" w:rsidRPr="004225F9" w:rsidRDefault="005E2C4A" w:rsidP="000C04DB">
            <w:pPr>
              <w:rPr>
                <w:color w:val="FF0000"/>
                <w:sz w:val="24"/>
              </w:rPr>
            </w:pPr>
            <w:r w:rsidRPr="004225F9">
              <w:rPr>
                <w:sz w:val="24"/>
              </w:rPr>
              <w:t>2,5 %</w:t>
            </w:r>
          </w:p>
        </w:tc>
      </w:tr>
      <w:tr w:rsidR="00F872D9" w:rsidRPr="004225F9" w14:paraId="2BB2E0F7" w14:textId="77777777" w:rsidTr="007E20E7">
        <w:tc>
          <w:tcPr>
            <w:tcW w:w="8222" w:type="dxa"/>
          </w:tcPr>
          <w:p w14:paraId="7238CC16" w14:textId="789447FD" w:rsidR="00F872D9" w:rsidRPr="004225F9" w:rsidRDefault="00F872D9" w:rsidP="007E20E7">
            <w:pPr>
              <w:rPr>
                <w:color w:val="FF0000"/>
                <w:sz w:val="24"/>
              </w:rPr>
            </w:pPr>
            <w:r w:rsidRPr="004225F9">
              <w:rPr>
                <w:sz w:val="24"/>
              </w:rPr>
              <w:t xml:space="preserve">7.3 </w:t>
            </w:r>
            <w:r>
              <w:rPr>
                <w:sz w:val="24"/>
              </w:rPr>
              <w:t>Дискретность измерения частоты, Гц</w:t>
            </w:r>
          </w:p>
        </w:tc>
        <w:tc>
          <w:tcPr>
            <w:tcW w:w="1843" w:type="dxa"/>
          </w:tcPr>
          <w:p w14:paraId="07FA62F4" w14:textId="2C2A494C" w:rsidR="00F872D9" w:rsidRPr="004225F9" w:rsidRDefault="00F872D9" w:rsidP="007E20E7">
            <w:pPr>
              <w:rPr>
                <w:color w:val="FF0000"/>
                <w:sz w:val="24"/>
              </w:rPr>
            </w:pPr>
            <w:r>
              <w:rPr>
                <w:sz w:val="24"/>
              </w:rPr>
              <w:t>10</w:t>
            </w:r>
          </w:p>
        </w:tc>
      </w:tr>
      <w:tr w:rsidR="005E2C4A" w:rsidRPr="004225F9" w14:paraId="162E7AEB" w14:textId="77777777" w:rsidTr="005E2C4A">
        <w:tc>
          <w:tcPr>
            <w:tcW w:w="10065" w:type="dxa"/>
            <w:gridSpan w:val="2"/>
          </w:tcPr>
          <w:p w14:paraId="62E21437" w14:textId="77777777" w:rsidR="005E2C4A" w:rsidRPr="004225F9" w:rsidRDefault="005E2C4A" w:rsidP="000C04DB">
            <w:pPr>
              <w:jc w:val="center"/>
              <w:rPr>
                <w:sz w:val="24"/>
              </w:rPr>
            </w:pPr>
            <w:r w:rsidRPr="004225F9">
              <w:rPr>
                <w:sz w:val="24"/>
              </w:rPr>
              <w:t>8. Контроль вскрытия корпуса (датчик типа «сухой контакт»)</w:t>
            </w:r>
          </w:p>
        </w:tc>
      </w:tr>
      <w:tr w:rsidR="005E2C4A" w:rsidRPr="004225F9" w14:paraId="5B9D1AD9" w14:textId="77777777" w:rsidTr="005E2C4A">
        <w:tc>
          <w:tcPr>
            <w:tcW w:w="8222" w:type="dxa"/>
          </w:tcPr>
          <w:p w14:paraId="102E434B" w14:textId="77777777" w:rsidR="005E2C4A" w:rsidRPr="004225F9" w:rsidRDefault="005E2C4A" w:rsidP="000C04DB">
            <w:pPr>
              <w:rPr>
                <w:sz w:val="24"/>
              </w:rPr>
            </w:pPr>
            <w:r w:rsidRPr="004225F9">
              <w:rPr>
                <w:sz w:val="24"/>
              </w:rPr>
              <w:t>8.1 Напряжение на датчике</w:t>
            </w:r>
          </w:p>
        </w:tc>
        <w:tc>
          <w:tcPr>
            <w:tcW w:w="1843" w:type="dxa"/>
          </w:tcPr>
          <w:p w14:paraId="59D85761" w14:textId="77777777" w:rsidR="005E2C4A" w:rsidRPr="004225F9" w:rsidRDefault="005E2C4A" w:rsidP="000C04DB">
            <w:pPr>
              <w:rPr>
                <w:sz w:val="24"/>
              </w:rPr>
            </w:pPr>
            <w:r w:rsidRPr="004225F9">
              <w:rPr>
                <w:sz w:val="24"/>
              </w:rPr>
              <w:t xml:space="preserve">3,0 </w:t>
            </w:r>
            <w:r w:rsidRPr="004225F9">
              <w:rPr>
                <w:sz w:val="24"/>
                <w:lang w:val="en-US"/>
              </w:rPr>
              <w:t>..</w:t>
            </w:r>
            <w:r w:rsidRPr="004225F9">
              <w:rPr>
                <w:sz w:val="24"/>
              </w:rPr>
              <w:t>.</w:t>
            </w:r>
            <w:r w:rsidRPr="004225F9">
              <w:rPr>
                <w:sz w:val="24"/>
                <w:lang w:val="en-US"/>
              </w:rPr>
              <w:t xml:space="preserve"> </w:t>
            </w:r>
            <w:r w:rsidRPr="004225F9">
              <w:rPr>
                <w:sz w:val="24"/>
              </w:rPr>
              <w:t xml:space="preserve">3,5 </w:t>
            </w:r>
          </w:p>
        </w:tc>
      </w:tr>
      <w:tr w:rsidR="005E2C4A" w:rsidRPr="004225F9" w14:paraId="13B21FDB" w14:textId="77777777" w:rsidTr="005E2C4A">
        <w:tc>
          <w:tcPr>
            <w:tcW w:w="8222" w:type="dxa"/>
          </w:tcPr>
          <w:p w14:paraId="351BE547" w14:textId="77777777" w:rsidR="005E2C4A" w:rsidRPr="004225F9" w:rsidRDefault="005E2C4A" w:rsidP="000C04DB">
            <w:pPr>
              <w:rPr>
                <w:sz w:val="24"/>
              </w:rPr>
            </w:pPr>
            <w:r w:rsidRPr="004225F9">
              <w:rPr>
                <w:sz w:val="24"/>
              </w:rPr>
              <w:t>8.2 Ток коммутации не более, мА</w:t>
            </w:r>
          </w:p>
        </w:tc>
        <w:tc>
          <w:tcPr>
            <w:tcW w:w="1843" w:type="dxa"/>
          </w:tcPr>
          <w:p w14:paraId="0A37A498" w14:textId="77777777" w:rsidR="005E2C4A" w:rsidRPr="004225F9" w:rsidRDefault="005E2C4A" w:rsidP="000C04DB">
            <w:pPr>
              <w:rPr>
                <w:sz w:val="24"/>
              </w:rPr>
            </w:pPr>
            <w:r w:rsidRPr="004225F9">
              <w:rPr>
                <w:sz w:val="24"/>
              </w:rPr>
              <w:t>0,35</w:t>
            </w:r>
          </w:p>
        </w:tc>
      </w:tr>
      <w:tr w:rsidR="005E2C4A" w:rsidRPr="004225F9" w14:paraId="57463998" w14:textId="77777777" w:rsidTr="005E2C4A">
        <w:tc>
          <w:tcPr>
            <w:tcW w:w="10065" w:type="dxa"/>
            <w:gridSpan w:val="2"/>
          </w:tcPr>
          <w:p w14:paraId="337CD6B9" w14:textId="1E545327" w:rsidR="005E2C4A" w:rsidRPr="004225F9" w:rsidRDefault="005E2C4A" w:rsidP="000C04DB">
            <w:pPr>
              <w:jc w:val="center"/>
              <w:rPr>
                <w:sz w:val="24"/>
              </w:rPr>
            </w:pPr>
            <w:r w:rsidRPr="004225F9">
              <w:rPr>
                <w:sz w:val="24"/>
              </w:rPr>
              <w:t>9</w:t>
            </w:r>
            <w:r w:rsidRPr="004225F9">
              <w:rPr>
                <w:sz w:val="24"/>
                <w:lang w:val="en-US"/>
              </w:rPr>
              <w:t>.</w:t>
            </w:r>
            <w:r w:rsidRPr="004225F9">
              <w:rPr>
                <w:sz w:val="24"/>
              </w:rPr>
              <w:t xml:space="preserve"> Канал измерения напряжения </w:t>
            </w:r>
            <w:r w:rsidR="00C92737">
              <w:rPr>
                <w:sz w:val="24"/>
              </w:rPr>
              <w:t>сети</w:t>
            </w:r>
          </w:p>
        </w:tc>
      </w:tr>
      <w:tr w:rsidR="005E2C4A" w:rsidRPr="004225F9" w14:paraId="4E74215E" w14:textId="77777777" w:rsidTr="005E2C4A">
        <w:tc>
          <w:tcPr>
            <w:tcW w:w="8222" w:type="dxa"/>
          </w:tcPr>
          <w:p w14:paraId="3C1C5383" w14:textId="2419CCCB" w:rsidR="005E2C4A" w:rsidRPr="004225F9" w:rsidRDefault="005E2C4A" w:rsidP="000C04DB">
            <w:pPr>
              <w:rPr>
                <w:sz w:val="24"/>
              </w:rPr>
            </w:pPr>
            <w:r w:rsidRPr="004225F9">
              <w:rPr>
                <w:sz w:val="24"/>
              </w:rPr>
              <w:t xml:space="preserve">9.1 Диапазон измерения, </w:t>
            </w:r>
            <w:r w:rsidR="00151E77">
              <w:rPr>
                <w:sz w:val="24"/>
              </w:rPr>
              <w:t>В</w:t>
            </w:r>
          </w:p>
        </w:tc>
        <w:tc>
          <w:tcPr>
            <w:tcW w:w="1843" w:type="dxa"/>
          </w:tcPr>
          <w:p w14:paraId="25BC9385" w14:textId="29D84EC7" w:rsidR="005E2C4A" w:rsidRPr="004225F9" w:rsidRDefault="005E2C4A" w:rsidP="000C04DB">
            <w:pPr>
              <w:rPr>
                <w:sz w:val="24"/>
              </w:rPr>
            </w:pPr>
            <w:r w:rsidRPr="004225F9">
              <w:rPr>
                <w:sz w:val="24"/>
              </w:rPr>
              <w:t xml:space="preserve">0 </w:t>
            </w:r>
            <w:r w:rsidRPr="004225F9">
              <w:rPr>
                <w:sz w:val="24"/>
                <w:lang w:val="en-US"/>
              </w:rPr>
              <w:t>..</w:t>
            </w:r>
            <w:r w:rsidRPr="004225F9">
              <w:rPr>
                <w:sz w:val="24"/>
              </w:rPr>
              <w:t>. 2</w:t>
            </w:r>
            <w:r w:rsidR="006E7ECE">
              <w:rPr>
                <w:sz w:val="24"/>
              </w:rPr>
              <w:t>64</w:t>
            </w:r>
          </w:p>
        </w:tc>
      </w:tr>
      <w:tr w:rsidR="005E2C4A" w:rsidRPr="004225F9" w14:paraId="0267C214" w14:textId="77777777" w:rsidTr="005E2C4A">
        <w:tc>
          <w:tcPr>
            <w:tcW w:w="8222" w:type="dxa"/>
          </w:tcPr>
          <w:p w14:paraId="5830FAFF" w14:textId="77777777" w:rsidR="005E2C4A" w:rsidRPr="004225F9" w:rsidRDefault="005E2C4A" w:rsidP="000C04DB">
            <w:pPr>
              <w:rPr>
                <w:sz w:val="24"/>
              </w:rPr>
            </w:pPr>
            <w:r w:rsidRPr="004225F9">
              <w:rPr>
                <w:sz w:val="24"/>
              </w:rPr>
              <w:t>9.2 Точность измерения</w:t>
            </w:r>
          </w:p>
        </w:tc>
        <w:tc>
          <w:tcPr>
            <w:tcW w:w="1843" w:type="dxa"/>
          </w:tcPr>
          <w:p w14:paraId="6A19FF65" w14:textId="77777777" w:rsidR="005E2C4A" w:rsidRPr="004225F9" w:rsidRDefault="005E2C4A" w:rsidP="000C04DB">
            <w:pPr>
              <w:rPr>
                <w:sz w:val="24"/>
              </w:rPr>
            </w:pPr>
            <w:r w:rsidRPr="004225F9">
              <w:rPr>
                <w:sz w:val="24"/>
              </w:rPr>
              <w:t>10 %</w:t>
            </w:r>
          </w:p>
        </w:tc>
      </w:tr>
      <w:tr w:rsidR="005E2C4A" w:rsidRPr="004225F9" w14:paraId="7D3CE640" w14:textId="77777777" w:rsidTr="005E2C4A">
        <w:tc>
          <w:tcPr>
            <w:tcW w:w="10065" w:type="dxa"/>
            <w:gridSpan w:val="2"/>
          </w:tcPr>
          <w:p w14:paraId="618D1A75" w14:textId="77777777" w:rsidR="005E2C4A" w:rsidRPr="004225F9" w:rsidRDefault="005E2C4A" w:rsidP="000C04DB">
            <w:pPr>
              <w:jc w:val="center"/>
              <w:rPr>
                <w:sz w:val="24"/>
              </w:rPr>
            </w:pPr>
            <w:r w:rsidRPr="004225F9">
              <w:rPr>
                <w:sz w:val="24"/>
              </w:rPr>
              <w:t>10. Канал задатчика напряжения управления станцией катодной защиты</w:t>
            </w:r>
          </w:p>
        </w:tc>
      </w:tr>
      <w:tr w:rsidR="005E2C4A" w:rsidRPr="004225F9" w14:paraId="4579FE37" w14:textId="77777777" w:rsidTr="005E2C4A">
        <w:tc>
          <w:tcPr>
            <w:tcW w:w="8222" w:type="dxa"/>
          </w:tcPr>
          <w:p w14:paraId="245A1DBD" w14:textId="77777777" w:rsidR="005E2C4A" w:rsidRPr="004225F9" w:rsidRDefault="005E2C4A" w:rsidP="000C04DB">
            <w:pPr>
              <w:rPr>
                <w:sz w:val="24"/>
              </w:rPr>
            </w:pPr>
            <w:r w:rsidRPr="004225F9">
              <w:rPr>
                <w:sz w:val="24"/>
              </w:rPr>
              <w:t>10.1 Диапазон регулирования напряжения, В</w:t>
            </w:r>
          </w:p>
        </w:tc>
        <w:tc>
          <w:tcPr>
            <w:tcW w:w="1843" w:type="dxa"/>
          </w:tcPr>
          <w:p w14:paraId="30339222" w14:textId="77777777" w:rsidR="005E2C4A" w:rsidRPr="004225F9" w:rsidRDefault="005E2C4A" w:rsidP="000C04DB">
            <w:pPr>
              <w:rPr>
                <w:sz w:val="24"/>
              </w:rPr>
            </w:pPr>
            <w:r w:rsidRPr="004225F9">
              <w:rPr>
                <w:sz w:val="24"/>
              </w:rPr>
              <w:t xml:space="preserve">0 </w:t>
            </w:r>
            <w:r w:rsidRPr="004225F9">
              <w:rPr>
                <w:sz w:val="24"/>
                <w:lang w:val="en-US"/>
              </w:rPr>
              <w:t>..</w:t>
            </w:r>
            <w:r w:rsidRPr="004225F9">
              <w:rPr>
                <w:sz w:val="24"/>
              </w:rPr>
              <w:t>. 10</w:t>
            </w:r>
          </w:p>
        </w:tc>
      </w:tr>
      <w:tr w:rsidR="005E2C4A" w:rsidRPr="004225F9" w14:paraId="0004E609" w14:textId="77777777" w:rsidTr="005E2C4A">
        <w:tc>
          <w:tcPr>
            <w:tcW w:w="8222" w:type="dxa"/>
          </w:tcPr>
          <w:p w14:paraId="741A51FA" w14:textId="69D858C9" w:rsidR="005E2C4A" w:rsidRPr="004225F9" w:rsidRDefault="005E2C4A" w:rsidP="000C04DB">
            <w:pPr>
              <w:rPr>
                <w:sz w:val="24"/>
              </w:rPr>
            </w:pPr>
            <w:r w:rsidRPr="004225F9">
              <w:rPr>
                <w:sz w:val="24"/>
              </w:rPr>
              <w:t>10.2 Точность установки напряжения</w:t>
            </w:r>
            <w:r w:rsidR="005C0A9A">
              <w:rPr>
                <w:sz w:val="24"/>
              </w:rPr>
              <w:t xml:space="preserve"> задания</w:t>
            </w:r>
          </w:p>
        </w:tc>
        <w:tc>
          <w:tcPr>
            <w:tcW w:w="1843" w:type="dxa"/>
          </w:tcPr>
          <w:p w14:paraId="30C7E765" w14:textId="77777777" w:rsidR="005E2C4A" w:rsidRPr="004225F9" w:rsidRDefault="005E2C4A" w:rsidP="000C04DB">
            <w:pPr>
              <w:rPr>
                <w:sz w:val="24"/>
              </w:rPr>
            </w:pPr>
            <w:r w:rsidRPr="004225F9">
              <w:rPr>
                <w:sz w:val="24"/>
              </w:rPr>
              <w:t>10 %</w:t>
            </w:r>
          </w:p>
        </w:tc>
      </w:tr>
    </w:tbl>
    <w:p w14:paraId="082407AE" w14:textId="0C3C83E7" w:rsidR="00290EE4" w:rsidRDefault="00290EE4" w:rsidP="00C25018"/>
    <w:p w14:paraId="089CFD14" w14:textId="08CBCD57" w:rsidR="00290EE4" w:rsidRDefault="00290EE4">
      <w:pPr>
        <w:spacing w:line="240" w:lineRule="auto"/>
      </w:pPr>
      <w:r>
        <w:br w:type="page"/>
      </w:r>
    </w:p>
    <w:p w14:paraId="2799EF0C" w14:textId="01E11A03" w:rsidR="00622296" w:rsidRPr="00622296" w:rsidRDefault="004361E3" w:rsidP="00353CC0">
      <w:pPr>
        <w:pStyle w:val="31"/>
        <w:ind w:hanging="862"/>
      </w:pPr>
      <w:r>
        <w:t xml:space="preserve">Плата имеет светодиодную индикацию на лицевой </w:t>
      </w:r>
      <w:commentRangeStart w:id="10"/>
      <w:r>
        <w:t>панели</w:t>
      </w:r>
      <w:commentRangeEnd w:id="10"/>
      <w:r>
        <w:rPr>
          <w:rStyle w:val="af9"/>
          <w:bCs w:val="0"/>
        </w:rPr>
        <w:commentReference w:id="10"/>
      </w:r>
      <w:r>
        <w:t xml:space="preserve">. </w:t>
      </w:r>
    </w:p>
    <w:p w14:paraId="240DCDE9" w14:textId="261C9CB1" w:rsidR="004361E3" w:rsidRDefault="004361E3" w:rsidP="00622296">
      <w:pPr>
        <w:jc w:val="right"/>
      </w:pPr>
      <w:r>
        <w:t>Таблица 4.</w:t>
      </w:r>
      <w:r w:rsidR="00622296">
        <w:t>2</w:t>
      </w:r>
    </w:p>
    <w:tbl>
      <w:tblPr>
        <w:tblStyle w:val="af5"/>
        <w:tblW w:w="9214" w:type="dxa"/>
        <w:tblInd w:w="137" w:type="dxa"/>
        <w:tblLook w:val="04A0" w:firstRow="1" w:lastRow="0" w:firstColumn="1" w:lastColumn="0" w:noHBand="0" w:noVBand="1"/>
      </w:tblPr>
      <w:tblGrid>
        <w:gridCol w:w="2688"/>
        <w:gridCol w:w="1524"/>
        <w:gridCol w:w="5002"/>
      </w:tblGrid>
      <w:tr w:rsidR="00BC2E1E" w14:paraId="07ADE80A" w14:textId="77777777" w:rsidTr="00353CC0">
        <w:tc>
          <w:tcPr>
            <w:tcW w:w="2688" w:type="dxa"/>
            <w:vMerge w:val="restart"/>
            <w:vAlign w:val="center"/>
          </w:tcPr>
          <w:p w14:paraId="7AE6033C" w14:textId="5BA1415A" w:rsidR="00BC2E1E" w:rsidRDefault="00BC2E1E" w:rsidP="00622296">
            <w:pPr>
              <w:jc w:val="center"/>
            </w:pPr>
            <w:r>
              <w:rPr>
                <w:noProof/>
              </w:rPr>
              <w:drawing>
                <wp:inline distT="0" distB="0" distL="0" distR="0" wp14:anchorId="5454FA04" wp14:editId="5B084537">
                  <wp:extent cx="1457325" cy="146939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325" cy="1469390"/>
                          </a:xfrm>
                          <a:prstGeom prst="rect">
                            <a:avLst/>
                          </a:prstGeom>
                          <a:noFill/>
                        </pic:spPr>
                      </pic:pic>
                    </a:graphicData>
                  </a:graphic>
                </wp:inline>
              </w:drawing>
            </w:r>
          </w:p>
        </w:tc>
        <w:tc>
          <w:tcPr>
            <w:tcW w:w="1524" w:type="dxa"/>
          </w:tcPr>
          <w:p w14:paraId="40A11D57" w14:textId="2FFE7BA3" w:rsidR="00BC2E1E" w:rsidRPr="003D73F5" w:rsidRDefault="00BC2E1E" w:rsidP="00353CC0">
            <w:r>
              <w:t>«</w:t>
            </w:r>
            <w:r>
              <w:rPr>
                <w:lang w:val="en-US"/>
              </w:rPr>
              <w:t>Pwr</w:t>
            </w:r>
            <w:r>
              <w:t>»</w:t>
            </w:r>
          </w:p>
        </w:tc>
        <w:tc>
          <w:tcPr>
            <w:tcW w:w="5002" w:type="dxa"/>
          </w:tcPr>
          <w:p w14:paraId="1E56EC24" w14:textId="54B00988" w:rsidR="00BC2E1E" w:rsidRDefault="00BC2E1E" w:rsidP="00353CC0">
            <w:r>
              <w:t>Светится постоянно на включенном устройстве</w:t>
            </w:r>
          </w:p>
        </w:tc>
      </w:tr>
      <w:tr w:rsidR="00BC2E1E" w14:paraId="39DEB491" w14:textId="77777777" w:rsidTr="00353CC0">
        <w:tc>
          <w:tcPr>
            <w:tcW w:w="2688" w:type="dxa"/>
            <w:vMerge/>
          </w:tcPr>
          <w:p w14:paraId="3ED0124D" w14:textId="77777777" w:rsidR="00BC2E1E" w:rsidRDefault="00BC2E1E" w:rsidP="00353CC0"/>
        </w:tc>
        <w:tc>
          <w:tcPr>
            <w:tcW w:w="1524" w:type="dxa"/>
          </w:tcPr>
          <w:p w14:paraId="35AB7BA2" w14:textId="146A18A9" w:rsidR="00BC2E1E" w:rsidRPr="003D73F5" w:rsidRDefault="00BC2E1E" w:rsidP="00353CC0">
            <w:r>
              <w:t>«Опрос»</w:t>
            </w:r>
          </w:p>
        </w:tc>
        <w:tc>
          <w:tcPr>
            <w:tcW w:w="5002" w:type="dxa"/>
          </w:tcPr>
          <w:p w14:paraId="7D2CC717" w14:textId="60F58207" w:rsidR="00BC2E1E" w:rsidRDefault="00BC2E1E" w:rsidP="00353CC0">
            <w:r>
              <w:t>Светится во время опроса каналов АЦП и подключенной периферии</w:t>
            </w:r>
          </w:p>
        </w:tc>
      </w:tr>
      <w:tr w:rsidR="00BC2E1E" w14:paraId="46B8F55E" w14:textId="77777777" w:rsidTr="00353CC0">
        <w:tc>
          <w:tcPr>
            <w:tcW w:w="2688" w:type="dxa"/>
            <w:vMerge/>
          </w:tcPr>
          <w:p w14:paraId="70929D03" w14:textId="77777777" w:rsidR="00BC2E1E" w:rsidRDefault="00BC2E1E" w:rsidP="00353CC0"/>
        </w:tc>
        <w:tc>
          <w:tcPr>
            <w:tcW w:w="1524" w:type="dxa"/>
          </w:tcPr>
          <w:p w14:paraId="2FC1F837" w14:textId="6098AF4C" w:rsidR="00BC2E1E" w:rsidRDefault="00BC2E1E" w:rsidP="00353CC0">
            <w:r>
              <w:t>«</w:t>
            </w:r>
            <w:r>
              <w:rPr>
                <w:lang w:val="en-US"/>
              </w:rPr>
              <w:t>GPRS</w:t>
            </w:r>
            <w:r>
              <w:t>»</w:t>
            </w:r>
          </w:p>
        </w:tc>
        <w:tc>
          <w:tcPr>
            <w:tcW w:w="5002" w:type="dxa"/>
          </w:tcPr>
          <w:p w14:paraId="4EFC78F4" w14:textId="2E61F9B3" w:rsidR="00BC2E1E" w:rsidRDefault="00BC2E1E" w:rsidP="00353CC0">
            <w:r>
              <w:t xml:space="preserve">Светится при регистрации в сети </w:t>
            </w:r>
            <w:r>
              <w:rPr>
                <w:lang w:val="en-US"/>
              </w:rPr>
              <w:t>GSM</w:t>
            </w:r>
            <w:r w:rsidRPr="00622296">
              <w:t xml:space="preserve"> </w:t>
            </w:r>
            <w:r>
              <w:t xml:space="preserve">и наличии связи </w:t>
            </w:r>
            <w:r>
              <w:rPr>
                <w:lang w:val="en-US"/>
              </w:rPr>
              <w:t>GPRS</w:t>
            </w:r>
            <w:r>
              <w:t xml:space="preserve"> </w:t>
            </w:r>
          </w:p>
        </w:tc>
      </w:tr>
      <w:tr w:rsidR="00BC2E1E" w14:paraId="5A4B988A" w14:textId="77777777" w:rsidTr="00353CC0">
        <w:tc>
          <w:tcPr>
            <w:tcW w:w="2688" w:type="dxa"/>
            <w:vMerge/>
          </w:tcPr>
          <w:p w14:paraId="324F7834" w14:textId="77777777" w:rsidR="00BC2E1E" w:rsidRDefault="00BC2E1E" w:rsidP="00353CC0"/>
        </w:tc>
        <w:tc>
          <w:tcPr>
            <w:tcW w:w="1524" w:type="dxa"/>
          </w:tcPr>
          <w:p w14:paraId="40A9F0FD" w14:textId="62263BBA" w:rsidR="00BC2E1E" w:rsidRPr="003D73F5" w:rsidRDefault="00BC2E1E" w:rsidP="00353CC0">
            <w:r>
              <w:t>«ВУ»</w:t>
            </w:r>
          </w:p>
        </w:tc>
        <w:tc>
          <w:tcPr>
            <w:tcW w:w="5002" w:type="dxa"/>
          </w:tcPr>
          <w:p w14:paraId="4FF08C85" w14:textId="52C8D7A0" w:rsidR="00BC2E1E" w:rsidRPr="00605A47" w:rsidRDefault="00BC2E1E" w:rsidP="00353CC0">
            <w:r>
              <w:t>Светится во время передачи данных в систему верхнего уровня</w:t>
            </w:r>
          </w:p>
        </w:tc>
      </w:tr>
    </w:tbl>
    <w:p w14:paraId="677AC3D5" w14:textId="486A04BD" w:rsidR="00587778" w:rsidRPr="009B0446" w:rsidRDefault="00587778" w:rsidP="00CB60F3">
      <w:pPr>
        <w:pStyle w:val="20"/>
        <w:spacing w:after="240"/>
        <w:ind w:left="578" w:hanging="578"/>
        <w:rPr>
          <w:b/>
          <w:i/>
        </w:rPr>
      </w:pPr>
      <w:r w:rsidRPr="009B0446">
        <w:rPr>
          <w:b/>
          <w:i/>
        </w:rPr>
        <w:t>Требования к безопасности</w:t>
      </w:r>
      <w:r w:rsidR="00D2415E">
        <w:rPr>
          <w:b/>
          <w:i/>
        </w:rPr>
        <w:t>.</w:t>
      </w:r>
    </w:p>
    <w:p w14:paraId="4BDFF026" w14:textId="419768C7" w:rsidR="00913DC3" w:rsidRDefault="00913DC3" w:rsidP="00913DC3">
      <w:pPr>
        <w:pStyle w:val="31"/>
        <w:tabs>
          <w:tab w:val="left" w:pos="851"/>
        </w:tabs>
        <w:ind w:left="0" w:firstLine="0"/>
      </w:pPr>
      <w:r w:rsidRPr="00587778">
        <w:t>Электрическое сопротивление изоляции между гальванически изолированными группами цепей</w:t>
      </w:r>
      <w:r w:rsidR="00FD196F">
        <w:t xml:space="preserve"> </w:t>
      </w:r>
      <w:r w:rsidRPr="00587778">
        <w:t>в нормальных климатических условиях по ГОСТ 15150, должно быть не менее значений, указанных в таблиц</w:t>
      </w:r>
      <w:r>
        <w:t>е 4.</w:t>
      </w:r>
      <w:r w:rsidR="00BC2E1E">
        <w:t>3</w:t>
      </w:r>
      <w:r w:rsidRPr="00587778">
        <w:t xml:space="preserve"> Напряжение измерительного прибора при измерении сопротивления изоляции между группами должно составлять 500 В по ГОСТ</w:t>
      </w:r>
      <w:r>
        <w:t> </w:t>
      </w:r>
      <w:r w:rsidRPr="00587778">
        <w:t>26567</w:t>
      </w:r>
    </w:p>
    <w:p w14:paraId="690CB0C7" w14:textId="2B92B2C1" w:rsidR="00913DC3" w:rsidRPr="00BC2E1E" w:rsidRDefault="00913DC3" w:rsidP="00913DC3">
      <w:pPr>
        <w:jc w:val="right"/>
      </w:pPr>
      <w:r w:rsidRPr="00E4390E">
        <w:t>Таблица 4.</w:t>
      </w:r>
      <w:r w:rsidR="00BC2E1E">
        <w:t>3</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5"/>
        <w:gridCol w:w="1984"/>
        <w:gridCol w:w="2631"/>
        <w:gridCol w:w="1168"/>
      </w:tblGrid>
      <w:tr w:rsidR="0086486E" w:rsidRPr="00E4390E" w14:paraId="049DE61D" w14:textId="77777777" w:rsidTr="00150294">
        <w:trPr>
          <w:trHeight w:val="375"/>
        </w:trPr>
        <w:tc>
          <w:tcPr>
            <w:tcW w:w="8330" w:type="dxa"/>
            <w:gridSpan w:val="3"/>
            <w:shd w:val="clear" w:color="auto" w:fill="auto"/>
            <w:vAlign w:val="center"/>
            <w:hideMark/>
          </w:tcPr>
          <w:p w14:paraId="633F6947" w14:textId="77777777" w:rsidR="0086486E" w:rsidRPr="00E4390E" w:rsidRDefault="0086486E" w:rsidP="00BF41E3">
            <w:pPr>
              <w:spacing w:line="240" w:lineRule="auto"/>
              <w:jc w:val="center"/>
              <w:rPr>
                <w:color w:val="000000"/>
                <w:szCs w:val="28"/>
              </w:rPr>
            </w:pPr>
            <w:r w:rsidRPr="00E4390E">
              <w:rPr>
                <w:color w:val="000000"/>
                <w:szCs w:val="28"/>
              </w:rPr>
              <w:t>Цепи</w:t>
            </w:r>
          </w:p>
        </w:tc>
        <w:tc>
          <w:tcPr>
            <w:tcW w:w="1168" w:type="dxa"/>
            <w:vMerge w:val="restart"/>
            <w:shd w:val="clear" w:color="auto" w:fill="auto"/>
            <w:vAlign w:val="center"/>
            <w:hideMark/>
          </w:tcPr>
          <w:p w14:paraId="12B6A9D4" w14:textId="77777777" w:rsidR="0086486E" w:rsidRPr="00E4390E" w:rsidRDefault="0086486E" w:rsidP="00BF41E3">
            <w:pPr>
              <w:spacing w:line="240" w:lineRule="auto"/>
              <w:jc w:val="center"/>
              <w:rPr>
                <w:color w:val="000000"/>
                <w:szCs w:val="28"/>
              </w:rPr>
            </w:pPr>
            <w:r w:rsidRPr="00E4390E">
              <w:rPr>
                <w:color w:val="000000"/>
                <w:szCs w:val="28"/>
              </w:rPr>
              <w:t>Допуск, МОм</w:t>
            </w:r>
          </w:p>
        </w:tc>
      </w:tr>
      <w:tr w:rsidR="0086486E" w:rsidRPr="00E4390E" w14:paraId="22549400" w14:textId="77777777" w:rsidTr="00150294">
        <w:trPr>
          <w:trHeight w:val="375"/>
        </w:trPr>
        <w:tc>
          <w:tcPr>
            <w:tcW w:w="3715" w:type="dxa"/>
            <w:shd w:val="clear" w:color="auto" w:fill="auto"/>
            <w:vAlign w:val="center"/>
            <w:hideMark/>
          </w:tcPr>
          <w:p w14:paraId="38918D93" w14:textId="77777777" w:rsidR="0086486E" w:rsidRPr="00E4390E" w:rsidRDefault="0086486E" w:rsidP="00BF41E3">
            <w:pPr>
              <w:spacing w:line="240" w:lineRule="auto"/>
              <w:jc w:val="center"/>
              <w:rPr>
                <w:color w:val="000000"/>
                <w:szCs w:val="28"/>
              </w:rPr>
            </w:pPr>
            <w:r w:rsidRPr="00E4390E">
              <w:rPr>
                <w:color w:val="000000"/>
                <w:szCs w:val="28"/>
              </w:rPr>
              <w:t>Название</w:t>
            </w:r>
          </w:p>
        </w:tc>
        <w:tc>
          <w:tcPr>
            <w:tcW w:w="4615" w:type="dxa"/>
            <w:gridSpan w:val="2"/>
            <w:shd w:val="clear" w:color="auto" w:fill="auto"/>
            <w:vAlign w:val="center"/>
            <w:hideMark/>
          </w:tcPr>
          <w:p w14:paraId="42F10C3B" w14:textId="27F36626" w:rsidR="0086486E" w:rsidRPr="00E4390E" w:rsidRDefault="0086486E" w:rsidP="00BF41E3">
            <w:pPr>
              <w:spacing w:line="240" w:lineRule="auto"/>
              <w:jc w:val="center"/>
              <w:rPr>
                <w:color w:val="000000"/>
                <w:szCs w:val="28"/>
                <w:lang w:val="en-US"/>
              </w:rPr>
            </w:pPr>
            <w:r w:rsidRPr="00E4390E">
              <w:rPr>
                <w:color w:val="000000"/>
                <w:szCs w:val="28"/>
              </w:rPr>
              <w:t>Контакты</w:t>
            </w:r>
          </w:p>
        </w:tc>
        <w:tc>
          <w:tcPr>
            <w:tcW w:w="1168" w:type="dxa"/>
            <w:vMerge/>
            <w:vAlign w:val="center"/>
            <w:hideMark/>
          </w:tcPr>
          <w:p w14:paraId="346F0661" w14:textId="77777777" w:rsidR="0086486E" w:rsidRPr="00E4390E" w:rsidRDefault="0086486E" w:rsidP="00BF41E3">
            <w:pPr>
              <w:spacing w:line="240" w:lineRule="auto"/>
              <w:rPr>
                <w:color w:val="000000"/>
                <w:szCs w:val="28"/>
              </w:rPr>
            </w:pPr>
          </w:p>
        </w:tc>
      </w:tr>
      <w:tr w:rsidR="0086486E" w:rsidRPr="00E4390E" w14:paraId="775D25DE" w14:textId="77777777" w:rsidTr="00150294">
        <w:trPr>
          <w:trHeight w:val="375"/>
        </w:trPr>
        <w:tc>
          <w:tcPr>
            <w:tcW w:w="3715" w:type="dxa"/>
            <w:shd w:val="clear" w:color="auto" w:fill="auto"/>
            <w:vAlign w:val="center"/>
            <w:hideMark/>
          </w:tcPr>
          <w:p w14:paraId="21BE98E5" w14:textId="7906FAB8" w:rsidR="0086486E" w:rsidRPr="00E4390E" w:rsidRDefault="0086486E" w:rsidP="00BF41E3">
            <w:pPr>
              <w:spacing w:line="240" w:lineRule="auto"/>
              <w:rPr>
                <w:color w:val="000000"/>
                <w:szCs w:val="28"/>
              </w:rPr>
            </w:pPr>
            <w:r w:rsidRPr="00E4390E">
              <w:rPr>
                <w:color w:val="000000"/>
                <w:szCs w:val="28"/>
              </w:rPr>
              <w:t>Питание</w:t>
            </w:r>
            <w:r w:rsidR="00AD3AF9" w:rsidRPr="00E4390E">
              <w:rPr>
                <w:color w:val="000000"/>
                <w:szCs w:val="28"/>
              </w:rPr>
              <w:t xml:space="preserve"> </w:t>
            </w:r>
            <w:r w:rsidRPr="00E4390E">
              <w:rPr>
                <w:color w:val="000000"/>
                <w:szCs w:val="28"/>
              </w:rPr>
              <w:t>-</w:t>
            </w:r>
            <w:r w:rsidR="00AD3AF9" w:rsidRPr="00E4390E">
              <w:rPr>
                <w:color w:val="000000"/>
                <w:szCs w:val="28"/>
              </w:rPr>
              <w:t xml:space="preserve"> </w:t>
            </w:r>
            <w:r w:rsidRPr="00E4390E">
              <w:rPr>
                <w:color w:val="000000"/>
                <w:szCs w:val="28"/>
              </w:rPr>
              <w:t>Измер</w:t>
            </w:r>
            <w:r w:rsidR="00D80D50" w:rsidRPr="00E4390E">
              <w:rPr>
                <w:color w:val="000000"/>
                <w:szCs w:val="28"/>
              </w:rPr>
              <w:t>итель</w:t>
            </w:r>
            <w:r w:rsidR="00AD3AF9" w:rsidRPr="00E4390E">
              <w:rPr>
                <w:color w:val="000000"/>
                <w:szCs w:val="28"/>
              </w:rPr>
              <w:t xml:space="preserve"> потенциалов</w:t>
            </w:r>
          </w:p>
        </w:tc>
        <w:tc>
          <w:tcPr>
            <w:tcW w:w="1984" w:type="dxa"/>
            <w:shd w:val="clear" w:color="auto" w:fill="auto"/>
            <w:vAlign w:val="center"/>
          </w:tcPr>
          <w:p w14:paraId="27FC5B51" w14:textId="1D5820FF" w:rsidR="0086486E" w:rsidRPr="00E4390E" w:rsidRDefault="00E4390E" w:rsidP="00BF41E3">
            <w:pPr>
              <w:spacing w:line="240" w:lineRule="auto"/>
              <w:rPr>
                <w:color w:val="000000"/>
                <w:szCs w:val="28"/>
              </w:rPr>
            </w:pPr>
            <w:r w:rsidRPr="00E4390E">
              <w:rPr>
                <w:color w:val="000000"/>
                <w:szCs w:val="28"/>
              </w:rPr>
              <w:t>+</w:t>
            </w:r>
            <w:r w:rsidRPr="00E4390E">
              <w:rPr>
                <w:color w:val="000000"/>
                <w:szCs w:val="28"/>
                <w:lang w:val="en-US"/>
              </w:rPr>
              <w:t>U</w:t>
            </w:r>
            <w:r w:rsidRPr="00E4390E">
              <w:rPr>
                <w:color w:val="000000"/>
                <w:szCs w:val="28"/>
              </w:rPr>
              <w:t>пит,</w:t>
            </w:r>
            <w:r w:rsidRPr="00E4390E">
              <w:rPr>
                <w:color w:val="000000"/>
                <w:szCs w:val="28"/>
                <w:lang w:val="en-US"/>
              </w:rPr>
              <w:t xml:space="preserve"> </w:t>
            </w:r>
            <w:r w:rsidRPr="00E4390E">
              <w:rPr>
                <w:color w:val="000000"/>
                <w:szCs w:val="28"/>
                <w:lang w:val="en-US"/>
              </w:rPr>
              <w:noBreakHyphen/>
              <w:t>U</w:t>
            </w:r>
            <w:r w:rsidRPr="00E4390E">
              <w:rPr>
                <w:color w:val="000000"/>
                <w:szCs w:val="28"/>
              </w:rPr>
              <w:t>пит</w:t>
            </w:r>
          </w:p>
        </w:tc>
        <w:tc>
          <w:tcPr>
            <w:tcW w:w="2631" w:type="dxa"/>
            <w:shd w:val="clear" w:color="auto" w:fill="auto"/>
            <w:vAlign w:val="center"/>
          </w:tcPr>
          <w:p w14:paraId="1747E8E7" w14:textId="03E0CABA" w:rsidR="0086486E" w:rsidRPr="00E4390E" w:rsidRDefault="00D80D50" w:rsidP="00BF41E3">
            <w:pPr>
              <w:spacing w:line="240" w:lineRule="auto"/>
              <w:jc w:val="center"/>
              <w:rPr>
                <w:color w:val="000000"/>
                <w:szCs w:val="28"/>
              </w:rPr>
            </w:pPr>
            <w:r w:rsidRPr="00E4390E">
              <w:rPr>
                <w:color w:val="000000"/>
                <w:szCs w:val="28"/>
              </w:rPr>
              <w:t>Тр</w:t>
            </w:r>
            <w:r w:rsidR="00F11C50" w:rsidRPr="00E4390E">
              <w:rPr>
                <w:color w:val="000000"/>
                <w:szCs w:val="28"/>
              </w:rPr>
              <w:t>, ВЭ, ЭС</w:t>
            </w:r>
          </w:p>
        </w:tc>
        <w:tc>
          <w:tcPr>
            <w:tcW w:w="1168" w:type="dxa"/>
            <w:shd w:val="clear" w:color="auto" w:fill="auto"/>
            <w:vAlign w:val="center"/>
            <w:hideMark/>
          </w:tcPr>
          <w:p w14:paraId="3CBE9B6B" w14:textId="77777777" w:rsidR="0086486E" w:rsidRPr="00E4390E" w:rsidRDefault="0086486E" w:rsidP="00BF41E3">
            <w:pPr>
              <w:spacing w:line="240" w:lineRule="auto"/>
              <w:jc w:val="center"/>
              <w:rPr>
                <w:color w:val="000000"/>
                <w:szCs w:val="28"/>
              </w:rPr>
            </w:pPr>
            <w:r w:rsidRPr="00E4390E">
              <w:rPr>
                <w:color w:val="000000"/>
                <w:szCs w:val="28"/>
              </w:rPr>
              <w:t>&gt;20</w:t>
            </w:r>
          </w:p>
        </w:tc>
      </w:tr>
      <w:tr w:rsidR="008A7FE2" w:rsidRPr="00E4390E" w14:paraId="29F3DF14" w14:textId="77777777" w:rsidTr="00150294">
        <w:trPr>
          <w:trHeight w:val="375"/>
        </w:trPr>
        <w:tc>
          <w:tcPr>
            <w:tcW w:w="3715" w:type="dxa"/>
            <w:shd w:val="clear" w:color="auto" w:fill="auto"/>
            <w:vAlign w:val="center"/>
          </w:tcPr>
          <w:p w14:paraId="7A419463" w14:textId="14DE9FA6" w:rsidR="008A7FE2" w:rsidRPr="00E4390E" w:rsidRDefault="008A7FE2" w:rsidP="008A7FE2">
            <w:pPr>
              <w:spacing w:line="240" w:lineRule="auto"/>
              <w:rPr>
                <w:color w:val="000000"/>
                <w:szCs w:val="28"/>
              </w:rPr>
            </w:pPr>
            <w:r w:rsidRPr="00E4390E">
              <w:rPr>
                <w:color w:val="000000"/>
                <w:szCs w:val="28"/>
              </w:rPr>
              <w:t>Питание - Измер</w:t>
            </w:r>
            <w:r w:rsidR="00D80D50" w:rsidRPr="00E4390E">
              <w:rPr>
                <w:color w:val="000000"/>
                <w:szCs w:val="28"/>
              </w:rPr>
              <w:t>итель</w:t>
            </w:r>
            <w:r w:rsidRPr="00E4390E">
              <w:rPr>
                <w:color w:val="000000"/>
                <w:szCs w:val="28"/>
              </w:rPr>
              <w:t xml:space="preserve"> </w:t>
            </w:r>
            <w:r w:rsidR="00D80D50" w:rsidRPr="00E4390E">
              <w:rPr>
                <w:color w:val="000000"/>
                <w:szCs w:val="28"/>
              </w:rPr>
              <w:t xml:space="preserve">напряжения и </w:t>
            </w:r>
            <w:r w:rsidRPr="00E4390E">
              <w:rPr>
                <w:color w:val="000000"/>
                <w:szCs w:val="28"/>
              </w:rPr>
              <w:t>тока станции</w:t>
            </w:r>
          </w:p>
        </w:tc>
        <w:tc>
          <w:tcPr>
            <w:tcW w:w="1984" w:type="dxa"/>
            <w:shd w:val="clear" w:color="auto" w:fill="auto"/>
            <w:vAlign w:val="center"/>
          </w:tcPr>
          <w:p w14:paraId="40E68DE1" w14:textId="0266F01B" w:rsidR="008A7FE2" w:rsidRPr="00E4390E" w:rsidRDefault="00E4390E" w:rsidP="008A7FE2">
            <w:pPr>
              <w:spacing w:line="240" w:lineRule="auto"/>
              <w:rPr>
                <w:color w:val="000000"/>
                <w:szCs w:val="28"/>
              </w:rPr>
            </w:pPr>
            <w:r w:rsidRPr="00E4390E">
              <w:rPr>
                <w:color w:val="000000"/>
                <w:szCs w:val="28"/>
              </w:rPr>
              <w:t>+</w:t>
            </w:r>
            <w:r w:rsidRPr="00E4390E">
              <w:rPr>
                <w:color w:val="000000"/>
                <w:szCs w:val="28"/>
                <w:lang w:val="en-US"/>
              </w:rPr>
              <w:t>U</w:t>
            </w:r>
            <w:r w:rsidRPr="00E4390E">
              <w:rPr>
                <w:color w:val="000000"/>
                <w:szCs w:val="28"/>
              </w:rPr>
              <w:t>пит,</w:t>
            </w:r>
            <w:r w:rsidRPr="00E4390E">
              <w:rPr>
                <w:color w:val="000000"/>
                <w:szCs w:val="28"/>
                <w:lang w:val="en-US"/>
              </w:rPr>
              <w:t xml:space="preserve"> </w:t>
            </w:r>
            <w:r w:rsidRPr="00E4390E">
              <w:rPr>
                <w:color w:val="000000"/>
                <w:szCs w:val="28"/>
                <w:lang w:val="en-US"/>
              </w:rPr>
              <w:noBreakHyphen/>
              <w:t>U</w:t>
            </w:r>
            <w:r w:rsidRPr="00E4390E">
              <w:rPr>
                <w:color w:val="000000"/>
                <w:szCs w:val="28"/>
              </w:rPr>
              <w:t>пит</w:t>
            </w:r>
          </w:p>
        </w:tc>
        <w:tc>
          <w:tcPr>
            <w:tcW w:w="2631" w:type="dxa"/>
            <w:shd w:val="clear" w:color="auto" w:fill="auto"/>
            <w:vAlign w:val="center"/>
          </w:tcPr>
          <w:p w14:paraId="67DDCA93" w14:textId="08620F0A" w:rsidR="008A7FE2" w:rsidRPr="00E4390E" w:rsidRDefault="00D80D50" w:rsidP="008A7FE2">
            <w:pPr>
              <w:spacing w:line="240" w:lineRule="auto"/>
              <w:jc w:val="center"/>
              <w:rPr>
                <w:color w:val="000000"/>
                <w:szCs w:val="28"/>
                <w:lang w:val="en-US"/>
              </w:rPr>
            </w:pPr>
            <w:r w:rsidRPr="00E4390E">
              <w:rPr>
                <w:color w:val="000000"/>
                <w:szCs w:val="28"/>
                <w:lang w:val="en-US"/>
              </w:rPr>
              <w:t>-I</w:t>
            </w:r>
            <w:r w:rsidR="00F11C50" w:rsidRPr="00E4390E">
              <w:rPr>
                <w:color w:val="000000"/>
                <w:szCs w:val="28"/>
              </w:rPr>
              <w:t xml:space="preserve">, </w:t>
            </w:r>
            <w:r w:rsidRPr="00E4390E">
              <w:rPr>
                <w:color w:val="000000"/>
                <w:szCs w:val="28"/>
                <w:lang w:val="en-US"/>
              </w:rPr>
              <w:t>+I</w:t>
            </w:r>
            <w:r w:rsidRPr="00E4390E">
              <w:rPr>
                <w:color w:val="000000"/>
                <w:szCs w:val="28"/>
              </w:rPr>
              <w:t>,</w:t>
            </w:r>
            <w:r w:rsidRPr="00E4390E">
              <w:rPr>
                <w:color w:val="000000"/>
                <w:szCs w:val="28"/>
                <w:lang w:val="en-US"/>
              </w:rPr>
              <w:t xml:space="preserve"> +U</w:t>
            </w:r>
          </w:p>
        </w:tc>
        <w:tc>
          <w:tcPr>
            <w:tcW w:w="1168" w:type="dxa"/>
            <w:shd w:val="clear" w:color="auto" w:fill="auto"/>
            <w:vAlign w:val="center"/>
          </w:tcPr>
          <w:p w14:paraId="42B16170" w14:textId="54964D5D" w:rsidR="008A7FE2" w:rsidRPr="00E4390E" w:rsidRDefault="008A7FE2" w:rsidP="008A7FE2">
            <w:pPr>
              <w:spacing w:line="240" w:lineRule="auto"/>
              <w:jc w:val="center"/>
              <w:rPr>
                <w:color w:val="000000"/>
                <w:szCs w:val="28"/>
              </w:rPr>
            </w:pPr>
            <w:r w:rsidRPr="00E4390E">
              <w:rPr>
                <w:color w:val="000000"/>
                <w:szCs w:val="28"/>
              </w:rPr>
              <w:t>&gt;20</w:t>
            </w:r>
          </w:p>
        </w:tc>
      </w:tr>
      <w:tr w:rsidR="008A7FE2" w:rsidRPr="00E4390E" w14:paraId="1FC11719" w14:textId="77777777" w:rsidTr="00150294">
        <w:trPr>
          <w:trHeight w:val="375"/>
        </w:trPr>
        <w:tc>
          <w:tcPr>
            <w:tcW w:w="3715" w:type="dxa"/>
            <w:shd w:val="clear" w:color="auto" w:fill="auto"/>
            <w:vAlign w:val="center"/>
            <w:hideMark/>
          </w:tcPr>
          <w:p w14:paraId="4B82B939" w14:textId="2C9623FE" w:rsidR="008A7FE2" w:rsidRPr="00E4390E" w:rsidRDefault="008A7FE2" w:rsidP="008A7FE2">
            <w:pPr>
              <w:spacing w:line="240" w:lineRule="auto"/>
              <w:rPr>
                <w:color w:val="000000"/>
                <w:szCs w:val="28"/>
                <w:lang w:val="en-US"/>
              </w:rPr>
            </w:pPr>
            <w:r w:rsidRPr="00E4390E">
              <w:rPr>
                <w:color w:val="000000"/>
                <w:szCs w:val="28"/>
              </w:rPr>
              <w:t>Питание - RS-485</w:t>
            </w:r>
          </w:p>
        </w:tc>
        <w:tc>
          <w:tcPr>
            <w:tcW w:w="1984" w:type="dxa"/>
            <w:shd w:val="clear" w:color="auto" w:fill="auto"/>
            <w:vAlign w:val="center"/>
          </w:tcPr>
          <w:p w14:paraId="7108980B" w14:textId="5F52CC24" w:rsidR="008A7FE2" w:rsidRPr="00E4390E" w:rsidRDefault="00E4390E" w:rsidP="008A7FE2">
            <w:pPr>
              <w:spacing w:line="240" w:lineRule="auto"/>
              <w:rPr>
                <w:color w:val="000000"/>
                <w:szCs w:val="28"/>
              </w:rPr>
            </w:pPr>
            <w:r w:rsidRPr="00E4390E">
              <w:rPr>
                <w:color w:val="000000"/>
                <w:szCs w:val="28"/>
              </w:rPr>
              <w:t>+</w:t>
            </w:r>
            <w:r w:rsidRPr="00E4390E">
              <w:rPr>
                <w:color w:val="000000"/>
                <w:szCs w:val="28"/>
                <w:lang w:val="en-US"/>
              </w:rPr>
              <w:t>U</w:t>
            </w:r>
            <w:r w:rsidRPr="00E4390E">
              <w:rPr>
                <w:color w:val="000000"/>
                <w:szCs w:val="28"/>
              </w:rPr>
              <w:t>пит,</w:t>
            </w:r>
            <w:r w:rsidRPr="00E4390E">
              <w:rPr>
                <w:color w:val="000000"/>
                <w:szCs w:val="28"/>
                <w:lang w:val="en-US"/>
              </w:rPr>
              <w:t xml:space="preserve"> </w:t>
            </w:r>
            <w:r w:rsidRPr="00E4390E">
              <w:rPr>
                <w:color w:val="000000"/>
                <w:szCs w:val="28"/>
                <w:lang w:val="en-US"/>
              </w:rPr>
              <w:noBreakHyphen/>
              <w:t>U</w:t>
            </w:r>
            <w:r w:rsidRPr="00E4390E">
              <w:rPr>
                <w:color w:val="000000"/>
                <w:szCs w:val="28"/>
              </w:rPr>
              <w:t>пит</w:t>
            </w:r>
          </w:p>
        </w:tc>
        <w:tc>
          <w:tcPr>
            <w:tcW w:w="2631" w:type="dxa"/>
            <w:shd w:val="clear" w:color="auto" w:fill="auto"/>
            <w:vAlign w:val="center"/>
          </w:tcPr>
          <w:p w14:paraId="71BDE41D" w14:textId="3CAE442E" w:rsidR="008A7FE2" w:rsidRPr="00483686" w:rsidRDefault="00483686" w:rsidP="008A7FE2">
            <w:pPr>
              <w:spacing w:line="240" w:lineRule="auto"/>
              <w:jc w:val="center"/>
              <w:rPr>
                <w:color w:val="000000"/>
                <w:szCs w:val="28"/>
              </w:rPr>
            </w:pPr>
            <w:r w:rsidRPr="00E4390E">
              <w:rPr>
                <w:color w:val="000000"/>
                <w:szCs w:val="28"/>
              </w:rPr>
              <w:t>RS-485</w:t>
            </w:r>
            <w:r>
              <w:rPr>
                <w:color w:val="000000"/>
                <w:szCs w:val="28"/>
              </w:rPr>
              <w:t xml:space="preserve"> (</w:t>
            </w:r>
            <w:r w:rsidR="00E4390E" w:rsidRPr="00E4390E">
              <w:rPr>
                <w:color w:val="000000"/>
                <w:szCs w:val="28"/>
                <w:lang w:val="en-US"/>
              </w:rPr>
              <w:t>+D</w:t>
            </w:r>
            <w:r w:rsidR="00F11C50" w:rsidRPr="00E4390E">
              <w:rPr>
                <w:color w:val="000000"/>
                <w:szCs w:val="28"/>
                <w:lang w:val="en-US"/>
              </w:rPr>
              <w:t xml:space="preserve">, </w:t>
            </w:r>
            <w:r w:rsidR="00E4390E" w:rsidRPr="00E4390E">
              <w:rPr>
                <w:color w:val="000000"/>
                <w:szCs w:val="28"/>
                <w:lang w:val="en-US"/>
              </w:rPr>
              <w:t>-D</w:t>
            </w:r>
            <w:r>
              <w:rPr>
                <w:color w:val="000000"/>
                <w:szCs w:val="28"/>
              </w:rPr>
              <w:t>)</w:t>
            </w:r>
          </w:p>
        </w:tc>
        <w:tc>
          <w:tcPr>
            <w:tcW w:w="1168" w:type="dxa"/>
            <w:shd w:val="clear" w:color="auto" w:fill="auto"/>
            <w:vAlign w:val="center"/>
            <w:hideMark/>
          </w:tcPr>
          <w:p w14:paraId="1CE53223" w14:textId="77777777" w:rsidR="008A7FE2" w:rsidRPr="00E4390E" w:rsidRDefault="008A7FE2" w:rsidP="008A7FE2">
            <w:pPr>
              <w:spacing w:line="240" w:lineRule="auto"/>
              <w:jc w:val="center"/>
              <w:rPr>
                <w:color w:val="000000"/>
                <w:szCs w:val="28"/>
              </w:rPr>
            </w:pPr>
            <w:r w:rsidRPr="00E4390E">
              <w:rPr>
                <w:color w:val="000000"/>
                <w:szCs w:val="28"/>
              </w:rPr>
              <w:t>&gt;20</w:t>
            </w:r>
          </w:p>
        </w:tc>
      </w:tr>
      <w:tr w:rsidR="008A7FE2" w:rsidRPr="00E4390E" w14:paraId="75AF322D" w14:textId="77777777" w:rsidTr="00150294">
        <w:trPr>
          <w:trHeight w:val="375"/>
        </w:trPr>
        <w:tc>
          <w:tcPr>
            <w:tcW w:w="3715" w:type="dxa"/>
            <w:shd w:val="clear" w:color="auto" w:fill="auto"/>
            <w:vAlign w:val="center"/>
          </w:tcPr>
          <w:p w14:paraId="5EA60DD7" w14:textId="7771C07F" w:rsidR="008A7FE2" w:rsidRPr="00501933" w:rsidRDefault="008A7FE2" w:rsidP="008A7FE2">
            <w:pPr>
              <w:spacing w:line="240" w:lineRule="auto"/>
              <w:rPr>
                <w:color w:val="000000"/>
                <w:szCs w:val="28"/>
              </w:rPr>
            </w:pPr>
            <w:r w:rsidRPr="00E4390E">
              <w:rPr>
                <w:color w:val="000000"/>
                <w:szCs w:val="28"/>
              </w:rPr>
              <w:t xml:space="preserve">Питание </w:t>
            </w:r>
            <w:r w:rsidR="00501933">
              <w:rPr>
                <w:color w:val="000000"/>
                <w:szCs w:val="28"/>
              </w:rPr>
              <w:t>–</w:t>
            </w:r>
            <w:r w:rsidRPr="00E4390E">
              <w:rPr>
                <w:color w:val="000000"/>
                <w:szCs w:val="28"/>
              </w:rPr>
              <w:t xml:space="preserve"> </w:t>
            </w:r>
            <w:r w:rsidR="00501933">
              <w:rPr>
                <w:color w:val="000000"/>
                <w:szCs w:val="28"/>
              </w:rPr>
              <w:t>Напряжение питания</w:t>
            </w:r>
          </w:p>
        </w:tc>
        <w:tc>
          <w:tcPr>
            <w:tcW w:w="1984" w:type="dxa"/>
            <w:shd w:val="clear" w:color="auto" w:fill="auto"/>
            <w:vAlign w:val="center"/>
          </w:tcPr>
          <w:p w14:paraId="236DDCA1" w14:textId="53075684" w:rsidR="008A7FE2" w:rsidRPr="00E4390E" w:rsidRDefault="00E4390E" w:rsidP="008A7FE2">
            <w:pPr>
              <w:spacing w:line="240" w:lineRule="auto"/>
              <w:rPr>
                <w:color w:val="000000"/>
                <w:szCs w:val="28"/>
              </w:rPr>
            </w:pPr>
            <w:r w:rsidRPr="00E4390E">
              <w:rPr>
                <w:color w:val="000000"/>
                <w:szCs w:val="28"/>
              </w:rPr>
              <w:t>+</w:t>
            </w:r>
            <w:r w:rsidRPr="00E4390E">
              <w:rPr>
                <w:color w:val="000000"/>
                <w:szCs w:val="28"/>
                <w:lang w:val="en-US"/>
              </w:rPr>
              <w:t>U</w:t>
            </w:r>
            <w:r w:rsidRPr="00E4390E">
              <w:rPr>
                <w:color w:val="000000"/>
                <w:szCs w:val="28"/>
              </w:rPr>
              <w:t>пит,</w:t>
            </w:r>
            <w:r w:rsidRPr="00E4390E">
              <w:rPr>
                <w:color w:val="000000"/>
                <w:szCs w:val="28"/>
                <w:lang w:val="en-US"/>
              </w:rPr>
              <w:t xml:space="preserve"> </w:t>
            </w:r>
            <w:r w:rsidRPr="00E4390E">
              <w:rPr>
                <w:color w:val="000000"/>
                <w:szCs w:val="28"/>
                <w:lang w:val="en-US"/>
              </w:rPr>
              <w:noBreakHyphen/>
              <w:t>U</w:t>
            </w:r>
            <w:r w:rsidRPr="00E4390E">
              <w:rPr>
                <w:color w:val="000000"/>
                <w:szCs w:val="28"/>
              </w:rPr>
              <w:t>пит</w:t>
            </w:r>
          </w:p>
        </w:tc>
        <w:tc>
          <w:tcPr>
            <w:tcW w:w="2631" w:type="dxa"/>
            <w:shd w:val="clear" w:color="auto" w:fill="auto"/>
            <w:vAlign w:val="center"/>
          </w:tcPr>
          <w:p w14:paraId="48B5D911" w14:textId="1A2B3862" w:rsidR="008A7FE2" w:rsidRPr="00E4390E" w:rsidRDefault="00E4390E" w:rsidP="008A7FE2">
            <w:pPr>
              <w:spacing w:line="240" w:lineRule="auto"/>
              <w:jc w:val="center"/>
              <w:rPr>
                <w:color w:val="000000"/>
                <w:szCs w:val="28"/>
              </w:rPr>
            </w:pPr>
            <w:r>
              <w:rPr>
                <w:color w:val="000000"/>
                <w:szCs w:val="28"/>
              </w:rPr>
              <w:t>АС 220В</w:t>
            </w:r>
          </w:p>
        </w:tc>
        <w:tc>
          <w:tcPr>
            <w:tcW w:w="1168" w:type="dxa"/>
            <w:shd w:val="clear" w:color="auto" w:fill="auto"/>
            <w:vAlign w:val="center"/>
          </w:tcPr>
          <w:p w14:paraId="03552D15" w14:textId="2522D67B" w:rsidR="008A7FE2" w:rsidRPr="00E4390E" w:rsidRDefault="008A7FE2" w:rsidP="008A7FE2">
            <w:pPr>
              <w:spacing w:line="240" w:lineRule="auto"/>
              <w:jc w:val="center"/>
              <w:rPr>
                <w:color w:val="000000"/>
                <w:szCs w:val="28"/>
              </w:rPr>
            </w:pPr>
            <w:r w:rsidRPr="00E4390E">
              <w:rPr>
                <w:color w:val="000000"/>
                <w:szCs w:val="28"/>
              </w:rPr>
              <w:t>&gt;20</w:t>
            </w:r>
          </w:p>
        </w:tc>
      </w:tr>
      <w:tr w:rsidR="008A7FE2" w:rsidRPr="0086486E" w14:paraId="6266AB0C" w14:textId="77777777" w:rsidTr="00150294">
        <w:trPr>
          <w:trHeight w:val="375"/>
        </w:trPr>
        <w:tc>
          <w:tcPr>
            <w:tcW w:w="3715" w:type="dxa"/>
            <w:shd w:val="clear" w:color="auto" w:fill="auto"/>
            <w:vAlign w:val="center"/>
          </w:tcPr>
          <w:p w14:paraId="496C165A" w14:textId="62A1AB22" w:rsidR="008A7FE2" w:rsidRPr="00E4390E" w:rsidRDefault="008A7FE2" w:rsidP="008A7FE2">
            <w:pPr>
              <w:spacing w:line="240" w:lineRule="auto"/>
              <w:rPr>
                <w:color w:val="000000"/>
                <w:szCs w:val="28"/>
              </w:rPr>
            </w:pPr>
            <w:r w:rsidRPr="00E4390E">
              <w:rPr>
                <w:color w:val="000000"/>
                <w:szCs w:val="28"/>
              </w:rPr>
              <w:t xml:space="preserve">Питание </w:t>
            </w:r>
            <w:r w:rsidR="00501933">
              <w:rPr>
                <w:color w:val="000000"/>
                <w:szCs w:val="28"/>
              </w:rPr>
              <w:t>–</w:t>
            </w:r>
            <w:r w:rsidRPr="00E4390E">
              <w:t xml:space="preserve"> </w:t>
            </w:r>
            <w:r w:rsidR="00501933">
              <w:t>Напряжение управления</w:t>
            </w:r>
          </w:p>
        </w:tc>
        <w:tc>
          <w:tcPr>
            <w:tcW w:w="1984" w:type="dxa"/>
            <w:shd w:val="clear" w:color="auto" w:fill="auto"/>
            <w:vAlign w:val="center"/>
          </w:tcPr>
          <w:p w14:paraId="52A248FF" w14:textId="147C914A" w:rsidR="008A7FE2" w:rsidRPr="00E4390E" w:rsidRDefault="00E4390E" w:rsidP="008A7FE2">
            <w:pPr>
              <w:spacing w:line="240" w:lineRule="auto"/>
              <w:rPr>
                <w:color w:val="000000"/>
                <w:szCs w:val="28"/>
              </w:rPr>
            </w:pPr>
            <w:r w:rsidRPr="00E4390E">
              <w:rPr>
                <w:color w:val="000000"/>
                <w:szCs w:val="28"/>
              </w:rPr>
              <w:t>+</w:t>
            </w:r>
            <w:r w:rsidRPr="00E4390E">
              <w:rPr>
                <w:color w:val="000000"/>
                <w:szCs w:val="28"/>
                <w:lang w:val="en-US"/>
              </w:rPr>
              <w:t>U</w:t>
            </w:r>
            <w:r w:rsidRPr="00E4390E">
              <w:rPr>
                <w:color w:val="000000"/>
                <w:szCs w:val="28"/>
              </w:rPr>
              <w:t>пит,</w:t>
            </w:r>
            <w:r w:rsidRPr="00E4390E">
              <w:rPr>
                <w:color w:val="000000"/>
                <w:szCs w:val="28"/>
                <w:lang w:val="en-US"/>
              </w:rPr>
              <w:t xml:space="preserve"> </w:t>
            </w:r>
            <w:r w:rsidRPr="00E4390E">
              <w:rPr>
                <w:color w:val="000000"/>
                <w:szCs w:val="28"/>
                <w:lang w:val="en-US"/>
              </w:rPr>
              <w:noBreakHyphen/>
              <w:t>U</w:t>
            </w:r>
            <w:r w:rsidRPr="00E4390E">
              <w:rPr>
                <w:color w:val="000000"/>
                <w:szCs w:val="28"/>
              </w:rPr>
              <w:t>пит</w:t>
            </w:r>
          </w:p>
        </w:tc>
        <w:tc>
          <w:tcPr>
            <w:tcW w:w="2631" w:type="dxa"/>
            <w:shd w:val="clear" w:color="auto" w:fill="auto"/>
            <w:vAlign w:val="center"/>
          </w:tcPr>
          <w:p w14:paraId="36D7315C" w14:textId="51EEE551" w:rsidR="008A7FE2" w:rsidRPr="00E4390E" w:rsidRDefault="00E4390E" w:rsidP="008A7FE2">
            <w:pPr>
              <w:spacing w:line="240" w:lineRule="auto"/>
              <w:jc w:val="center"/>
              <w:rPr>
                <w:color w:val="000000"/>
                <w:szCs w:val="28"/>
                <w:lang w:val="en-US"/>
              </w:rPr>
            </w:pPr>
            <w:r>
              <w:rPr>
                <w:color w:val="000000"/>
                <w:szCs w:val="28"/>
              </w:rPr>
              <w:t>Упр</w:t>
            </w:r>
            <w:r w:rsidR="00771787">
              <w:rPr>
                <w:color w:val="000000"/>
                <w:szCs w:val="28"/>
              </w:rPr>
              <w:t>.</w:t>
            </w:r>
            <w:r w:rsidR="00150294">
              <w:rPr>
                <w:color w:val="000000"/>
                <w:szCs w:val="28"/>
              </w:rPr>
              <w:t xml:space="preserve"> </w:t>
            </w:r>
            <w:r>
              <w:rPr>
                <w:color w:val="000000"/>
                <w:szCs w:val="28"/>
              </w:rPr>
              <w:t>СКЗ (-</w:t>
            </w:r>
            <w:r>
              <w:rPr>
                <w:color w:val="000000"/>
                <w:szCs w:val="28"/>
                <w:lang w:val="en-US"/>
              </w:rPr>
              <w:t>U, +U)</w:t>
            </w:r>
          </w:p>
        </w:tc>
        <w:tc>
          <w:tcPr>
            <w:tcW w:w="1168" w:type="dxa"/>
            <w:shd w:val="clear" w:color="auto" w:fill="auto"/>
            <w:vAlign w:val="center"/>
          </w:tcPr>
          <w:p w14:paraId="788D5E46" w14:textId="448B0387" w:rsidR="008A7FE2" w:rsidRPr="0086486E" w:rsidRDefault="008A7FE2" w:rsidP="008A7FE2">
            <w:pPr>
              <w:spacing w:line="240" w:lineRule="auto"/>
              <w:jc w:val="center"/>
              <w:rPr>
                <w:color w:val="000000"/>
                <w:szCs w:val="28"/>
              </w:rPr>
            </w:pPr>
            <w:r w:rsidRPr="00E4390E">
              <w:rPr>
                <w:color w:val="000000"/>
                <w:szCs w:val="28"/>
              </w:rPr>
              <w:t>&gt;20</w:t>
            </w:r>
          </w:p>
        </w:tc>
      </w:tr>
    </w:tbl>
    <w:p w14:paraId="33DF0860" w14:textId="2D39DC03" w:rsidR="00277FE7" w:rsidRDefault="00913DC3" w:rsidP="00353CC0">
      <w:pPr>
        <w:pStyle w:val="31"/>
        <w:keepNext w:val="0"/>
        <w:tabs>
          <w:tab w:val="left" w:pos="851"/>
        </w:tabs>
        <w:spacing w:line="240" w:lineRule="auto"/>
        <w:ind w:left="0" w:firstLine="0"/>
      </w:pPr>
      <w:r w:rsidRPr="0004717E">
        <w:t xml:space="preserve">Электрическая изоляция между гальванически изолированными группами цепей, указанными в таблице </w:t>
      </w:r>
      <w:r>
        <w:t>4.</w:t>
      </w:r>
      <w:r w:rsidR="00F714B5">
        <w:t>3</w:t>
      </w:r>
      <w:r w:rsidRPr="0004717E">
        <w:t>, должна выдерживать в течении 1</w:t>
      </w:r>
      <w:r w:rsidR="00BC2E1E">
        <w:t> </w:t>
      </w:r>
      <w:r w:rsidRPr="0004717E">
        <w:t>минуты испытательное напряжение</w:t>
      </w:r>
      <w:r>
        <w:t xml:space="preserve"> </w:t>
      </w:r>
      <w:r w:rsidR="00583492">
        <w:t xml:space="preserve">500 </w:t>
      </w:r>
      <w:r>
        <w:t>В</w:t>
      </w:r>
      <w:r w:rsidRPr="0004717E">
        <w:t xml:space="preserve"> переменного тока частотой 50 Гц без пробоя и явлений разрядного характера (поверхностного перекрытия изоляции).</w:t>
      </w:r>
      <w:r>
        <w:t xml:space="preserve"> </w:t>
      </w:r>
      <w:r w:rsidR="007E4867">
        <w:t>Для цепей «</w:t>
      </w:r>
      <w:r w:rsidR="007E4867" w:rsidRPr="00DB37A3">
        <w:rPr>
          <w:color w:val="000000"/>
          <w:szCs w:val="28"/>
        </w:rPr>
        <w:t xml:space="preserve">Питание - </w:t>
      </w:r>
      <w:ins w:id="11" w:author="Перов Дмитрий Александрович" w:date="2021-03-10T10:34:00Z">
        <w:r w:rsidR="00A96A96" w:rsidRPr="00E4390E">
          <w:rPr>
            <w:color w:val="000000"/>
            <w:szCs w:val="28"/>
          </w:rPr>
          <w:t>Измеритель напряжения и тока станции</w:t>
        </w:r>
      </w:ins>
      <w:del w:id="12" w:author="Перов Дмитрий Александрович" w:date="2021-03-10T10:34:00Z">
        <w:r w:rsidR="007E4867" w:rsidRPr="00DB37A3" w:rsidDel="00A96A96">
          <w:rPr>
            <w:color w:val="000000"/>
            <w:szCs w:val="28"/>
          </w:rPr>
          <w:delText>Измеритель потенциалов</w:delText>
        </w:r>
      </w:del>
      <w:r w:rsidR="007E4867" w:rsidRPr="00DB37A3">
        <w:rPr>
          <w:color w:val="000000"/>
          <w:szCs w:val="28"/>
        </w:rPr>
        <w:t>» испытание проводить напряжением 1500 Вольт, для цепей</w:t>
      </w:r>
      <w:r w:rsidR="007E4867">
        <w:t xml:space="preserve"> «</w:t>
      </w:r>
      <w:r w:rsidR="007E4867" w:rsidRPr="00DB37A3">
        <w:rPr>
          <w:color w:val="000000"/>
          <w:szCs w:val="28"/>
        </w:rPr>
        <w:t>Питание – Напряжение питания» - 2000 Вольт согласно требованиям ГОСТ 12997.</w:t>
      </w:r>
      <w:r w:rsidR="00D2415E">
        <w:br w:type="page"/>
      </w:r>
    </w:p>
    <w:p w14:paraId="640A9EAF" w14:textId="06056450" w:rsidR="00650578" w:rsidRDefault="00650578" w:rsidP="00FB2DF9">
      <w:pPr>
        <w:pStyle w:val="10"/>
        <w:ind w:left="431" w:hanging="431"/>
      </w:pPr>
      <w:bookmarkStart w:id="13" w:name="_Toc50649790"/>
      <w:r>
        <w:t>РЕЖИМЫ ИСПЫТАНИЙ ИЗДЕЛИЯ</w:t>
      </w:r>
      <w:bookmarkEnd w:id="13"/>
    </w:p>
    <w:p w14:paraId="379B6A4B" w14:textId="54C0DCB2" w:rsidR="0048478D" w:rsidRDefault="005656E1" w:rsidP="0048478D">
      <w:pPr>
        <w:pStyle w:val="af"/>
        <w:numPr>
          <w:ilvl w:val="1"/>
          <w:numId w:val="12"/>
        </w:numPr>
        <w:tabs>
          <w:tab w:val="left" w:pos="709"/>
        </w:tabs>
        <w:ind w:left="142" w:firstLine="0"/>
      </w:pPr>
      <w:r>
        <w:t>Плата</w:t>
      </w:r>
      <w:r w:rsidR="00D52D03">
        <w:t xml:space="preserve"> испытывается в режимах предусмотренны</w:t>
      </w:r>
      <w:r w:rsidR="00643419">
        <w:t>х</w:t>
      </w:r>
      <w:r w:rsidR="00D52D03">
        <w:t xml:space="preserve"> ТЗ и настоящей ПМ</w:t>
      </w:r>
      <w:r w:rsidR="00536DB8">
        <w:t>.</w:t>
      </w:r>
    </w:p>
    <w:p w14:paraId="17062D98" w14:textId="6D6A927F" w:rsidR="0048478D" w:rsidRDefault="009A6B81" w:rsidP="0048478D">
      <w:pPr>
        <w:pStyle w:val="af"/>
        <w:numPr>
          <w:ilvl w:val="1"/>
          <w:numId w:val="12"/>
        </w:numPr>
        <w:tabs>
          <w:tab w:val="left" w:pos="709"/>
        </w:tabs>
        <w:ind w:left="142" w:firstLine="0"/>
      </w:pPr>
      <w:r>
        <w:t>Испытания проводят на стенде</w:t>
      </w:r>
      <w:r w:rsidR="0048478D">
        <w:t xml:space="preserve"> отдела технического контроля</w:t>
      </w:r>
      <w:r>
        <w:t>, оборудованн</w:t>
      </w:r>
      <w:r w:rsidR="005D59EC">
        <w:t>о</w:t>
      </w:r>
      <w:r>
        <w:t xml:space="preserve">м </w:t>
      </w:r>
      <w:r w:rsidR="0048478D">
        <w:t>персональным компьютером (ПК)</w:t>
      </w:r>
      <w:r>
        <w:t xml:space="preserve"> с преобразователем интерфейса </w:t>
      </w:r>
      <w:r w:rsidRPr="0048478D">
        <w:rPr>
          <w:lang w:val="en-US"/>
        </w:rPr>
        <w:t>RS</w:t>
      </w:r>
      <w:r w:rsidRPr="009A6B81">
        <w:t>-485</w:t>
      </w:r>
      <w:r>
        <w:t>, дополнительно</w:t>
      </w:r>
      <w:r>
        <w:tab/>
        <w:t xml:space="preserve">й сетевой картой </w:t>
      </w:r>
      <w:r w:rsidRPr="0048478D">
        <w:rPr>
          <w:lang w:val="en-US"/>
        </w:rPr>
        <w:t>Ethernet</w:t>
      </w:r>
      <w:r w:rsidRPr="009A6B81">
        <w:t xml:space="preserve"> </w:t>
      </w:r>
      <w:r>
        <w:t>и</w:t>
      </w:r>
      <w:r w:rsidR="0048478D">
        <w:t>,</w:t>
      </w:r>
      <w:r w:rsidRPr="009A6B81">
        <w:t xml:space="preserve"> </w:t>
      </w:r>
      <w:r>
        <w:t>при необходимости</w:t>
      </w:r>
      <w:r w:rsidR="003C4B82">
        <w:t>,</w:t>
      </w:r>
      <w:r>
        <w:t xml:space="preserve"> </w:t>
      </w:r>
      <w:r w:rsidRPr="0048478D">
        <w:rPr>
          <w:lang w:val="en-US"/>
        </w:rPr>
        <w:t>GPRS</w:t>
      </w:r>
      <w:r>
        <w:t xml:space="preserve"> модемом</w:t>
      </w:r>
      <w:r w:rsidR="0048478D">
        <w:t xml:space="preserve">, с использованием поверенного и аттестованного оборудования или в испытательной </w:t>
      </w:r>
      <w:r w:rsidR="005832B7">
        <w:t>лаборатории.</w:t>
      </w:r>
    </w:p>
    <w:p w14:paraId="361CF687" w14:textId="76D3EC13" w:rsidR="0048478D" w:rsidRDefault="0048478D" w:rsidP="0048478D">
      <w:pPr>
        <w:pStyle w:val="af"/>
        <w:numPr>
          <w:ilvl w:val="1"/>
          <w:numId w:val="12"/>
        </w:numPr>
        <w:tabs>
          <w:tab w:val="left" w:pos="709"/>
        </w:tabs>
        <w:ind w:left="142" w:firstLine="0"/>
      </w:pPr>
      <w:r>
        <w:t>Перед проведением проверок должна быть предварительно произведена настройка рабочего места, на персональном компьютере</w:t>
      </w:r>
      <w:r w:rsidR="005832B7">
        <w:t xml:space="preserve"> и тестовом телефоне, с операционной системой </w:t>
      </w:r>
      <w:r w:rsidR="005832B7">
        <w:rPr>
          <w:lang w:val="en-US"/>
        </w:rPr>
        <w:t>Android</w:t>
      </w:r>
      <w:r w:rsidR="005832B7" w:rsidRPr="005832B7">
        <w:t xml:space="preserve"> (</w:t>
      </w:r>
      <w:r w:rsidR="005832B7">
        <w:t>не ниже версии 5.0</w:t>
      </w:r>
      <w:r w:rsidR="005832B7" w:rsidRPr="005832B7">
        <w:t>)</w:t>
      </w:r>
      <w:r w:rsidR="005832B7">
        <w:t xml:space="preserve">, </w:t>
      </w:r>
      <w:r>
        <w:t xml:space="preserve">установлено и настроено программное обеспечение: </w:t>
      </w:r>
    </w:p>
    <w:p w14:paraId="102A755C" w14:textId="09C9162A" w:rsidR="0048478D" w:rsidRDefault="00F83735" w:rsidP="0048478D">
      <w:pPr>
        <w:pStyle w:val="af"/>
        <w:numPr>
          <w:ilvl w:val="0"/>
          <w:numId w:val="47"/>
        </w:numPr>
        <w:tabs>
          <w:tab w:val="left" w:pos="709"/>
        </w:tabs>
        <w:spacing w:before="120" w:line="240" w:lineRule="auto"/>
        <w:ind w:left="992" w:hanging="357"/>
      </w:pPr>
      <w:r>
        <w:rPr>
          <w:i/>
          <w:iCs/>
        </w:rPr>
        <w:t>«</w:t>
      </w:r>
      <w:r w:rsidR="0048478D" w:rsidRPr="00DE2DCC">
        <w:rPr>
          <w:i/>
          <w:iCs/>
        </w:rPr>
        <w:t>Rapid Scada</w:t>
      </w:r>
      <w:r>
        <w:rPr>
          <w:i/>
          <w:iCs/>
        </w:rPr>
        <w:t>»</w:t>
      </w:r>
      <w:r w:rsidR="0048478D" w:rsidRPr="00DE2DCC">
        <w:t xml:space="preserve"> c сервисной конфигурацией «</w:t>
      </w:r>
      <w:r w:rsidR="0048478D" w:rsidRPr="00DE2DCC">
        <w:rPr>
          <w:i/>
          <w:iCs/>
        </w:rPr>
        <w:t>K</w:t>
      </w:r>
      <w:r w:rsidR="00896509" w:rsidRPr="00DE2DCC">
        <w:rPr>
          <w:i/>
          <w:iCs/>
          <w:lang w:val="en-US"/>
        </w:rPr>
        <w:t>IP</w:t>
      </w:r>
      <w:r w:rsidR="00896509" w:rsidRPr="00DE2DCC">
        <w:rPr>
          <w:i/>
          <w:iCs/>
        </w:rPr>
        <w:noBreakHyphen/>
      </w:r>
      <w:r w:rsidR="003C78DE" w:rsidRPr="00DE2DCC">
        <w:rPr>
          <w:i/>
          <w:iCs/>
          <w:lang w:val="en-US"/>
        </w:rPr>
        <w:t>M</w:t>
      </w:r>
      <w:r w:rsidR="0048478D" w:rsidRPr="00DE2DCC">
        <w:rPr>
          <w:i/>
          <w:iCs/>
        </w:rPr>
        <w:t>5</w:t>
      </w:r>
      <w:r w:rsidR="00896509" w:rsidRPr="00DE2DCC">
        <w:rPr>
          <w:i/>
          <w:iCs/>
        </w:rPr>
        <w:noBreakHyphen/>
      </w:r>
      <w:r w:rsidR="0048478D" w:rsidRPr="00DE2DCC">
        <w:rPr>
          <w:i/>
          <w:iCs/>
        </w:rPr>
        <w:t>Test</w:t>
      </w:r>
      <w:r w:rsidR="0048478D" w:rsidRPr="00DE2DCC">
        <w:t>»;</w:t>
      </w:r>
    </w:p>
    <w:p w14:paraId="222E79AA" w14:textId="33EC1583" w:rsidR="005A6F32" w:rsidRPr="00DE2DCC" w:rsidRDefault="00494F28" w:rsidP="0048478D">
      <w:pPr>
        <w:pStyle w:val="af"/>
        <w:numPr>
          <w:ilvl w:val="0"/>
          <w:numId w:val="47"/>
        </w:numPr>
        <w:tabs>
          <w:tab w:val="left" w:pos="709"/>
        </w:tabs>
        <w:spacing w:before="120" w:line="240" w:lineRule="auto"/>
        <w:ind w:left="992" w:hanging="357"/>
      </w:pPr>
      <w:r>
        <w:t xml:space="preserve">Программа </w:t>
      </w:r>
      <w:bookmarkStart w:id="14" w:name="_Hlk66267938"/>
      <w:r>
        <w:t>«</w:t>
      </w:r>
      <w:r w:rsidRPr="000C3B24">
        <w:rPr>
          <w:i/>
          <w:iCs/>
        </w:rPr>
        <w:t>Конфигуратор КИП-М5</w:t>
      </w:r>
      <w:r>
        <w:t>»</w:t>
      </w:r>
      <w:bookmarkEnd w:id="14"/>
    </w:p>
    <w:p w14:paraId="35AB40B6" w14:textId="17963171" w:rsidR="0048478D" w:rsidRPr="00F83735" w:rsidRDefault="000C3B24" w:rsidP="0048478D">
      <w:pPr>
        <w:pStyle w:val="af"/>
        <w:numPr>
          <w:ilvl w:val="0"/>
          <w:numId w:val="47"/>
        </w:numPr>
        <w:tabs>
          <w:tab w:val="left" w:pos="709"/>
        </w:tabs>
        <w:spacing w:before="120" w:line="240" w:lineRule="auto"/>
        <w:ind w:left="992" w:hanging="357"/>
      </w:pPr>
      <w:r w:rsidRPr="00F83735">
        <w:t>«</w:t>
      </w:r>
      <w:r w:rsidR="0048478D" w:rsidRPr="00F83735">
        <w:rPr>
          <w:i/>
          <w:iCs/>
        </w:rPr>
        <w:t>Putty</w:t>
      </w:r>
      <w:r w:rsidRPr="00F83735">
        <w:t>»</w:t>
      </w:r>
      <w:r w:rsidR="0048478D" w:rsidRPr="00F83735">
        <w:t xml:space="preserve"> (или </w:t>
      </w:r>
      <w:r w:rsidR="0048478D" w:rsidRPr="00F83735">
        <w:rPr>
          <w:i/>
          <w:iCs/>
        </w:rPr>
        <w:t xml:space="preserve">Terminal </w:t>
      </w:r>
      <w:r w:rsidR="00DE2DCC" w:rsidRPr="00F83735">
        <w:rPr>
          <w:i/>
          <w:iCs/>
          <w:lang w:val="en-US"/>
        </w:rPr>
        <w:t>v</w:t>
      </w:r>
      <w:r w:rsidR="0048478D" w:rsidRPr="00F83735">
        <w:rPr>
          <w:i/>
          <w:iCs/>
        </w:rPr>
        <w:t>1.9</w:t>
      </w:r>
      <w:r w:rsidR="0048478D" w:rsidRPr="00F83735">
        <w:t>)</w:t>
      </w:r>
      <w:r w:rsidR="00BF05B3" w:rsidRPr="00F83735">
        <w:t>;</w:t>
      </w:r>
    </w:p>
    <w:p w14:paraId="580E003B" w14:textId="0263FC37" w:rsidR="005832B7" w:rsidRPr="00DE2DCC" w:rsidRDefault="005832B7" w:rsidP="0048478D">
      <w:pPr>
        <w:pStyle w:val="af"/>
        <w:numPr>
          <w:ilvl w:val="0"/>
          <w:numId w:val="47"/>
        </w:numPr>
        <w:tabs>
          <w:tab w:val="left" w:pos="709"/>
        </w:tabs>
        <w:spacing w:before="120" w:line="240" w:lineRule="auto"/>
        <w:ind w:left="992" w:hanging="357"/>
      </w:pPr>
      <w:r w:rsidRPr="00F83735">
        <w:rPr>
          <w:lang w:val="en-US"/>
        </w:rPr>
        <w:t>Android</w:t>
      </w:r>
      <w:r w:rsidRPr="006E5C24">
        <w:t>-</w:t>
      </w:r>
      <w:r w:rsidRPr="00F83735">
        <w:t>приложение</w:t>
      </w:r>
      <w:r>
        <w:rPr>
          <w:i/>
          <w:iCs/>
        </w:rPr>
        <w:t xml:space="preserve"> «КИП</w:t>
      </w:r>
      <w:r w:rsidR="00F83735">
        <w:rPr>
          <w:i/>
          <w:iCs/>
        </w:rPr>
        <w:t>-</w:t>
      </w:r>
      <w:r>
        <w:rPr>
          <w:i/>
          <w:iCs/>
        </w:rPr>
        <w:t>М5 Монитор»</w:t>
      </w:r>
    </w:p>
    <w:p w14:paraId="64AC4D24" w14:textId="796215B6" w:rsidR="009A6B81" w:rsidRDefault="00BF05B3" w:rsidP="009A6B81">
      <w:pPr>
        <w:pStyle w:val="af"/>
        <w:numPr>
          <w:ilvl w:val="1"/>
          <w:numId w:val="12"/>
        </w:numPr>
        <w:tabs>
          <w:tab w:val="left" w:pos="709"/>
        </w:tabs>
        <w:ind w:left="142" w:firstLine="0"/>
      </w:pPr>
      <w:r>
        <w:t xml:space="preserve">Испытания </w:t>
      </w:r>
      <w:r w:rsidR="009A6B81">
        <w:t>каналов измерения и управления проводят в режиме соединения с системой</w:t>
      </w:r>
      <w:r w:rsidR="009433E7">
        <w:t xml:space="preserve"> сбора данных</w:t>
      </w:r>
      <w:r w:rsidR="009A6B81">
        <w:t xml:space="preserve"> по интерфейсу </w:t>
      </w:r>
      <w:r w:rsidR="009A6B81">
        <w:rPr>
          <w:lang w:val="en-US"/>
        </w:rPr>
        <w:t>RS</w:t>
      </w:r>
      <w:r w:rsidR="009A6B81" w:rsidRPr="009A6B81">
        <w:t>-485 (</w:t>
      </w:r>
      <w:r w:rsidR="009A6B81">
        <w:t>установленному по умолчанию прошивкой контроллера устройства)</w:t>
      </w:r>
      <w:r w:rsidR="00A236F2">
        <w:t xml:space="preserve">, либо по интерфейсам </w:t>
      </w:r>
      <w:r w:rsidR="00F7611F">
        <w:rPr>
          <w:lang w:val="en-US"/>
        </w:rPr>
        <w:t>Ethernet</w:t>
      </w:r>
      <w:r w:rsidR="00A236F2" w:rsidRPr="00A236F2">
        <w:t xml:space="preserve"> </w:t>
      </w:r>
      <w:r w:rsidR="00A236F2">
        <w:t xml:space="preserve">или </w:t>
      </w:r>
      <w:r w:rsidR="00A236F2">
        <w:rPr>
          <w:lang w:val="en-US"/>
        </w:rPr>
        <w:t>GPRS</w:t>
      </w:r>
      <w:r w:rsidR="00A236F2">
        <w:t xml:space="preserve">, если тип интерфейса указан особо в </w:t>
      </w:r>
      <w:r w:rsidR="00AB642C">
        <w:t>разделе испытаний</w:t>
      </w:r>
      <w:r w:rsidR="00A236F2">
        <w:t xml:space="preserve"> </w:t>
      </w:r>
      <w:r w:rsidR="00AB642C">
        <w:t>интерфейсов</w:t>
      </w:r>
      <w:r w:rsidR="00A236F2">
        <w:t>.</w:t>
      </w:r>
    </w:p>
    <w:p w14:paraId="6B5DE3F2" w14:textId="05905FB0" w:rsidR="00A236F2" w:rsidRDefault="00B70FCD" w:rsidP="009A6B81">
      <w:pPr>
        <w:pStyle w:val="af"/>
        <w:numPr>
          <w:ilvl w:val="1"/>
          <w:numId w:val="12"/>
        </w:numPr>
        <w:tabs>
          <w:tab w:val="left" w:pos="709"/>
        </w:tabs>
        <w:ind w:left="142" w:firstLine="0"/>
      </w:pPr>
      <w:r>
        <w:t xml:space="preserve">Для контроля измерений и проверки наличия обмена с платой КИП-М5 на ПК </w:t>
      </w:r>
      <w:r w:rsidR="00BF05B3">
        <w:t>используется</w:t>
      </w:r>
      <w:r>
        <w:t xml:space="preserve"> программа </w:t>
      </w:r>
      <w:r>
        <w:rPr>
          <w:lang w:val="en-US"/>
        </w:rPr>
        <w:t>Rapid</w:t>
      </w:r>
      <w:r w:rsidRPr="00B70FCD">
        <w:t xml:space="preserve"> </w:t>
      </w:r>
      <w:r>
        <w:rPr>
          <w:lang w:val="en-US"/>
        </w:rPr>
        <w:t>Scada</w:t>
      </w:r>
      <w:r w:rsidRPr="00B70FCD">
        <w:t xml:space="preserve"> </w:t>
      </w:r>
      <w:r w:rsidR="00484A95">
        <w:t>с конфигурацией</w:t>
      </w:r>
      <w:r>
        <w:t xml:space="preserve"> </w:t>
      </w:r>
      <w:r w:rsidR="00BF05B3">
        <w:t>«K</w:t>
      </w:r>
      <w:r w:rsidR="00BF05B3">
        <w:rPr>
          <w:lang w:val="en-US"/>
        </w:rPr>
        <w:t>IP</w:t>
      </w:r>
      <w:r w:rsidR="00BF05B3">
        <w:noBreakHyphen/>
      </w:r>
      <w:r w:rsidR="00BF05B3">
        <w:rPr>
          <w:lang w:val="en-US"/>
        </w:rPr>
        <w:t>M</w:t>
      </w:r>
      <w:r w:rsidR="00BF05B3">
        <w:t>5</w:t>
      </w:r>
      <w:r w:rsidR="00BF05B3">
        <w:noBreakHyphen/>
        <w:t>Test»</w:t>
      </w:r>
      <w:r>
        <w:t>, которая позволяет опрашивать КИП-М5 по любому из трех доступных интерфейсов и выводит</w:t>
      </w:r>
      <w:r w:rsidR="001741B4">
        <w:t>ь</w:t>
      </w:r>
      <w:r>
        <w:t xml:space="preserve"> данные обмена в структурированном виде в браузере на странице </w:t>
      </w:r>
      <w:hyperlink r:id="rId22" w:history="1">
        <w:r w:rsidRPr="00A842D6">
          <w:rPr>
            <w:rStyle w:val="af3"/>
            <w:i/>
            <w:iCs/>
            <w:lang w:val="en-US"/>
          </w:rPr>
          <w:t>http</w:t>
        </w:r>
        <w:r w:rsidRPr="00A842D6">
          <w:rPr>
            <w:rStyle w:val="af3"/>
            <w:i/>
            <w:iCs/>
          </w:rPr>
          <w:t>://</w:t>
        </w:r>
        <w:r w:rsidRPr="00A842D6">
          <w:rPr>
            <w:rStyle w:val="af3"/>
            <w:i/>
            <w:iCs/>
            <w:lang w:val="en-US"/>
          </w:rPr>
          <w:t>localhost</w:t>
        </w:r>
        <w:r w:rsidRPr="00A842D6">
          <w:rPr>
            <w:rStyle w:val="af3"/>
            <w:i/>
            <w:iCs/>
          </w:rPr>
          <w:t>/</w:t>
        </w:r>
        <w:r w:rsidRPr="00A842D6">
          <w:rPr>
            <w:rStyle w:val="af3"/>
            <w:i/>
            <w:iCs/>
            <w:lang w:val="en-US"/>
          </w:rPr>
          <w:t>Scada</w:t>
        </w:r>
        <w:r w:rsidRPr="00A842D6">
          <w:rPr>
            <w:rStyle w:val="af3"/>
            <w:i/>
            <w:iCs/>
          </w:rPr>
          <w:t>/</w:t>
        </w:r>
      </w:hyperlink>
      <w:r w:rsidRPr="00B70FCD">
        <w:t>.</w:t>
      </w:r>
      <w:r>
        <w:t xml:space="preserve"> На странице авторизации для доступа к данным КИП-М5 требуется ввести имя пользователя «</w:t>
      </w:r>
      <w:r w:rsidRPr="00A842D6">
        <w:rPr>
          <w:b/>
          <w:bCs/>
          <w:i/>
          <w:iCs/>
          <w:lang w:val="en-US"/>
        </w:rPr>
        <w:t>admin</w:t>
      </w:r>
      <w:r>
        <w:t>» и пароль «</w:t>
      </w:r>
      <w:r w:rsidRPr="00A842D6">
        <w:rPr>
          <w:b/>
          <w:bCs/>
          <w:i/>
          <w:iCs/>
        </w:rPr>
        <w:t>12345</w:t>
      </w:r>
      <w:r>
        <w:t>», установленные</w:t>
      </w:r>
      <w:r w:rsidR="00965200" w:rsidRPr="00965200">
        <w:t xml:space="preserve"> </w:t>
      </w:r>
      <w:r w:rsidR="00965200">
        <w:t>по</w:t>
      </w:r>
      <w:r w:rsidR="00F62A0E">
        <w:t xml:space="preserve"> </w:t>
      </w:r>
      <w:r w:rsidR="00965200">
        <w:t>умолчанию</w:t>
      </w:r>
      <w:r w:rsidR="001741B4">
        <w:t xml:space="preserve"> для разрешения доступа</w:t>
      </w:r>
      <w:r>
        <w:t xml:space="preserve"> </w:t>
      </w:r>
      <w:r w:rsidR="00965200">
        <w:t xml:space="preserve">к </w:t>
      </w:r>
      <w:r w:rsidR="00965200">
        <w:rPr>
          <w:lang w:val="en-US"/>
        </w:rPr>
        <w:t>web</w:t>
      </w:r>
      <w:r w:rsidR="00965200" w:rsidRPr="00965200">
        <w:t>-</w:t>
      </w:r>
      <w:r w:rsidR="00965200">
        <w:t>странице с данными.</w:t>
      </w:r>
    </w:p>
    <w:p w14:paraId="0E89A319" w14:textId="63A892DC" w:rsidR="00D2415E" w:rsidRPr="00300728" w:rsidRDefault="00B70FCD" w:rsidP="00300728">
      <w:pPr>
        <w:pStyle w:val="af"/>
        <w:numPr>
          <w:ilvl w:val="1"/>
          <w:numId w:val="12"/>
        </w:numPr>
        <w:tabs>
          <w:tab w:val="left" w:pos="709"/>
        </w:tabs>
        <w:ind w:left="142" w:firstLine="0"/>
      </w:pPr>
      <w:r>
        <w:t xml:space="preserve">Табличные данные с результатами работы КИП-М5 можно увидеть на </w:t>
      </w:r>
      <w:r w:rsidR="00D24B39">
        <w:t>странице</w:t>
      </w:r>
      <w:r w:rsidR="00D24B39" w:rsidRPr="00D24B39">
        <w:t xml:space="preserve"> </w:t>
      </w:r>
      <w:r w:rsidR="00D24B39">
        <w:t>«Представления»</w:t>
      </w:r>
      <w:r w:rsidR="00D24B39" w:rsidRPr="00D24B39">
        <w:t xml:space="preserve"> </w:t>
      </w:r>
      <w:r w:rsidR="00D24B39">
        <w:t xml:space="preserve">в дереве «КИП-М5» и соответствующей выбранному интерфейсу таблице. По умолчанию прошивкой контроллера КИП-М5 выбран интерфейс </w:t>
      </w:r>
      <w:r w:rsidR="00D24B39">
        <w:rPr>
          <w:lang w:val="en-US"/>
        </w:rPr>
        <w:t>RS</w:t>
      </w:r>
      <w:r w:rsidR="00D24B39" w:rsidRPr="00D24B39">
        <w:t>-485</w:t>
      </w:r>
      <w:r w:rsidR="00D24B39">
        <w:t>, соответственно данные обмена должны будут отображаться в таблице «</w:t>
      </w:r>
      <w:r w:rsidR="00B46862">
        <w:rPr>
          <w:lang w:val="en-US"/>
        </w:rPr>
        <w:t>RS</w:t>
      </w:r>
      <w:r w:rsidR="00B46862" w:rsidRPr="00B46862">
        <w:t>-485</w:t>
      </w:r>
      <w:r w:rsidR="00D24B39">
        <w:rPr>
          <w:lang w:val="en-US"/>
        </w:rPr>
        <w:t> Modbus RTU</w:t>
      </w:r>
      <w:r w:rsidR="00D24B39">
        <w:t xml:space="preserve">». Примерный вид окна таблицы можно видеть на </w:t>
      </w:r>
      <w:r w:rsidR="00CD6229" w:rsidRPr="00AB642C">
        <w:t>Р</w:t>
      </w:r>
      <w:r w:rsidR="00D24B39" w:rsidRPr="00AB642C">
        <w:t xml:space="preserve">ис. 1 </w:t>
      </w:r>
      <w:hyperlink w:anchor="_ПРИЛОЖЕНИЕ_Г_(справочное)" w:history="1">
        <w:r w:rsidR="00D24B39" w:rsidRPr="00F62A0E">
          <w:rPr>
            <w:rStyle w:val="af3"/>
          </w:rPr>
          <w:t xml:space="preserve">Приложения </w:t>
        </w:r>
        <w:r w:rsidR="00CA74D8" w:rsidRPr="00F62A0E">
          <w:rPr>
            <w:rStyle w:val="af3"/>
          </w:rPr>
          <w:t>Г</w:t>
        </w:r>
      </w:hyperlink>
      <w:r w:rsidR="003C3917" w:rsidRPr="00AB642C">
        <w:t xml:space="preserve"> </w:t>
      </w:r>
      <w:r w:rsidR="003C3917" w:rsidRPr="000F4635">
        <w:t>данной ПМ</w:t>
      </w:r>
      <w:r w:rsidR="000F4635" w:rsidRPr="000F4635">
        <w:t>.</w:t>
      </w:r>
    </w:p>
    <w:p w14:paraId="54AAF8FE" w14:textId="41069E87" w:rsidR="00B14A39" w:rsidRDefault="00B14A39" w:rsidP="009A6B81">
      <w:pPr>
        <w:pStyle w:val="af"/>
        <w:numPr>
          <w:ilvl w:val="1"/>
          <w:numId w:val="12"/>
        </w:numPr>
        <w:tabs>
          <w:tab w:val="left" w:pos="709"/>
        </w:tabs>
        <w:ind w:left="142" w:firstLine="0"/>
      </w:pPr>
      <w:r>
        <w:t>Следует учитывать, что а</w:t>
      </w:r>
      <w:r w:rsidRPr="00B14A39">
        <w:t>ктуальн</w:t>
      </w:r>
      <w:r w:rsidR="00484A95">
        <w:t>ы</w:t>
      </w:r>
      <w:r w:rsidRPr="00B14A39">
        <w:t>е значени</w:t>
      </w:r>
      <w:r>
        <w:t>я измеряемых КИП</w:t>
      </w:r>
      <w:r>
        <w:noBreakHyphen/>
        <w:t>М5 параметров отображаются</w:t>
      </w:r>
      <w:r w:rsidRPr="00B14A39">
        <w:t xml:space="preserve"> в </w:t>
      </w:r>
      <w:r>
        <w:t>браузере</w:t>
      </w:r>
      <w:r w:rsidRPr="00B14A39">
        <w:t xml:space="preserve"> через время, равное сумме времени периода опроса АЦП КИП-М5 и времени периода обмена по интерфейсу </w:t>
      </w:r>
      <w:r w:rsidR="00B46862">
        <w:t>RS-485</w:t>
      </w:r>
      <w:r w:rsidRPr="00B14A39">
        <w:t>, и может составлять 10-12 секунд при штатных настройках</w:t>
      </w:r>
      <w:r>
        <w:t xml:space="preserve"> используемой конфигурации</w:t>
      </w:r>
      <w:r w:rsidRPr="00B14A39">
        <w:t xml:space="preserve"> программы Rapid Scada и </w:t>
      </w:r>
      <w:r w:rsidR="00484A95">
        <w:t xml:space="preserve">платы </w:t>
      </w:r>
      <w:r w:rsidRPr="00B14A39">
        <w:t>КИП</w:t>
      </w:r>
      <w:r>
        <w:noBreakHyphen/>
      </w:r>
      <w:r w:rsidRPr="00B14A39">
        <w:t>М5.</w:t>
      </w:r>
    </w:p>
    <w:p w14:paraId="2E4DDAFE" w14:textId="3A114600" w:rsidR="00EA2901" w:rsidRDefault="00EA2901" w:rsidP="009A6B81">
      <w:pPr>
        <w:pStyle w:val="af"/>
        <w:numPr>
          <w:ilvl w:val="1"/>
          <w:numId w:val="12"/>
        </w:numPr>
        <w:tabs>
          <w:tab w:val="left" w:pos="709"/>
        </w:tabs>
        <w:ind w:left="142" w:firstLine="0"/>
      </w:pPr>
      <w:r>
        <w:t xml:space="preserve">Результаты испытаний фиксируются в </w:t>
      </w:r>
      <w:r w:rsidRPr="00F830D4">
        <w:t>Протоколе испытаний</w:t>
      </w:r>
      <w:r w:rsidR="003C3917" w:rsidRPr="00F36C3E">
        <w:t xml:space="preserve">. </w:t>
      </w:r>
      <w:r w:rsidR="003C3917">
        <w:t xml:space="preserve">Ссылка на файл </w:t>
      </w:r>
      <w:r w:rsidR="001025B8" w:rsidRPr="00F36C3E">
        <w:t>Протокол</w:t>
      </w:r>
      <w:r w:rsidR="001025B8">
        <w:t>а</w:t>
      </w:r>
      <w:r w:rsidR="001025B8" w:rsidRPr="00F36C3E">
        <w:t xml:space="preserve"> испытаний</w:t>
      </w:r>
      <w:r w:rsidR="001025B8">
        <w:t xml:space="preserve"> </w:t>
      </w:r>
      <w:r w:rsidR="003C3917">
        <w:t xml:space="preserve">указана в </w:t>
      </w:r>
      <w:hyperlink w:anchor="_ПРИЛОЖЕНИЕ_В_(обязательное)" w:history="1">
        <w:r w:rsidR="003C3917" w:rsidRPr="00CC465D">
          <w:rPr>
            <w:rStyle w:val="af3"/>
          </w:rPr>
          <w:t>Приложения В</w:t>
        </w:r>
      </w:hyperlink>
      <w:r w:rsidR="003C3917">
        <w:rPr>
          <w:color w:val="FF0000"/>
        </w:rPr>
        <w:t xml:space="preserve"> </w:t>
      </w:r>
      <w:r w:rsidR="003C3917" w:rsidRPr="000F4635">
        <w:t>данной ПМ</w:t>
      </w:r>
      <w:r w:rsidR="000F4635" w:rsidRPr="000F4635">
        <w:t>.</w:t>
      </w:r>
    </w:p>
    <w:p w14:paraId="04F03852" w14:textId="31D62C03" w:rsidR="00650578" w:rsidRDefault="00D52D03" w:rsidP="000C04DB">
      <w:pPr>
        <w:pStyle w:val="af"/>
        <w:numPr>
          <w:ilvl w:val="1"/>
          <w:numId w:val="12"/>
        </w:numPr>
        <w:tabs>
          <w:tab w:val="left" w:pos="709"/>
        </w:tabs>
        <w:ind w:left="142" w:firstLine="0"/>
      </w:pPr>
      <w:r>
        <w:t xml:space="preserve">При выявлении неисправности </w:t>
      </w:r>
      <w:r w:rsidR="00536DB8">
        <w:t xml:space="preserve">испытания прекращают. После устранения неисправности принимается решение о возобновлении испытаний </w:t>
      </w:r>
      <w:r w:rsidR="005656E1">
        <w:t>платы</w:t>
      </w:r>
      <w:r w:rsidR="00536DB8">
        <w:t>.</w:t>
      </w:r>
    </w:p>
    <w:p w14:paraId="4B221676" w14:textId="2867AAA7" w:rsidR="00D2415E" w:rsidRDefault="00D2415E">
      <w:pPr>
        <w:spacing w:line="240" w:lineRule="auto"/>
      </w:pPr>
      <w:r>
        <w:br w:type="page"/>
      </w:r>
    </w:p>
    <w:p w14:paraId="02592567" w14:textId="0827B6AD" w:rsidR="0048478D" w:rsidRPr="0048478D" w:rsidRDefault="00650578" w:rsidP="00822231">
      <w:pPr>
        <w:pStyle w:val="10"/>
        <w:ind w:left="431" w:hanging="431"/>
      </w:pPr>
      <w:bookmarkStart w:id="15" w:name="_Toc50649791"/>
      <w:r>
        <w:t>МЕТОДЫ ИСПЫТАНИЙ</w:t>
      </w:r>
      <w:bookmarkEnd w:id="15"/>
    </w:p>
    <w:p w14:paraId="5BE9DB3D" w14:textId="77777777" w:rsidR="00EE6FEC" w:rsidRPr="00EE6FEC" w:rsidRDefault="00C30340" w:rsidP="0040086D">
      <w:pPr>
        <w:pStyle w:val="af6"/>
        <w:numPr>
          <w:ilvl w:val="0"/>
          <w:numId w:val="13"/>
        </w:numPr>
        <w:tabs>
          <w:tab w:val="left" w:pos="993"/>
        </w:tabs>
        <w:spacing w:before="240"/>
        <w:ind w:left="0" w:firstLine="284"/>
        <w:jc w:val="both"/>
      </w:pPr>
      <w:r w:rsidRPr="00C30340">
        <w:rPr>
          <w:b/>
          <w:bCs/>
          <w:szCs w:val="28"/>
        </w:rPr>
        <w:t>Внешний осмотр, проверка габаритных и установочных размеров.</w:t>
      </w:r>
      <w:r>
        <w:rPr>
          <w:szCs w:val="28"/>
        </w:rPr>
        <w:t xml:space="preserve"> </w:t>
      </w:r>
    </w:p>
    <w:p w14:paraId="222706CE" w14:textId="62D73114" w:rsidR="00650578" w:rsidRDefault="005656E1" w:rsidP="006C26E1">
      <w:pPr>
        <w:tabs>
          <w:tab w:val="left" w:pos="567"/>
        </w:tabs>
        <w:spacing w:before="240"/>
        <w:ind w:firstLine="567"/>
        <w:jc w:val="both"/>
      </w:pPr>
      <w:r w:rsidRPr="00EE6FEC">
        <w:t xml:space="preserve">Проверку проводят внешним осмотром и измерением. Внешним осмотром проверяют соответствие </w:t>
      </w:r>
      <w:r w:rsidR="00F53789" w:rsidRPr="00EE6FEC">
        <w:t>платы документации</w:t>
      </w:r>
      <w:r w:rsidRPr="00EE6FEC">
        <w:t xml:space="preserve">. Измерением проверяют </w:t>
      </w:r>
      <w:r w:rsidR="00F53789" w:rsidRPr="00EE6FEC">
        <w:t>р</w:t>
      </w:r>
      <w:r w:rsidRPr="00EE6FEC">
        <w:t>азмеры</w:t>
      </w:r>
      <w:r w:rsidR="00F53789" w:rsidRPr="00EE6FEC">
        <w:t xml:space="preserve"> на соответствие требованиям пункта 4.1.1</w:t>
      </w:r>
      <w:r w:rsidRPr="00EE6FEC">
        <w:t>.</w:t>
      </w:r>
      <w:r w:rsidR="003B0B1F" w:rsidRPr="00EE6FEC">
        <w:t xml:space="preserve"> Проверяют состояние защитного покрытия на соответствие сборочному чертежу.</w:t>
      </w:r>
      <w:r w:rsidR="009B0446" w:rsidRPr="00EE6FEC">
        <w:t xml:space="preserve">  </w:t>
      </w:r>
      <w:r w:rsidR="0040086D" w:rsidRPr="0040086D">
        <w:t>Контролируют наличие герметика в обозначенных на чертеже местах, наличие и качество маркировки.</w:t>
      </w:r>
    </w:p>
    <w:p w14:paraId="0C785E61" w14:textId="77777777" w:rsidR="00E07868" w:rsidRPr="001812B6" w:rsidRDefault="00E07868" w:rsidP="00CC465D">
      <w:pPr>
        <w:tabs>
          <w:tab w:val="left" w:pos="993"/>
        </w:tabs>
        <w:spacing w:before="240"/>
        <w:jc w:val="both"/>
      </w:pPr>
    </w:p>
    <w:p w14:paraId="7F60C3D7" w14:textId="77777777" w:rsidR="00EE6FEC" w:rsidRPr="00EE6FEC" w:rsidRDefault="00C30340" w:rsidP="0040086D">
      <w:pPr>
        <w:pStyle w:val="af6"/>
        <w:numPr>
          <w:ilvl w:val="0"/>
          <w:numId w:val="13"/>
        </w:numPr>
        <w:tabs>
          <w:tab w:val="left" w:pos="993"/>
        </w:tabs>
        <w:spacing w:before="240"/>
        <w:ind w:left="0" w:firstLine="284"/>
        <w:jc w:val="both"/>
      </w:pPr>
      <w:r w:rsidRPr="00C30340">
        <w:rPr>
          <w:b/>
          <w:bCs/>
          <w:color w:val="000000"/>
          <w:szCs w:val="28"/>
        </w:rPr>
        <w:t>Проверка диапазона питающего напряжения и тока потребления</w:t>
      </w:r>
      <w:r w:rsidRPr="00C30340">
        <w:rPr>
          <w:b/>
          <w:bCs/>
          <w:szCs w:val="28"/>
        </w:rPr>
        <w:t>.</w:t>
      </w:r>
    </w:p>
    <w:p w14:paraId="1C472008" w14:textId="2FC3A369" w:rsidR="003B0B1F" w:rsidRPr="00EE6FEC" w:rsidRDefault="00C303B7" w:rsidP="006C26E1">
      <w:pPr>
        <w:tabs>
          <w:tab w:val="left" w:pos="567"/>
        </w:tabs>
        <w:spacing w:before="240"/>
        <w:jc w:val="both"/>
      </w:pPr>
      <w:r w:rsidRPr="00EE6FEC">
        <w:t>Испытание</w:t>
      </w:r>
      <w:r w:rsidR="00D61A1E" w:rsidRPr="00EE6FEC">
        <w:t xml:space="preserve"> </w:t>
      </w:r>
      <w:r w:rsidR="003B0B1F" w:rsidRPr="00EE6FEC">
        <w:t>проводят в следующей последовательности:</w:t>
      </w:r>
    </w:p>
    <w:p w14:paraId="463C2008" w14:textId="42167E3C" w:rsidR="003B0B1F" w:rsidRPr="00C30340" w:rsidRDefault="003B0B1F" w:rsidP="006C26E1">
      <w:pPr>
        <w:pStyle w:val="af6"/>
        <w:numPr>
          <w:ilvl w:val="0"/>
          <w:numId w:val="15"/>
        </w:numPr>
        <w:tabs>
          <w:tab w:val="left" w:pos="567"/>
        </w:tabs>
        <w:ind w:left="567" w:hanging="425"/>
        <w:jc w:val="both"/>
        <w:rPr>
          <w:szCs w:val="28"/>
        </w:rPr>
      </w:pPr>
      <w:r w:rsidRPr="00C30340">
        <w:rPr>
          <w:szCs w:val="28"/>
        </w:rPr>
        <w:t>Соб</w:t>
      </w:r>
      <w:r w:rsidR="00C303B7" w:rsidRPr="00C30340">
        <w:rPr>
          <w:szCs w:val="28"/>
        </w:rPr>
        <w:t>рать</w:t>
      </w:r>
      <w:r w:rsidRPr="00C30340">
        <w:rPr>
          <w:szCs w:val="28"/>
        </w:rPr>
        <w:t xml:space="preserve"> схему испытаний, приведенную на </w:t>
      </w:r>
      <w:r w:rsidR="00FD0AAA">
        <w:rPr>
          <w:szCs w:val="28"/>
        </w:rPr>
        <w:t>Рис. 1</w:t>
      </w:r>
      <w:r w:rsidR="00FD0AAA" w:rsidRPr="00FD0AAA">
        <w:rPr>
          <w:szCs w:val="28"/>
        </w:rPr>
        <w:t xml:space="preserve"> </w:t>
      </w:r>
      <w:hyperlink w:anchor="_ПРИЛОЖЕНИЕ_Б_(обязательное)" w:history="1">
        <w:r w:rsidR="00FD0AAA" w:rsidRPr="00CC465D">
          <w:rPr>
            <w:rStyle w:val="af3"/>
            <w:szCs w:val="28"/>
          </w:rPr>
          <w:t>Приложения Б</w:t>
        </w:r>
      </w:hyperlink>
      <w:r w:rsidR="00FD0AAA" w:rsidRPr="00C30340">
        <w:rPr>
          <w:szCs w:val="28"/>
        </w:rPr>
        <w:t>.</w:t>
      </w:r>
    </w:p>
    <w:p w14:paraId="26AC9268" w14:textId="37E9A669" w:rsidR="00FB421D" w:rsidRPr="00BD4087" w:rsidRDefault="00FB421D" w:rsidP="006C26E1">
      <w:pPr>
        <w:pStyle w:val="af6"/>
        <w:numPr>
          <w:ilvl w:val="0"/>
          <w:numId w:val="15"/>
        </w:numPr>
        <w:tabs>
          <w:tab w:val="left" w:pos="567"/>
        </w:tabs>
        <w:ind w:left="567" w:hanging="425"/>
        <w:jc w:val="both"/>
        <w:rPr>
          <w:szCs w:val="28"/>
        </w:rPr>
      </w:pPr>
      <w:r w:rsidRPr="00BD4087">
        <w:rPr>
          <w:szCs w:val="28"/>
        </w:rPr>
        <w:t xml:space="preserve">На лабораторном источнике </w:t>
      </w:r>
      <w:r w:rsidRPr="00BD4087">
        <w:rPr>
          <w:szCs w:val="28"/>
          <w:lang w:val="en-US"/>
        </w:rPr>
        <w:t>PU</w:t>
      </w:r>
      <w:r w:rsidRPr="00BD4087">
        <w:rPr>
          <w:szCs w:val="28"/>
        </w:rPr>
        <w:t xml:space="preserve">1 настроить </w:t>
      </w:r>
      <w:r w:rsidRPr="003C538C">
        <w:rPr>
          <w:szCs w:val="28"/>
        </w:rPr>
        <w:t>выходное напряжение 1</w:t>
      </w:r>
      <w:r w:rsidR="003C538C" w:rsidRPr="003C538C">
        <w:rPr>
          <w:szCs w:val="28"/>
        </w:rPr>
        <w:t>2</w:t>
      </w:r>
      <w:r w:rsidRPr="003C538C">
        <w:rPr>
          <w:szCs w:val="28"/>
        </w:rPr>
        <w:t xml:space="preserve"> В и</w:t>
      </w:r>
      <w:r w:rsidRPr="00BD4087">
        <w:rPr>
          <w:szCs w:val="28"/>
        </w:rPr>
        <w:t xml:space="preserve"> ток ограничения 0,5 А. Разрешить подачу напряжения </w:t>
      </w:r>
      <w:r w:rsidR="0000347E">
        <w:rPr>
          <w:szCs w:val="28"/>
        </w:rPr>
        <w:t>на выход источника</w:t>
      </w:r>
      <w:r w:rsidRPr="00BD4087">
        <w:rPr>
          <w:szCs w:val="28"/>
        </w:rPr>
        <w:t>.</w:t>
      </w:r>
    </w:p>
    <w:p w14:paraId="4CEC1001" w14:textId="372101BE" w:rsidR="00AC410D" w:rsidRDefault="003C538C" w:rsidP="00AC410D">
      <w:pPr>
        <w:pStyle w:val="af6"/>
        <w:numPr>
          <w:ilvl w:val="0"/>
          <w:numId w:val="15"/>
        </w:numPr>
        <w:tabs>
          <w:tab w:val="left" w:pos="567"/>
        </w:tabs>
        <w:ind w:left="567" w:hanging="425"/>
        <w:jc w:val="both"/>
        <w:rPr>
          <w:szCs w:val="28"/>
        </w:rPr>
      </w:pPr>
      <w:r>
        <w:rPr>
          <w:szCs w:val="28"/>
        </w:rPr>
        <w:t xml:space="preserve">В течение 10-15 секунд </w:t>
      </w:r>
      <w:r w:rsidR="00EC3DFE">
        <w:rPr>
          <w:szCs w:val="28"/>
        </w:rPr>
        <w:t>зафиксировать</w:t>
      </w:r>
      <w:r w:rsidRPr="003C538C">
        <w:rPr>
          <w:szCs w:val="28"/>
        </w:rPr>
        <w:t xml:space="preserve"> </w:t>
      </w:r>
      <w:r>
        <w:rPr>
          <w:szCs w:val="28"/>
        </w:rPr>
        <w:t xml:space="preserve">максимальный </w:t>
      </w:r>
      <w:r w:rsidRPr="00BD4087">
        <w:rPr>
          <w:szCs w:val="28"/>
        </w:rPr>
        <w:t>ток потребления</w:t>
      </w:r>
      <w:r w:rsidR="00FB421D" w:rsidRPr="00BD4087">
        <w:rPr>
          <w:szCs w:val="28"/>
        </w:rPr>
        <w:t xml:space="preserve"> </w:t>
      </w:r>
      <w:r>
        <w:rPr>
          <w:szCs w:val="28"/>
        </w:rPr>
        <w:t xml:space="preserve">и </w:t>
      </w:r>
      <w:r w:rsidR="00EC3DFE">
        <w:rPr>
          <w:szCs w:val="28"/>
        </w:rPr>
        <w:t>внести</w:t>
      </w:r>
      <w:r w:rsidR="00361042" w:rsidRPr="00BD4087">
        <w:rPr>
          <w:szCs w:val="28"/>
        </w:rPr>
        <w:t xml:space="preserve"> </w:t>
      </w:r>
      <w:r>
        <w:rPr>
          <w:szCs w:val="28"/>
        </w:rPr>
        <w:t xml:space="preserve">его значение </w:t>
      </w:r>
      <w:r w:rsidR="00EC3DFE">
        <w:rPr>
          <w:szCs w:val="28"/>
        </w:rPr>
        <w:t xml:space="preserve">в </w:t>
      </w:r>
      <w:r w:rsidR="00281FDE" w:rsidRPr="006558A4">
        <w:rPr>
          <w:szCs w:val="28"/>
        </w:rPr>
        <w:t>таблиц</w:t>
      </w:r>
      <w:r w:rsidR="00EC3DFE" w:rsidRPr="006558A4">
        <w:rPr>
          <w:szCs w:val="28"/>
        </w:rPr>
        <w:t>у</w:t>
      </w:r>
      <w:r w:rsidR="006558A4" w:rsidRPr="006558A4">
        <w:rPr>
          <w:szCs w:val="28"/>
        </w:rPr>
        <w:t xml:space="preserve"> 4.2.1</w:t>
      </w:r>
      <w:r w:rsidR="00281FDE" w:rsidRPr="006558A4">
        <w:rPr>
          <w:szCs w:val="28"/>
        </w:rPr>
        <w:t xml:space="preserve"> </w:t>
      </w:r>
      <w:r w:rsidR="00281FDE" w:rsidRPr="006558A4">
        <w:t>Протокола испытаний</w:t>
      </w:r>
      <w:r w:rsidRPr="006558A4">
        <w:rPr>
          <w:szCs w:val="28"/>
        </w:rPr>
        <w:t>.</w:t>
      </w:r>
    </w:p>
    <w:p w14:paraId="49C9B71A" w14:textId="7626384A" w:rsidR="00AC410D" w:rsidRPr="00D17436" w:rsidRDefault="00AC410D" w:rsidP="00AC410D">
      <w:pPr>
        <w:pStyle w:val="af6"/>
        <w:tabs>
          <w:tab w:val="left" w:pos="567"/>
        </w:tabs>
        <w:ind w:left="567"/>
        <w:jc w:val="both"/>
        <w:rPr>
          <w:szCs w:val="28"/>
        </w:rPr>
      </w:pPr>
      <w:r>
        <w:rPr>
          <w:szCs w:val="28"/>
        </w:rPr>
        <w:t xml:space="preserve">В режиме передачи данных по каналу </w:t>
      </w:r>
      <w:r>
        <w:rPr>
          <w:szCs w:val="28"/>
          <w:lang w:val="en-US"/>
        </w:rPr>
        <w:t>GSM</w:t>
      </w:r>
      <w:r w:rsidRPr="00AC410D">
        <w:rPr>
          <w:szCs w:val="28"/>
        </w:rPr>
        <w:t xml:space="preserve"> </w:t>
      </w:r>
      <w:r>
        <w:rPr>
          <w:szCs w:val="28"/>
        </w:rPr>
        <w:t xml:space="preserve">ток потребления замерять после соединения модуля с сетью </w:t>
      </w:r>
      <w:r>
        <w:rPr>
          <w:szCs w:val="28"/>
          <w:lang w:val="en-US"/>
        </w:rPr>
        <w:t>GSM</w:t>
      </w:r>
      <w:r>
        <w:rPr>
          <w:szCs w:val="28"/>
        </w:rPr>
        <w:t>, выхода модуля в Интернет</w:t>
      </w:r>
      <w:r w:rsidRPr="00AC410D">
        <w:rPr>
          <w:szCs w:val="28"/>
        </w:rPr>
        <w:t xml:space="preserve"> </w:t>
      </w:r>
      <w:r>
        <w:rPr>
          <w:szCs w:val="28"/>
        </w:rPr>
        <w:t>и появления актуальных данных от КИП-М5 в системе сбора данных.</w:t>
      </w:r>
    </w:p>
    <w:p w14:paraId="537BCF50" w14:textId="767CE9D5" w:rsidR="00FB421D" w:rsidRPr="00BD4087" w:rsidRDefault="00361042" w:rsidP="006C26E1">
      <w:pPr>
        <w:pStyle w:val="af6"/>
        <w:numPr>
          <w:ilvl w:val="0"/>
          <w:numId w:val="15"/>
        </w:numPr>
        <w:tabs>
          <w:tab w:val="left" w:pos="567"/>
        </w:tabs>
        <w:ind w:left="567" w:hanging="425"/>
        <w:jc w:val="both"/>
        <w:rPr>
          <w:szCs w:val="28"/>
        </w:rPr>
      </w:pPr>
      <w:r w:rsidRPr="00BD4087">
        <w:rPr>
          <w:szCs w:val="28"/>
        </w:rPr>
        <w:t>Повторить п.</w:t>
      </w:r>
      <w:r w:rsidR="008A4B6B">
        <w:rPr>
          <w:szCs w:val="28"/>
        </w:rPr>
        <w:t>2 и п.</w:t>
      </w:r>
      <w:r w:rsidR="003C538C">
        <w:rPr>
          <w:szCs w:val="28"/>
        </w:rPr>
        <w:t>3</w:t>
      </w:r>
      <w:r w:rsidRPr="00BD4087">
        <w:rPr>
          <w:szCs w:val="28"/>
        </w:rPr>
        <w:t xml:space="preserve"> для напряжени</w:t>
      </w:r>
      <w:r w:rsidR="003C538C">
        <w:rPr>
          <w:szCs w:val="28"/>
        </w:rPr>
        <w:t>я</w:t>
      </w:r>
      <w:r w:rsidRPr="00BD4087">
        <w:rPr>
          <w:szCs w:val="28"/>
        </w:rPr>
        <w:t xml:space="preserve"> питания </w:t>
      </w:r>
      <w:r w:rsidR="003C538C">
        <w:rPr>
          <w:szCs w:val="28"/>
        </w:rPr>
        <w:t xml:space="preserve">60 </w:t>
      </w:r>
      <w:r w:rsidRPr="00BD4087">
        <w:rPr>
          <w:szCs w:val="28"/>
        </w:rPr>
        <w:t>В.</w:t>
      </w:r>
    </w:p>
    <w:p w14:paraId="5A7FFB50" w14:textId="56465007" w:rsidR="003B0B1F" w:rsidRDefault="00C303B7" w:rsidP="006C26E1">
      <w:pPr>
        <w:pStyle w:val="af6"/>
        <w:tabs>
          <w:tab w:val="left" w:pos="567"/>
        </w:tabs>
        <w:spacing w:before="120"/>
        <w:ind w:left="0" w:firstLine="426"/>
        <w:jc w:val="both"/>
      </w:pPr>
      <w:r w:rsidRPr="00BD4087">
        <w:t xml:space="preserve">Плата считается выдержавшей испытание, если </w:t>
      </w:r>
      <w:r w:rsidR="00952444">
        <w:t>она</w:t>
      </w:r>
      <w:r w:rsidR="00361042" w:rsidRPr="00BD4087">
        <w:t xml:space="preserve"> </w:t>
      </w:r>
      <w:r w:rsidR="003C538C">
        <w:t>включилась</w:t>
      </w:r>
      <w:r w:rsidR="006C0ED6">
        <w:t xml:space="preserve"> (светятся светодиоды на лицевой панели устройства)</w:t>
      </w:r>
      <w:r w:rsidR="00361042" w:rsidRPr="00BD4087">
        <w:t xml:space="preserve"> и </w:t>
      </w:r>
      <w:r w:rsidRPr="00BD4087">
        <w:t>значение тока потребления</w:t>
      </w:r>
      <w:r w:rsidR="00361042" w:rsidRPr="00BD4087">
        <w:t xml:space="preserve"> при всех напряжениях питания, </w:t>
      </w:r>
      <w:r w:rsidRPr="00BD4087">
        <w:t>не превысило требований п.4.2.1 настоящей ПМ.</w:t>
      </w:r>
    </w:p>
    <w:p w14:paraId="6279090A" w14:textId="77777777" w:rsidR="00484A95" w:rsidRPr="00687FF2" w:rsidRDefault="00484A95" w:rsidP="00EC39E1">
      <w:pPr>
        <w:pStyle w:val="af6"/>
        <w:tabs>
          <w:tab w:val="left" w:pos="567"/>
        </w:tabs>
        <w:spacing w:before="120"/>
        <w:ind w:left="0" w:firstLine="567"/>
        <w:jc w:val="both"/>
      </w:pPr>
    </w:p>
    <w:p w14:paraId="26461CF5" w14:textId="77777777" w:rsidR="00726F26" w:rsidRPr="00726F26" w:rsidRDefault="00726F26" w:rsidP="0040086D">
      <w:pPr>
        <w:pStyle w:val="af6"/>
        <w:numPr>
          <w:ilvl w:val="0"/>
          <w:numId w:val="13"/>
        </w:numPr>
        <w:tabs>
          <w:tab w:val="left" w:pos="993"/>
        </w:tabs>
        <w:spacing w:before="240"/>
        <w:ind w:left="0" w:firstLine="284"/>
        <w:jc w:val="both"/>
        <w:rPr>
          <w:b/>
          <w:bCs/>
          <w:szCs w:val="28"/>
        </w:rPr>
      </w:pPr>
      <w:r w:rsidRPr="00726F26">
        <w:rPr>
          <w:b/>
          <w:bCs/>
          <w:color w:val="000000"/>
          <w:szCs w:val="28"/>
        </w:rPr>
        <w:t>Проверка связи по RS-485.</w:t>
      </w:r>
    </w:p>
    <w:p w14:paraId="29C1C9C1" w14:textId="17EFF885" w:rsidR="00C303B7" w:rsidRPr="00726F26" w:rsidRDefault="009466E8" w:rsidP="006C26E1">
      <w:pPr>
        <w:tabs>
          <w:tab w:val="left" w:pos="567"/>
        </w:tabs>
        <w:spacing w:before="240"/>
        <w:jc w:val="both"/>
        <w:rPr>
          <w:szCs w:val="28"/>
        </w:rPr>
      </w:pPr>
      <w:r w:rsidRPr="000C04DB">
        <w:t>Испытание</w:t>
      </w:r>
      <w:r w:rsidR="00D61A1E" w:rsidRPr="000C04DB">
        <w:t xml:space="preserve"> </w:t>
      </w:r>
      <w:r w:rsidR="00C303B7" w:rsidRPr="000C04DB">
        <w:rPr>
          <w:szCs w:val="28"/>
        </w:rPr>
        <w:t>проводят в следующей последовательности:</w:t>
      </w:r>
    </w:p>
    <w:p w14:paraId="414D77CA" w14:textId="521AF9A1" w:rsidR="00804E76" w:rsidRDefault="00804E76" w:rsidP="006C26E1">
      <w:pPr>
        <w:pStyle w:val="af6"/>
        <w:numPr>
          <w:ilvl w:val="0"/>
          <w:numId w:val="25"/>
        </w:numPr>
        <w:tabs>
          <w:tab w:val="left" w:pos="567"/>
        </w:tabs>
        <w:ind w:left="567" w:hanging="425"/>
        <w:jc w:val="both"/>
        <w:rPr>
          <w:szCs w:val="28"/>
        </w:rPr>
      </w:pPr>
      <w:r>
        <w:rPr>
          <w:szCs w:val="28"/>
        </w:rPr>
        <w:t xml:space="preserve">Собрать схему испытаний, приведенную на </w:t>
      </w:r>
      <w:r w:rsidR="00FD0AAA">
        <w:rPr>
          <w:szCs w:val="28"/>
        </w:rPr>
        <w:t>Р</w:t>
      </w:r>
      <w:r>
        <w:rPr>
          <w:szCs w:val="28"/>
        </w:rPr>
        <w:t>ис</w:t>
      </w:r>
      <w:r w:rsidR="00FD0AAA">
        <w:rPr>
          <w:szCs w:val="28"/>
        </w:rPr>
        <w:t>.</w:t>
      </w:r>
      <w:r>
        <w:rPr>
          <w:szCs w:val="28"/>
        </w:rPr>
        <w:t xml:space="preserve"> 1</w:t>
      </w:r>
      <w:r w:rsidR="00FD0AAA" w:rsidRPr="00FD0AAA">
        <w:rPr>
          <w:szCs w:val="28"/>
        </w:rPr>
        <w:t xml:space="preserve"> </w:t>
      </w:r>
      <w:hyperlink w:anchor="_ПРИЛОЖЕНИЕ_Б_(обязательное)" w:history="1">
        <w:r w:rsidR="00FD0AAA" w:rsidRPr="00AC66AA">
          <w:rPr>
            <w:rStyle w:val="af3"/>
            <w:szCs w:val="28"/>
          </w:rPr>
          <w:t>Приложения Б</w:t>
        </w:r>
      </w:hyperlink>
      <w:r w:rsidR="00FD0AAA" w:rsidRPr="00C30340">
        <w:rPr>
          <w:szCs w:val="28"/>
        </w:rPr>
        <w:t>.</w:t>
      </w:r>
    </w:p>
    <w:p w14:paraId="603F8CEC" w14:textId="05B0C602" w:rsidR="00DD04B9" w:rsidRPr="00DD04B9" w:rsidRDefault="00DD04B9" w:rsidP="006C26E1">
      <w:pPr>
        <w:pStyle w:val="af6"/>
        <w:numPr>
          <w:ilvl w:val="0"/>
          <w:numId w:val="25"/>
        </w:numPr>
        <w:tabs>
          <w:tab w:val="left" w:pos="567"/>
        </w:tabs>
        <w:ind w:left="567" w:hanging="425"/>
        <w:jc w:val="both"/>
        <w:rPr>
          <w:szCs w:val="28"/>
        </w:rPr>
      </w:pPr>
      <w:r>
        <w:rPr>
          <w:szCs w:val="28"/>
        </w:rPr>
        <w:t xml:space="preserve">На лабораторном источнике </w:t>
      </w:r>
      <w:r w:rsidRPr="00361042">
        <w:rPr>
          <w:szCs w:val="28"/>
        </w:rPr>
        <w:t>PU</w:t>
      </w:r>
      <w:r>
        <w:rPr>
          <w:szCs w:val="28"/>
        </w:rPr>
        <w:t>1</w:t>
      </w:r>
      <w:r w:rsidRPr="00FB421D">
        <w:rPr>
          <w:szCs w:val="28"/>
        </w:rPr>
        <w:t xml:space="preserve"> </w:t>
      </w:r>
      <w:r>
        <w:rPr>
          <w:szCs w:val="28"/>
        </w:rPr>
        <w:t>настроить выходное напряжение 24 В и ток ограничения 0,5 А. Разрешить подачу напряжения на выход</w:t>
      </w:r>
      <w:r w:rsidR="00FF030F">
        <w:rPr>
          <w:szCs w:val="28"/>
        </w:rPr>
        <w:t xml:space="preserve"> источника</w:t>
      </w:r>
      <w:r>
        <w:rPr>
          <w:szCs w:val="28"/>
        </w:rPr>
        <w:t>.</w:t>
      </w:r>
    </w:p>
    <w:p w14:paraId="45C28C64" w14:textId="4AD13470" w:rsidR="007A5DD7" w:rsidRPr="007A5DD7" w:rsidRDefault="00A64C58" w:rsidP="006C26E1">
      <w:pPr>
        <w:pStyle w:val="af6"/>
        <w:numPr>
          <w:ilvl w:val="0"/>
          <w:numId w:val="25"/>
        </w:numPr>
        <w:tabs>
          <w:tab w:val="left" w:pos="567"/>
        </w:tabs>
        <w:ind w:left="567" w:hanging="425"/>
        <w:jc w:val="both"/>
      </w:pPr>
      <w:r>
        <w:rPr>
          <w:szCs w:val="28"/>
        </w:rPr>
        <w:t xml:space="preserve">На персональном компьютере запустить сервисную </w:t>
      </w:r>
      <w:r w:rsidR="00AD1487">
        <w:rPr>
          <w:szCs w:val="28"/>
        </w:rPr>
        <w:t>конфигурацию</w:t>
      </w:r>
      <w:r w:rsidR="000C04DB">
        <w:rPr>
          <w:szCs w:val="28"/>
        </w:rPr>
        <w:t xml:space="preserve"> </w:t>
      </w:r>
      <w:r w:rsidR="000F5609" w:rsidRPr="000F5609">
        <w:rPr>
          <w:szCs w:val="28"/>
          <w:lang w:val="en-US"/>
        </w:rPr>
        <w:t>«</w:t>
      </w:r>
      <w:r w:rsidR="000C04DB">
        <w:rPr>
          <w:szCs w:val="28"/>
          <w:lang w:val="en-US"/>
        </w:rPr>
        <w:t>Kip</w:t>
      </w:r>
      <w:r w:rsidR="007A5DD7">
        <w:rPr>
          <w:szCs w:val="28"/>
          <w:lang w:val="en-US"/>
        </w:rPr>
        <w:noBreakHyphen/>
      </w:r>
      <w:r w:rsidR="000C04DB">
        <w:rPr>
          <w:szCs w:val="28"/>
          <w:lang w:val="en-US"/>
        </w:rPr>
        <w:t>M</w:t>
      </w:r>
      <w:r w:rsidR="000C04DB" w:rsidRPr="00AD1487">
        <w:rPr>
          <w:szCs w:val="28"/>
          <w:lang w:val="en-US"/>
        </w:rPr>
        <w:t>5</w:t>
      </w:r>
      <w:r w:rsidR="007A5DD7">
        <w:rPr>
          <w:szCs w:val="28"/>
          <w:lang w:val="en-US"/>
        </w:rPr>
        <w:noBreakHyphen/>
      </w:r>
      <w:r w:rsidR="000C04DB">
        <w:rPr>
          <w:szCs w:val="28"/>
          <w:lang w:val="en-US"/>
        </w:rPr>
        <w:t>Test</w:t>
      </w:r>
      <w:r w:rsidR="000F5609" w:rsidRPr="000F5609">
        <w:rPr>
          <w:szCs w:val="28"/>
          <w:lang w:val="en-US"/>
        </w:rPr>
        <w:t>»</w:t>
      </w:r>
      <w:r w:rsidR="000C04DB" w:rsidRPr="00AD1487">
        <w:rPr>
          <w:szCs w:val="28"/>
          <w:lang w:val="en-US"/>
        </w:rPr>
        <w:t xml:space="preserve"> </w:t>
      </w:r>
      <w:r w:rsidR="000C04DB">
        <w:rPr>
          <w:szCs w:val="28"/>
        </w:rPr>
        <w:t>в</w:t>
      </w:r>
      <w:r w:rsidRPr="00AD1487">
        <w:rPr>
          <w:szCs w:val="28"/>
          <w:lang w:val="en-US"/>
        </w:rPr>
        <w:t xml:space="preserve"> </w:t>
      </w:r>
      <w:r w:rsidR="000C04DB">
        <w:rPr>
          <w:szCs w:val="28"/>
          <w:lang w:val="en-US"/>
        </w:rPr>
        <w:t>Rapid</w:t>
      </w:r>
      <w:r w:rsidR="000C04DB" w:rsidRPr="00AD1487">
        <w:rPr>
          <w:szCs w:val="28"/>
          <w:lang w:val="en-US"/>
        </w:rPr>
        <w:t xml:space="preserve"> </w:t>
      </w:r>
      <w:r w:rsidR="000C04DB">
        <w:rPr>
          <w:szCs w:val="28"/>
          <w:lang w:val="en-US"/>
        </w:rPr>
        <w:t>Scada</w:t>
      </w:r>
      <w:r w:rsidRPr="00AD1487">
        <w:rPr>
          <w:szCs w:val="28"/>
          <w:lang w:val="en-US"/>
        </w:rPr>
        <w:t xml:space="preserve">. </w:t>
      </w:r>
      <w:r w:rsidR="00AD1487">
        <w:rPr>
          <w:szCs w:val="28"/>
        </w:rPr>
        <w:t xml:space="preserve">На странице браузера </w:t>
      </w:r>
      <w:hyperlink r:id="rId23" w:history="1">
        <w:r w:rsidR="00643990" w:rsidRPr="008F1ECF">
          <w:rPr>
            <w:rStyle w:val="af3"/>
            <w:szCs w:val="28"/>
          </w:rPr>
          <w:t>http://localhost/Scada/View.aspx</w:t>
        </w:r>
      </w:hyperlink>
      <w:r w:rsidR="00643990">
        <w:rPr>
          <w:szCs w:val="28"/>
        </w:rPr>
        <w:t xml:space="preserve"> в таблице «</w:t>
      </w:r>
      <w:r w:rsidR="00B46862">
        <w:rPr>
          <w:szCs w:val="28"/>
          <w:lang w:val="en-US"/>
        </w:rPr>
        <w:t>RS</w:t>
      </w:r>
      <w:r w:rsidR="00B46862" w:rsidRPr="00B46862">
        <w:rPr>
          <w:szCs w:val="28"/>
        </w:rPr>
        <w:t>-485</w:t>
      </w:r>
      <w:r w:rsidR="00643990" w:rsidRPr="00643990">
        <w:rPr>
          <w:szCs w:val="28"/>
        </w:rPr>
        <w:t xml:space="preserve"> </w:t>
      </w:r>
      <w:r w:rsidR="00643990">
        <w:rPr>
          <w:szCs w:val="28"/>
          <w:lang w:val="en-US"/>
        </w:rPr>
        <w:t>Modbus</w:t>
      </w:r>
      <w:r w:rsidR="00643990" w:rsidRPr="00643990">
        <w:rPr>
          <w:szCs w:val="28"/>
        </w:rPr>
        <w:t xml:space="preserve"> </w:t>
      </w:r>
      <w:r w:rsidR="00643990">
        <w:rPr>
          <w:szCs w:val="28"/>
          <w:lang w:val="en-US"/>
        </w:rPr>
        <w:t>RTU</w:t>
      </w:r>
      <w:r w:rsidR="00643990">
        <w:rPr>
          <w:szCs w:val="28"/>
        </w:rPr>
        <w:t>» в столбце «Текущие» наблюдать появление данных, полученных от устройства.</w:t>
      </w:r>
      <w:r w:rsidR="001351D7">
        <w:rPr>
          <w:szCs w:val="28"/>
        </w:rPr>
        <w:t xml:space="preserve"> Работа с </w:t>
      </w:r>
      <w:r w:rsidR="001351D7">
        <w:rPr>
          <w:szCs w:val="28"/>
          <w:lang w:val="en-US"/>
        </w:rPr>
        <w:t>Rapid</w:t>
      </w:r>
      <w:r w:rsidR="001351D7" w:rsidRPr="001351D7">
        <w:rPr>
          <w:szCs w:val="28"/>
        </w:rPr>
        <w:t xml:space="preserve"> </w:t>
      </w:r>
      <w:r w:rsidR="001351D7">
        <w:rPr>
          <w:szCs w:val="28"/>
          <w:lang w:val="en-US"/>
        </w:rPr>
        <w:t>Scada</w:t>
      </w:r>
      <w:r w:rsidR="001351D7" w:rsidRPr="001351D7">
        <w:rPr>
          <w:szCs w:val="28"/>
        </w:rPr>
        <w:t xml:space="preserve"> </w:t>
      </w:r>
      <w:r w:rsidR="001351D7">
        <w:rPr>
          <w:szCs w:val="28"/>
        </w:rPr>
        <w:t>в части отображения данных в браузере описана в п.5.3 – п.5.</w:t>
      </w:r>
      <w:r w:rsidR="00AC66AA">
        <w:rPr>
          <w:szCs w:val="28"/>
        </w:rPr>
        <w:t>7</w:t>
      </w:r>
      <w:r w:rsidR="001351D7">
        <w:rPr>
          <w:szCs w:val="28"/>
        </w:rPr>
        <w:t xml:space="preserve"> данной ПМ.</w:t>
      </w:r>
    </w:p>
    <w:p w14:paraId="23E5FE2D" w14:textId="585C9F12" w:rsidR="005D60DB" w:rsidRDefault="007A5DD7" w:rsidP="006C26E1">
      <w:pPr>
        <w:tabs>
          <w:tab w:val="left" w:pos="567"/>
        </w:tabs>
        <w:ind w:firstLine="567"/>
        <w:jc w:val="both"/>
      </w:pPr>
      <w:r>
        <w:tab/>
      </w:r>
      <w:r w:rsidR="00C303B7">
        <w:t>Плата считается выдержавшей испытание, если</w:t>
      </w:r>
      <w:r w:rsidR="00724A5B">
        <w:t xml:space="preserve"> присутствует </w:t>
      </w:r>
      <w:r>
        <w:t>обмен данными между КИП</w:t>
      </w:r>
      <w:r>
        <w:noBreakHyphen/>
        <w:t xml:space="preserve">М5 и </w:t>
      </w:r>
      <w:r>
        <w:rPr>
          <w:szCs w:val="28"/>
          <w:lang w:val="en-US"/>
        </w:rPr>
        <w:t>Rapid</w:t>
      </w:r>
      <w:r w:rsidRPr="00EE6FEC">
        <w:rPr>
          <w:szCs w:val="28"/>
        </w:rPr>
        <w:t xml:space="preserve"> </w:t>
      </w:r>
      <w:r>
        <w:rPr>
          <w:szCs w:val="28"/>
          <w:lang w:val="en-US"/>
        </w:rPr>
        <w:t>Scada</w:t>
      </w:r>
      <w:r w:rsidR="00C303B7">
        <w:t>.</w:t>
      </w:r>
    </w:p>
    <w:p w14:paraId="744F5897" w14:textId="77777777" w:rsidR="00484A95" w:rsidRPr="00687FF2" w:rsidRDefault="00484A95" w:rsidP="007A5DD7">
      <w:pPr>
        <w:tabs>
          <w:tab w:val="left" w:pos="567"/>
        </w:tabs>
        <w:jc w:val="both"/>
      </w:pPr>
    </w:p>
    <w:p w14:paraId="00207013" w14:textId="231A054C" w:rsidR="000C4B91" w:rsidRDefault="00D67273" w:rsidP="0040086D">
      <w:pPr>
        <w:pStyle w:val="af6"/>
        <w:numPr>
          <w:ilvl w:val="0"/>
          <w:numId w:val="13"/>
        </w:numPr>
        <w:tabs>
          <w:tab w:val="left" w:pos="993"/>
        </w:tabs>
        <w:spacing w:before="240"/>
        <w:ind w:left="0" w:firstLine="284"/>
        <w:jc w:val="both"/>
        <w:rPr>
          <w:b/>
          <w:bCs/>
        </w:rPr>
      </w:pPr>
      <w:r w:rsidRPr="005E168E">
        <w:tab/>
      </w:r>
      <w:r w:rsidR="001351D7" w:rsidRPr="001351D7">
        <w:rPr>
          <w:b/>
          <w:bCs/>
        </w:rPr>
        <w:t>Проверка работы со счетчиком Меркурий 206</w:t>
      </w:r>
      <w:r w:rsidR="001351D7">
        <w:rPr>
          <w:b/>
          <w:bCs/>
        </w:rPr>
        <w:t>.</w:t>
      </w:r>
    </w:p>
    <w:p w14:paraId="3849FDD1" w14:textId="03A529E0" w:rsidR="000C4B91" w:rsidRPr="000C4B91" w:rsidRDefault="000C4B91" w:rsidP="006C26E1">
      <w:pPr>
        <w:tabs>
          <w:tab w:val="left" w:pos="567"/>
        </w:tabs>
        <w:spacing w:before="240"/>
        <w:jc w:val="both"/>
      </w:pPr>
      <w:r w:rsidRPr="000C4B91">
        <w:t>Испытание проводят в следующей последовательности:</w:t>
      </w:r>
    </w:p>
    <w:p w14:paraId="031EA178" w14:textId="77777777" w:rsidR="000C4B91" w:rsidRDefault="000C4B91" w:rsidP="006C26E1">
      <w:pPr>
        <w:pStyle w:val="af6"/>
        <w:numPr>
          <w:ilvl w:val="0"/>
          <w:numId w:val="16"/>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33886FA9" w14:textId="021B29B2" w:rsidR="000C4B91" w:rsidRDefault="000C4B91" w:rsidP="006C26E1">
      <w:pPr>
        <w:pStyle w:val="af6"/>
        <w:numPr>
          <w:ilvl w:val="0"/>
          <w:numId w:val="16"/>
        </w:numPr>
        <w:tabs>
          <w:tab w:val="left" w:pos="567"/>
        </w:tabs>
        <w:ind w:left="567" w:hanging="425"/>
        <w:jc w:val="both"/>
        <w:rPr>
          <w:szCs w:val="28"/>
        </w:rPr>
      </w:pPr>
      <w:r>
        <w:rPr>
          <w:szCs w:val="28"/>
        </w:rPr>
        <w:t>Проверить наличие данных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строках «Потребляемая энергия по счетчику» и «Накопленное значение эл.</w:t>
      </w:r>
      <w:r w:rsidR="00327F48">
        <w:rPr>
          <w:szCs w:val="28"/>
        </w:rPr>
        <w:t xml:space="preserve"> </w:t>
      </w:r>
      <w:r>
        <w:rPr>
          <w:szCs w:val="28"/>
        </w:rPr>
        <w:t>энергии по счетчику» и их соответствие показаниям подключенного к проверяемому КИП</w:t>
      </w:r>
      <w:r>
        <w:rPr>
          <w:szCs w:val="28"/>
        </w:rPr>
        <w:noBreakHyphen/>
        <w:t>М5 счетчику эл</w:t>
      </w:r>
      <w:r w:rsidR="00CC4747">
        <w:rPr>
          <w:szCs w:val="28"/>
        </w:rPr>
        <w:t>ектро</w:t>
      </w:r>
      <w:r>
        <w:rPr>
          <w:szCs w:val="28"/>
        </w:rPr>
        <w:t>энергии «Меркурий 206», отображаемы</w:t>
      </w:r>
      <w:r w:rsidR="00F6463E">
        <w:rPr>
          <w:szCs w:val="28"/>
        </w:rPr>
        <w:t>х</w:t>
      </w:r>
      <w:r>
        <w:rPr>
          <w:szCs w:val="28"/>
        </w:rPr>
        <w:t xml:space="preserve"> на дисплее счетчика.</w:t>
      </w:r>
    </w:p>
    <w:p w14:paraId="1AF2DA78" w14:textId="23069E01" w:rsidR="00B176EE" w:rsidRDefault="00B176EE" w:rsidP="006C26E1">
      <w:pPr>
        <w:tabs>
          <w:tab w:val="left" w:pos="567"/>
        </w:tabs>
        <w:ind w:firstLine="426"/>
        <w:jc w:val="both"/>
      </w:pPr>
      <w:r>
        <w:t>Плата считается выдержавшей испытание</w:t>
      </w:r>
      <w:r w:rsidR="00564321">
        <w:t>,</w:t>
      </w:r>
      <w:r>
        <w:t xml:space="preserve"> </w:t>
      </w:r>
      <w:r w:rsidR="002246BB">
        <w:t xml:space="preserve">если </w:t>
      </w:r>
      <w:r w:rsidR="00CC4747" w:rsidRPr="002246BB">
        <w:t xml:space="preserve">в окне </w:t>
      </w:r>
      <w:r w:rsidR="00CC4747">
        <w:t>браузера присутствуют данные, считанные со счетчика «Меркурий 206»</w:t>
      </w:r>
      <w:r w:rsidR="007C423A">
        <w:t>.</w:t>
      </w:r>
    </w:p>
    <w:p w14:paraId="4FE85DA9" w14:textId="77777777" w:rsidR="00484A95" w:rsidRPr="00586404" w:rsidRDefault="00484A95" w:rsidP="000C4B91">
      <w:pPr>
        <w:tabs>
          <w:tab w:val="left" w:pos="567"/>
        </w:tabs>
        <w:jc w:val="both"/>
        <w:rPr>
          <w:szCs w:val="28"/>
        </w:rPr>
      </w:pPr>
    </w:p>
    <w:p w14:paraId="148843F2" w14:textId="77777777" w:rsidR="00AA2265" w:rsidRPr="00DD457A" w:rsidRDefault="00AA2265" w:rsidP="0040086D">
      <w:pPr>
        <w:pStyle w:val="af6"/>
        <w:numPr>
          <w:ilvl w:val="0"/>
          <w:numId w:val="13"/>
        </w:numPr>
        <w:tabs>
          <w:tab w:val="left" w:pos="993"/>
        </w:tabs>
        <w:spacing w:before="240"/>
        <w:ind w:left="0" w:firstLine="284"/>
        <w:jc w:val="both"/>
        <w:rPr>
          <w:b/>
          <w:bCs/>
          <w:szCs w:val="28"/>
        </w:rPr>
      </w:pPr>
      <w:r w:rsidRPr="00DD457A">
        <w:rPr>
          <w:b/>
          <w:bCs/>
          <w:szCs w:val="28"/>
        </w:rPr>
        <w:t>Проверка цепи датчика вскрытия.</w:t>
      </w:r>
    </w:p>
    <w:p w14:paraId="7D54C4D6" w14:textId="77777777" w:rsidR="00AA2265" w:rsidRPr="000C4B91" w:rsidRDefault="00AA2265" w:rsidP="006C26E1">
      <w:pPr>
        <w:tabs>
          <w:tab w:val="left" w:pos="567"/>
        </w:tabs>
        <w:spacing w:before="240"/>
        <w:jc w:val="both"/>
      </w:pPr>
      <w:r w:rsidRPr="000C4B91">
        <w:t>Испытание проводят в следующей последовательности:</w:t>
      </w:r>
    </w:p>
    <w:p w14:paraId="216D128F" w14:textId="48AD5382" w:rsidR="00A9048B" w:rsidRPr="00A9048B" w:rsidRDefault="00AA2265" w:rsidP="006C26E1">
      <w:pPr>
        <w:pStyle w:val="af6"/>
        <w:numPr>
          <w:ilvl w:val="0"/>
          <w:numId w:val="26"/>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1CAB533A" w14:textId="6C77AF39" w:rsidR="00AA2265" w:rsidRDefault="00AA2265" w:rsidP="006C26E1">
      <w:pPr>
        <w:pStyle w:val="af6"/>
        <w:numPr>
          <w:ilvl w:val="0"/>
          <w:numId w:val="26"/>
        </w:numPr>
        <w:tabs>
          <w:tab w:val="left" w:pos="567"/>
        </w:tabs>
        <w:ind w:left="567" w:hanging="425"/>
        <w:jc w:val="both"/>
        <w:rPr>
          <w:szCs w:val="28"/>
        </w:rPr>
      </w:pPr>
      <w:r>
        <w:rPr>
          <w:szCs w:val="28"/>
        </w:rPr>
        <w:t xml:space="preserve">Разомкнуть </w:t>
      </w:r>
      <w:r w:rsidR="00515915">
        <w:rPr>
          <w:szCs w:val="28"/>
        </w:rPr>
        <w:t xml:space="preserve">контакты </w:t>
      </w:r>
      <w:r>
        <w:rPr>
          <w:szCs w:val="28"/>
        </w:rPr>
        <w:t>переключател</w:t>
      </w:r>
      <w:r w:rsidR="00515915">
        <w:rPr>
          <w:szCs w:val="28"/>
        </w:rPr>
        <w:t>я</w:t>
      </w:r>
      <w:r>
        <w:rPr>
          <w:szCs w:val="28"/>
        </w:rPr>
        <w:t xml:space="preserve"> </w:t>
      </w:r>
      <w:r>
        <w:rPr>
          <w:szCs w:val="28"/>
          <w:lang w:val="en-US"/>
        </w:rPr>
        <w:t>SA</w:t>
      </w:r>
      <w:r w:rsidRPr="00AA2265">
        <w:rPr>
          <w:szCs w:val="28"/>
        </w:rPr>
        <w:t>1</w:t>
      </w:r>
      <w:r>
        <w:rPr>
          <w:szCs w:val="28"/>
        </w:rPr>
        <w:t>, имитирующ</w:t>
      </w:r>
      <w:r w:rsidR="00515915">
        <w:rPr>
          <w:szCs w:val="28"/>
        </w:rPr>
        <w:t>его</w:t>
      </w:r>
      <w:r>
        <w:rPr>
          <w:szCs w:val="28"/>
        </w:rPr>
        <w:t xml:space="preserve"> датчик вскрытия.</w:t>
      </w:r>
    </w:p>
    <w:p w14:paraId="61BFF906" w14:textId="4F90E4AA" w:rsidR="00AA2265" w:rsidRDefault="00AA2265" w:rsidP="006C26E1">
      <w:pPr>
        <w:pStyle w:val="af6"/>
        <w:numPr>
          <w:ilvl w:val="0"/>
          <w:numId w:val="26"/>
        </w:numPr>
        <w:tabs>
          <w:tab w:val="left" w:pos="567"/>
        </w:tabs>
        <w:ind w:left="567" w:hanging="425"/>
        <w:jc w:val="both"/>
        <w:rPr>
          <w:szCs w:val="28"/>
        </w:rPr>
      </w:pPr>
      <w:r>
        <w:rPr>
          <w:szCs w:val="28"/>
        </w:rPr>
        <w:t>Проверить наличие значения «1»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строке «Геркон двери».</w:t>
      </w:r>
    </w:p>
    <w:p w14:paraId="7902E159" w14:textId="368B805D" w:rsidR="00515915" w:rsidRDefault="00515915" w:rsidP="006C26E1">
      <w:pPr>
        <w:pStyle w:val="af6"/>
        <w:numPr>
          <w:ilvl w:val="0"/>
          <w:numId w:val="26"/>
        </w:numPr>
        <w:tabs>
          <w:tab w:val="left" w:pos="567"/>
        </w:tabs>
        <w:ind w:left="567" w:hanging="425"/>
        <w:jc w:val="both"/>
        <w:rPr>
          <w:szCs w:val="28"/>
        </w:rPr>
      </w:pPr>
      <w:r>
        <w:rPr>
          <w:szCs w:val="28"/>
        </w:rPr>
        <w:t xml:space="preserve">Замкнуть контакты переключателя </w:t>
      </w:r>
      <w:r>
        <w:rPr>
          <w:szCs w:val="28"/>
          <w:lang w:val="en-US"/>
        </w:rPr>
        <w:t>SA</w:t>
      </w:r>
      <w:r w:rsidRPr="00AA2265">
        <w:rPr>
          <w:szCs w:val="28"/>
        </w:rPr>
        <w:t>1</w:t>
      </w:r>
      <w:r>
        <w:rPr>
          <w:szCs w:val="28"/>
        </w:rPr>
        <w:t>.</w:t>
      </w:r>
    </w:p>
    <w:p w14:paraId="20C84F8C" w14:textId="34FA6FF2" w:rsidR="00515915" w:rsidRDefault="00515915" w:rsidP="006C26E1">
      <w:pPr>
        <w:pStyle w:val="af6"/>
        <w:numPr>
          <w:ilvl w:val="0"/>
          <w:numId w:val="26"/>
        </w:numPr>
        <w:tabs>
          <w:tab w:val="left" w:pos="567"/>
        </w:tabs>
        <w:ind w:left="567" w:hanging="425"/>
        <w:jc w:val="both"/>
        <w:rPr>
          <w:szCs w:val="28"/>
        </w:rPr>
      </w:pPr>
      <w:r>
        <w:rPr>
          <w:szCs w:val="28"/>
        </w:rPr>
        <w:t>Проверить наличие значения «0»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строке «Геркон двери».</w:t>
      </w:r>
    </w:p>
    <w:p w14:paraId="590D3628" w14:textId="205DF94F" w:rsidR="00DD0F5F" w:rsidRDefault="00DD0F5F" w:rsidP="006C26E1">
      <w:pPr>
        <w:pStyle w:val="af6"/>
        <w:tabs>
          <w:tab w:val="left" w:pos="567"/>
        </w:tabs>
        <w:spacing w:before="120"/>
        <w:ind w:left="0" w:firstLine="426"/>
        <w:jc w:val="both"/>
      </w:pPr>
      <w:r>
        <w:t>Плата считается выдержавшей испытание</w:t>
      </w:r>
      <w:r w:rsidR="00564321">
        <w:t>,</w:t>
      </w:r>
      <w:r>
        <w:t xml:space="preserve"> если </w:t>
      </w:r>
      <w:r w:rsidR="00515915">
        <w:t xml:space="preserve">состояние </w:t>
      </w:r>
      <w:r w:rsidR="00515915">
        <w:rPr>
          <w:szCs w:val="28"/>
        </w:rPr>
        <w:t xml:space="preserve">переключателя </w:t>
      </w:r>
      <w:r w:rsidR="00515915">
        <w:rPr>
          <w:szCs w:val="28"/>
          <w:lang w:val="en-US"/>
        </w:rPr>
        <w:t>SA</w:t>
      </w:r>
      <w:r w:rsidR="00515915" w:rsidRPr="00AA2265">
        <w:rPr>
          <w:szCs w:val="28"/>
        </w:rPr>
        <w:t>1</w:t>
      </w:r>
      <w:r w:rsidR="00515915">
        <w:rPr>
          <w:szCs w:val="28"/>
        </w:rPr>
        <w:t xml:space="preserve"> в браузере отображаются корректно</w:t>
      </w:r>
      <w:r>
        <w:t>.</w:t>
      </w:r>
    </w:p>
    <w:p w14:paraId="5032082A" w14:textId="7AF8CDE1" w:rsidR="00D2415E" w:rsidRDefault="00D2415E">
      <w:pPr>
        <w:spacing w:line="240" w:lineRule="auto"/>
      </w:pPr>
      <w:r>
        <w:br w:type="page"/>
      </w:r>
    </w:p>
    <w:p w14:paraId="3FD3A8A2" w14:textId="60B006FF" w:rsidR="001730A6" w:rsidRPr="00A9048B" w:rsidRDefault="00A9048B" w:rsidP="0040086D">
      <w:pPr>
        <w:pStyle w:val="af6"/>
        <w:numPr>
          <w:ilvl w:val="0"/>
          <w:numId w:val="13"/>
        </w:numPr>
        <w:tabs>
          <w:tab w:val="left" w:pos="993"/>
        </w:tabs>
        <w:spacing w:before="240"/>
        <w:ind w:left="0" w:firstLine="284"/>
        <w:jc w:val="both"/>
        <w:rPr>
          <w:b/>
          <w:bCs/>
          <w:szCs w:val="28"/>
        </w:rPr>
      </w:pPr>
      <w:r w:rsidRPr="00A9048B">
        <w:rPr>
          <w:b/>
          <w:bCs/>
          <w:szCs w:val="28"/>
        </w:rPr>
        <w:t>Проверка канала измерения тока защиты.</w:t>
      </w:r>
    </w:p>
    <w:p w14:paraId="39411D03" w14:textId="77777777" w:rsidR="00A9048B" w:rsidRPr="000C4B91" w:rsidRDefault="00A9048B" w:rsidP="006C26E1">
      <w:pPr>
        <w:tabs>
          <w:tab w:val="left" w:pos="567"/>
        </w:tabs>
        <w:spacing w:before="240"/>
        <w:jc w:val="both"/>
      </w:pPr>
      <w:r w:rsidRPr="000C4B91">
        <w:t>Испытание проводят в следующей последовательности:</w:t>
      </w:r>
    </w:p>
    <w:p w14:paraId="1202D914" w14:textId="66E632FC" w:rsidR="00A9048B" w:rsidRDefault="00A9048B" w:rsidP="006C26E1">
      <w:pPr>
        <w:pStyle w:val="af6"/>
        <w:numPr>
          <w:ilvl w:val="0"/>
          <w:numId w:val="27"/>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283ED6F9" w14:textId="123FC0AB" w:rsidR="007A1C6B" w:rsidRDefault="007A1C6B" w:rsidP="006C26E1">
      <w:pPr>
        <w:pStyle w:val="af6"/>
        <w:numPr>
          <w:ilvl w:val="0"/>
          <w:numId w:val="27"/>
        </w:numPr>
        <w:tabs>
          <w:tab w:val="left" w:pos="567"/>
        </w:tabs>
        <w:ind w:left="567" w:hanging="425"/>
        <w:jc w:val="both"/>
        <w:rPr>
          <w:szCs w:val="28"/>
        </w:rPr>
      </w:pPr>
      <w:r>
        <w:rPr>
          <w:szCs w:val="28"/>
        </w:rPr>
        <w:t>Убедиться в том, что плата КИП-М5 настроена на работу с шунтом 50 Ампер, проверив значение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строке «Номинал токового шунта».</w:t>
      </w:r>
    </w:p>
    <w:p w14:paraId="2D236185" w14:textId="287F6BB4" w:rsidR="00BA7C54" w:rsidRDefault="00BA7C54" w:rsidP="006C26E1">
      <w:pPr>
        <w:pStyle w:val="af6"/>
        <w:numPr>
          <w:ilvl w:val="0"/>
          <w:numId w:val="27"/>
        </w:numPr>
        <w:tabs>
          <w:tab w:val="left" w:pos="567"/>
        </w:tabs>
        <w:ind w:left="567" w:hanging="425"/>
        <w:jc w:val="both"/>
        <w:rPr>
          <w:szCs w:val="28"/>
        </w:rPr>
      </w:pPr>
      <w:r>
        <w:rPr>
          <w:szCs w:val="28"/>
        </w:rPr>
        <w:t>К контактам</w:t>
      </w:r>
      <w:r w:rsidR="00222ABC" w:rsidRPr="00222ABC">
        <w:rPr>
          <w:szCs w:val="28"/>
        </w:rPr>
        <w:t xml:space="preserve"> </w:t>
      </w:r>
      <w:r w:rsidR="00222ABC">
        <w:rPr>
          <w:szCs w:val="28"/>
        </w:rPr>
        <w:t>КИП-М5</w:t>
      </w:r>
      <w:r>
        <w:rPr>
          <w:szCs w:val="28"/>
        </w:rPr>
        <w:t xml:space="preserve"> «-</w:t>
      </w:r>
      <w:r>
        <w:rPr>
          <w:szCs w:val="28"/>
          <w:lang w:val="en-US"/>
        </w:rPr>
        <w:t>I</w:t>
      </w:r>
      <w:r>
        <w:rPr>
          <w:szCs w:val="28"/>
        </w:rPr>
        <w:t>» и «+</w:t>
      </w:r>
      <w:r>
        <w:rPr>
          <w:szCs w:val="28"/>
          <w:lang w:val="en-US"/>
        </w:rPr>
        <w:t>I</w:t>
      </w:r>
      <w:r>
        <w:rPr>
          <w:szCs w:val="28"/>
        </w:rPr>
        <w:t>»</w:t>
      </w:r>
      <w:r w:rsidR="00222ABC">
        <w:rPr>
          <w:szCs w:val="28"/>
        </w:rPr>
        <w:t xml:space="preserve"> </w:t>
      </w:r>
      <w:r>
        <w:rPr>
          <w:szCs w:val="28"/>
        </w:rPr>
        <w:t>подключить</w:t>
      </w:r>
      <w:r w:rsidR="00BC6098">
        <w:rPr>
          <w:szCs w:val="28"/>
        </w:rPr>
        <w:t>,</w:t>
      </w:r>
      <w:r>
        <w:rPr>
          <w:szCs w:val="28"/>
        </w:rPr>
        <w:t xml:space="preserve"> соблюдая полярность</w:t>
      </w:r>
      <w:r w:rsidR="00BC6098">
        <w:rPr>
          <w:szCs w:val="28"/>
        </w:rPr>
        <w:t>,</w:t>
      </w:r>
      <w:r>
        <w:rPr>
          <w:szCs w:val="28"/>
        </w:rPr>
        <w:t xml:space="preserve"> калибратор</w:t>
      </w:r>
      <w:r w:rsidRPr="00BA7C54">
        <w:rPr>
          <w:szCs w:val="28"/>
        </w:rPr>
        <w:t xml:space="preserve"> </w:t>
      </w:r>
      <w:r>
        <w:rPr>
          <w:szCs w:val="28"/>
          <w:lang w:val="en-US"/>
        </w:rPr>
        <w:t>Yokogawa</w:t>
      </w:r>
      <w:r w:rsidRPr="00BA7C54">
        <w:rPr>
          <w:szCs w:val="28"/>
        </w:rPr>
        <w:t xml:space="preserve"> СА51 </w:t>
      </w:r>
      <w:r>
        <w:rPr>
          <w:szCs w:val="28"/>
        </w:rPr>
        <w:t xml:space="preserve">в режиме источника напряжения с </w:t>
      </w:r>
      <w:ins w:id="16" w:author="Перов Дмитрий Александрович" w:date="2021-03-10T09:15:00Z">
        <w:r w:rsidR="00FB5D75">
          <w:rPr>
            <w:szCs w:val="28"/>
          </w:rPr>
          <w:t xml:space="preserve">установленным </w:t>
        </w:r>
      </w:ins>
      <w:r>
        <w:rPr>
          <w:szCs w:val="28"/>
        </w:rPr>
        <w:t xml:space="preserve">диапазоном </w:t>
      </w:r>
      <w:ins w:id="17" w:author="Перов Дмитрий Александрович" w:date="2021-03-10T09:15:00Z">
        <w:r w:rsidR="00FB5D75">
          <w:rPr>
            <w:szCs w:val="28"/>
          </w:rPr>
          <w:t>0-</w:t>
        </w:r>
      </w:ins>
      <w:r>
        <w:rPr>
          <w:szCs w:val="28"/>
        </w:rPr>
        <w:t>100</w:t>
      </w:r>
      <w:r w:rsidR="00924F63">
        <w:rPr>
          <w:szCs w:val="28"/>
        </w:rPr>
        <w:t> </w:t>
      </w:r>
      <w:r>
        <w:rPr>
          <w:szCs w:val="28"/>
        </w:rPr>
        <w:t>милливольт</w:t>
      </w:r>
      <w:r w:rsidR="00754E53">
        <w:rPr>
          <w:szCs w:val="28"/>
        </w:rPr>
        <w:t>.</w:t>
      </w:r>
    </w:p>
    <w:p w14:paraId="124E97B4" w14:textId="44B92173" w:rsidR="00A9048B" w:rsidDel="00966BA8" w:rsidRDefault="00924F63">
      <w:pPr>
        <w:pStyle w:val="af6"/>
        <w:numPr>
          <w:ilvl w:val="0"/>
          <w:numId w:val="27"/>
        </w:numPr>
        <w:tabs>
          <w:tab w:val="left" w:pos="567"/>
        </w:tabs>
        <w:ind w:left="567" w:hanging="425"/>
        <w:jc w:val="both"/>
        <w:rPr>
          <w:del w:id="18" w:author="Перов Дмитрий Александрович" w:date="2021-03-10T09:25:00Z"/>
          <w:szCs w:val="28"/>
        </w:rPr>
      </w:pPr>
      <w:del w:id="19" w:author="Перов Дмитрий Александрович" w:date="2021-03-10T09:27:00Z">
        <w:r w:rsidDel="00C36CE8">
          <w:rPr>
            <w:szCs w:val="28"/>
          </w:rPr>
          <w:delText xml:space="preserve">Включить калибратор и </w:delText>
        </w:r>
      </w:del>
      <w:del w:id="20" w:author="Перов Дмитрий Александрович" w:date="2021-03-10T09:25:00Z">
        <w:r w:rsidDel="00966BA8">
          <w:rPr>
            <w:szCs w:val="28"/>
          </w:rPr>
          <w:delText>задать напряжение на его выходе равным 0 милливольт</w:delText>
        </w:r>
        <w:r w:rsidR="00A9048B" w:rsidDel="00966BA8">
          <w:rPr>
            <w:szCs w:val="28"/>
          </w:rPr>
          <w:delText>.</w:delText>
        </w:r>
      </w:del>
    </w:p>
    <w:p w14:paraId="6C1E9A26" w14:textId="2BC03367" w:rsidR="00A9048B" w:rsidDel="00966BA8" w:rsidRDefault="00A9048B">
      <w:pPr>
        <w:pStyle w:val="af6"/>
        <w:numPr>
          <w:ilvl w:val="0"/>
          <w:numId w:val="27"/>
        </w:numPr>
        <w:tabs>
          <w:tab w:val="left" w:pos="567"/>
        </w:tabs>
        <w:ind w:left="567" w:hanging="425"/>
        <w:jc w:val="both"/>
        <w:rPr>
          <w:del w:id="21" w:author="Перов Дмитрий Александрович" w:date="2021-03-10T09:25:00Z"/>
          <w:szCs w:val="28"/>
        </w:rPr>
      </w:pPr>
      <w:del w:id="22" w:author="Перов Дмитрий Александрович" w:date="2021-03-10T09:25:00Z">
        <w:r w:rsidDel="00966BA8">
          <w:rPr>
            <w:szCs w:val="28"/>
          </w:rPr>
          <w:delText xml:space="preserve">Проверить наличие значения </w:delText>
        </w:r>
        <w:r w:rsidR="00BB4B8F" w:rsidDel="00966BA8">
          <w:rPr>
            <w:szCs w:val="28"/>
          </w:rPr>
          <w:delText>тока защиты</w:delText>
        </w:r>
        <w:r w:rsidDel="00966BA8">
          <w:rPr>
            <w:szCs w:val="28"/>
          </w:rPr>
          <w:delText xml:space="preserve"> в окне браузера в таблице «</w:delText>
        </w:r>
        <w:r w:rsidR="00B46862" w:rsidDel="00966BA8">
          <w:rPr>
            <w:szCs w:val="28"/>
            <w:lang w:val="en-US"/>
          </w:rPr>
          <w:delText>RS</w:delText>
        </w:r>
        <w:r w:rsidR="00B46862" w:rsidRPr="00B46862" w:rsidDel="00966BA8">
          <w:rPr>
            <w:szCs w:val="28"/>
          </w:rPr>
          <w:delText>-485</w:delText>
        </w:r>
        <w:r w:rsidRPr="000C4B91" w:rsidDel="00966BA8">
          <w:rPr>
            <w:szCs w:val="28"/>
          </w:rPr>
          <w:delText xml:space="preserve"> </w:delText>
        </w:r>
        <w:r w:rsidDel="00966BA8">
          <w:rPr>
            <w:szCs w:val="28"/>
            <w:lang w:val="en-US"/>
          </w:rPr>
          <w:delText>Modbus</w:delText>
        </w:r>
        <w:r w:rsidRPr="000C4B91" w:rsidDel="00966BA8">
          <w:rPr>
            <w:szCs w:val="28"/>
          </w:rPr>
          <w:delText xml:space="preserve"> </w:delText>
        </w:r>
        <w:r w:rsidDel="00966BA8">
          <w:rPr>
            <w:szCs w:val="28"/>
            <w:lang w:val="en-US"/>
          </w:rPr>
          <w:delText>RTU</w:delText>
        </w:r>
        <w:r w:rsidDel="00966BA8">
          <w:rPr>
            <w:szCs w:val="28"/>
          </w:rPr>
          <w:delText>»</w:delText>
        </w:r>
        <w:r w:rsidRPr="000C4B91" w:rsidDel="00966BA8">
          <w:rPr>
            <w:szCs w:val="28"/>
          </w:rPr>
          <w:delText xml:space="preserve"> </w:delText>
        </w:r>
        <w:r w:rsidDel="00966BA8">
          <w:rPr>
            <w:szCs w:val="28"/>
          </w:rPr>
          <w:delText>в столбце «Текущие» в строке «</w:delText>
        </w:r>
        <w:r w:rsidR="00685505" w:rsidDel="00966BA8">
          <w:rPr>
            <w:szCs w:val="28"/>
          </w:rPr>
          <w:delText>Ток СКЗ</w:delText>
        </w:r>
        <w:r w:rsidDel="00966BA8">
          <w:rPr>
            <w:szCs w:val="28"/>
          </w:rPr>
          <w:delText>».</w:delText>
        </w:r>
      </w:del>
    </w:p>
    <w:p w14:paraId="4DCA9882" w14:textId="0E2C2D31" w:rsidR="00685505" w:rsidDel="00966BA8" w:rsidRDefault="00685505">
      <w:pPr>
        <w:pStyle w:val="af6"/>
        <w:numPr>
          <w:ilvl w:val="0"/>
          <w:numId w:val="27"/>
        </w:numPr>
        <w:tabs>
          <w:tab w:val="left" w:pos="567"/>
        </w:tabs>
        <w:ind w:left="567" w:hanging="425"/>
        <w:jc w:val="both"/>
        <w:rPr>
          <w:del w:id="23" w:author="Перов Дмитрий Александрович" w:date="2021-03-10T09:25:00Z"/>
          <w:szCs w:val="28"/>
        </w:rPr>
      </w:pPr>
      <w:del w:id="24" w:author="Перов Дмитрий Александрович" w:date="2021-03-10T09:25:00Z">
        <w:r w:rsidRPr="00966BA8" w:rsidDel="00966BA8">
          <w:rPr>
            <w:szCs w:val="28"/>
          </w:rPr>
          <w:delText>Зафиксировать значение тока защиты</w:delText>
        </w:r>
        <w:r w:rsidR="003426E1" w:rsidRPr="00966BA8" w:rsidDel="00966BA8">
          <w:rPr>
            <w:szCs w:val="28"/>
          </w:rPr>
          <w:delText>,</w:delText>
        </w:r>
        <w:r w:rsidR="003426E1" w:rsidRPr="003426E1" w:rsidDel="00966BA8">
          <w:delText xml:space="preserve"> </w:delText>
        </w:r>
        <w:r w:rsidR="003426E1" w:rsidDel="00966BA8">
          <w:delText>соответствующее току защиты 0 Ампер,</w:delText>
        </w:r>
        <w:r w:rsidRPr="00966BA8" w:rsidDel="00966BA8">
          <w:rPr>
            <w:szCs w:val="28"/>
          </w:rPr>
          <w:delText xml:space="preserve"> в </w:delText>
        </w:r>
        <w:r w:rsidRPr="00966BA8" w:rsidDel="00966BA8">
          <w:rPr>
            <w:color w:val="FF0000"/>
            <w:szCs w:val="28"/>
          </w:rPr>
          <w:delText>таблиц</w:delText>
        </w:r>
        <w:r w:rsidR="000A7B22" w:rsidRPr="00966BA8" w:rsidDel="00966BA8">
          <w:rPr>
            <w:color w:val="FF0000"/>
            <w:szCs w:val="28"/>
          </w:rPr>
          <w:delText>е</w:delText>
        </w:r>
        <w:r w:rsidRPr="00966BA8" w:rsidDel="00966BA8">
          <w:rPr>
            <w:color w:val="FF0000"/>
            <w:szCs w:val="28"/>
          </w:rPr>
          <w:delText xml:space="preserve"> </w:delText>
        </w:r>
        <w:r w:rsidRPr="00966BA8" w:rsidDel="00966BA8">
          <w:rPr>
            <w:color w:val="FF0000"/>
          </w:rPr>
          <w:delText>Протокола испытаний</w:delText>
        </w:r>
        <w:r w:rsidRPr="00966BA8" w:rsidDel="00966BA8">
          <w:rPr>
            <w:szCs w:val="28"/>
          </w:rPr>
          <w:delText>.</w:delText>
        </w:r>
      </w:del>
    </w:p>
    <w:p w14:paraId="3BE65B89" w14:textId="2F9175EE" w:rsidR="000A294F" w:rsidRPr="00966BA8" w:rsidDel="00FB5D75" w:rsidRDefault="00C36CE8">
      <w:pPr>
        <w:pStyle w:val="af6"/>
        <w:numPr>
          <w:ilvl w:val="0"/>
          <w:numId w:val="27"/>
        </w:numPr>
        <w:tabs>
          <w:tab w:val="left" w:pos="567"/>
        </w:tabs>
        <w:ind w:left="567" w:hanging="425"/>
        <w:jc w:val="both"/>
        <w:rPr>
          <w:del w:id="25" w:author="Перов Дмитрий Александрович" w:date="2021-03-10T09:21:00Z"/>
          <w:szCs w:val="28"/>
        </w:rPr>
      </w:pPr>
      <w:ins w:id="26" w:author="Перов Дмитрий Александрович" w:date="2021-03-10T09:27:00Z">
        <w:r>
          <w:rPr>
            <w:szCs w:val="28"/>
          </w:rPr>
          <w:t>П</w:t>
        </w:r>
      </w:ins>
      <w:ins w:id="27" w:author="Перов Дмитрий Александрович" w:date="2021-03-10T09:19:00Z">
        <w:r w:rsidR="00FB5D75" w:rsidRPr="00966BA8">
          <w:rPr>
            <w:szCs w:val="28"/>
          </w:rPr>
          <w:t xml:space="preserve">оследовательно задавая калибратором </w:t>
        </w:r>
      </w:ins>
      <w:ins w:id="28" w:author="Перов Дмитрий Александрович" w:date="2021-03-10T09:20:00Z">
        <w:r w:rsidR="00FB5D75" w:rsidRPr="00966BA8">
          <w:rPr>
            <w:szCs w:val="28"/>
          </w:rPr>
          <w:t>значения напряжений 75, 50, 25,</w:t>
        </w:r>
      </w:ins>
      <w:ins w:id="29" w:author="Перов Дмитрий Александрович" w:date="2021-03-10T09:26:00Z">
        <w:r w:rsidR="00966BA8">
          <w:rPr>
            <w:szCs w:val="28"/>
          </w:rPr>
          <w:t xml:space="preserve"> 0,</w:t>
        </w:r>
      </w:ins>
      <w:ins w:id="30" w:author="Перов Дмитрий Александрович" w:date="2021-03-10T09:20:00Z">
        <w:r w:rsidR="00FB5D75" w:rsidRPr="00966BA8">
          <w:rPr>
            <w:szCs w:val="28"/>
          </w:rPr>
          <w:t xml:space="preserve"> </w:t>
        </w:r>
      </w:ins>
      <w:ins w:id="31" w:author="Перов Дмитрий Александрович" w:date="2021-03-10T09:22:00Z">
        <w:r w:rsidR="00FB5D75" w:rsidRPr="00966BA8">
          <w:rPr>
            <w:szCs w:val="28"/>
          </w:rPr>
          <w:noBreakHyphen/>
        </w:r>
      </w:ins>
      <w:ins w:id="32" w:author="Перов Дмитрий Александрович" w:date="2021-03-10T09:20:00Z">
        <w:r w:rsidR="00FB5D75" w:rsidRPr="00966BA8">
          <w:rPr>
            <w:szCs w:val="28"/>
          </w:rPr>
          <w:t xml:space="preserve">25, </w:t>
        </w:r>
      </w:ins>
      <w:ins w:id="33" w:author="Перов Дмитрий Александрович" w:date="2021-03-10T09:23:00Z">
        <w:r w:rsidR="00FB5D75" w:rsidRPr="00966BA8">
          <w:rPr>
            <w:szCs w:val="28"/>
          </w:rPr>
          <w:noBreakHyphen/>
        </w:r>
      </w:ins>
      <w:ins w:id="34" w:author="Перов Дмитрий Александрович" w:date="2021-03-10T09:20:00Z">
        <w:r w:rsidR="00FB5D75" w:rsidRPr="00966BA8">
          <w:rPr>
            <w:szCs w:val="28"/>
          </w:rPr>
          <w:t xml:space="preserve">50, </w:t>
        </w:r>
      </w:ins>
      <w:ins w:id="35" w:author="Перов Дмитрий Александрович" w:date="2021-03-10T09:23:00Z">
        <w:r w:rsidR="00FB5D75" w:rsidRPr="00C36CE8">
          <w:rPr>
            <w:szCs w:val="28"/>
          </w:rPr>
          <w:noBreakHyphen/>
        </w:r>
      </w:ins>
      <w:ins w:id="36" w:author="Перов Дмитрий Александрович" w:date="2021-03-10T09:20:00Z">
        <w:r w:rsidR="00FB5D75" w:rsidRPr="00C36CE8">
          <w:rPr>
            <w:szCs w:val="28"/>
          </w:rPr>
          <w:t xml:space="preserve">75 </w:t>
        </w:r>
        <w:r w:rsidR="00FB5D75" w:rsidRPr="00B96202">
          <w:rPr>
            <w:szCs w:val="28"/>
          </w:rPr>
          <w:t xml:space="preserve">милливольт </w:t>
        </w:r>
      </w:ins>
      <w:ins w:id="37" w:author="Перов Дмитрий Александрович" w:date="2021-03-10T09:24:00Z">
        <w:r w:rsidR="006E6689" w:rsidRPr="00B96202">
          <w:rPr>
            <w:szCs w:val="28"/>
          </w:rPr>
          <w:t xml:space="preserve">(при необходимости </w:t>
        </w:r>
      </w:ins>
      <w:ins w:id="38" w:author="Перов Дмитрий Александрович" w:date="2021-03-10T09:26:00Z">
        <w:r w:rsidR="00966BA8">
          <w:rPr>
            <w:szCs w:val="28"/>
          </w:rPr>
          <w:t>м</w:t>
        </w:r>
      </w:ins>
      <w:ins w:id="39" w:author="Перов Дмитрий Александрович" w:date="2021-03-10T09:24:00Z">
        <w:r w:rsidR="006E6689" w:rsidRPr="00966BA8">
          <w:rPr>
            <w:szCs w:val="28"/>
          </w:rPr>
          <w:t>еняя полярность подключения пр</w:t>
        </w:r>
        <w:r w:rsidR="006E6689" w:rsidRPr="00C36CE8">
          <w:rPr>
            <w:szCs w:val="28"/>
          </w:rPr>
          <w:t>ибора</w:t>
        </w:r>
      </w:ins>
      <w:ins w:id="40" w:author="Перов Дмитрий Александрович" w:date="2021-03-10T09:25:00Z">
        <w:r w:rsidR="006E6689" w:rsidRPr="00C36CE8">
          <w:rPr>
            <w:szCs w:val="28"/>
          </w:rPr>
          <w:t xml:space="preserve">) </w:t>
        </w:r>
      </w:ins>
      <w:del w:id="41" w:author="Перов Дмитрий Александрович" w:date="2021-03-10T09:21:00Z">
        <w:r w:rsidR="000A294F" w:rsidRPr="00966BA8" w:rsidDel="00FB5D75">
          <w:rPr>
            <w:szCs w:val="28"/>
          </w:rPr>
          <w:delText>Задать напряжение на выходе калибратора равным 75 милливольт.</w:delText>
        </w:r>
      </w:del>
    </w:p>
    <w:p w14:paraId="0F525EDB" w14:textId="1E7F4C1C" w:rsidR="000A294F" w:rsidDel="00FB5D75" w:rsidRDefault="000A294F">
      <w:pPr>
        <w:pStyle w:val="af6"/>
        <w:numPr>
          <w:ilvl w:val="0"/>
          <w:numId w:val="27"/>
        </w:numPr>
        <w:tabs>
          <w:tab w:val="left" w:pos="567"/>
        </w:tabs>
        <w:ind w:left="567" w:hanging="425"/>
        <w:jc w:val="both"/>
        <w:rPr>
          <w:del w:id="42" w:author="Перов Дмитрий Александрович" w:date="2021-03-10T09:21:00Z"/>
          <w:szCs w:val="28"/>
        </w:rPr>
      </w:pPr>
      <w:del w:id="43" w:author="Перов Дмитрий Александрович" w:date="2021-03-10T09:21:00Z">
        <w:r w:rsidRPr="00FB5D75" w:rsidDel="00FB5D75">
          <w:rPr>
            <w:szCs w:val="28"/>
          </w:rPr>
          <w:delText>П</w:delText>
        </w:r>
      </w:del>
      <w:ins w:id="44" w:author="Перов Дмитрий Александрович" w:date="2021-03-10T09:21:00Z">
        <w:r w:rsidR="00FB5D75" w:rsidRPr="00FB5D75">
          <w:rPr>
            <w:szCs w:val="28"/>
          </w:rPr>
          <w:t>п</w:t>
        </w:r>
      </w:ins>
      <w:r w:rsidRPr="00FB5D75">
        <w:rPr>
          <w:szCs w:val="28"/>
        </w:rPr>
        <w:t>роверить изменение значения тока защиты в окне браузера в таблице «</w:t>
      </w:r>
      <w:r w:rsidR="00B46862" w:rsidRPr="00FB5D75">
        <w:rPr>
          <w:szCs w:val="28"/>
          <w:lang w:val="en-US"/>
        </w:rPr>
        <w:t>RS</w:t>
      </w:r>
      <w:r w:rsidR="00B46862" w:rsidRPr="00FB5D75">
        <w:rPr>
          <w:szCs w:val="28"/>
        </w:rPr>
        <w:t>-485</w:t>
      </w:r>
      <w:r w:rsidRPr="00FB5D75">
        <w:rPr>
          <w:szCs w:val="28"/>
        </w:rPr>
        <w:t xml:space="preserve"> </w:t>
      </w:r>
      <w:r w:rsidRPr="00FB5D75">
        <w:rPr>
          <w:szCs w:val="28"/>
          <w:lang w:val="en-US"/>
        </w:rPr>
        <w:t>Modbus</w:t>
      </w:r>
      <w:r w:rsidRPr="00FB5D75">
        <w:rPr>
          <w:szCs w:val="28"/>
        </w:rPr>
        <w:t xml:space="preserve"> </w:t>
      </w:r>
      <w:r w:rsidRPr="00FB5D75">
        <w:rPr>
          <w:szCs w:val="28"/>
          <w:lang w:val="en-US"/>
        </w:rPr>
        <w:t>RTU</w:t>
      </w:r>
      <w:r w:rsidRPr="00FB5D75">
        <w:rPr>
          <w:szCs w:val="28"/>
        </w:rPr>
        <w:t>» в столбце «Текущие» в строке «Ток СКЗ»</w:t>
      </w:r>
      <w:ins w:id="45" w:author="Перов Дмитрий Александрович" w:date="2021-03-10T09:21:00Z">
        <w:r w:rsidR="00FB5D75" w:rsidRPr="00FB5D75">
          <w:rPr>
            <w:szCs w:val="28"/>
          </w:rPr>
          <w:t xml:space="preserve"> и </w:t>
        </w:r>
      </w:ins>
      <w:ins w:id="46" w:author="Перов Дмитрий Александрович" w:date="2021-03-10T09:31:00Z">
        <w:r w:rsidR="00B96202">
          <w:rPr>
            <w:szCs w:val="28"/>
          </w:rPr>
          <w:t>за</w:t>
        </w:r>
      </w:ins>
      <w:del w:id="47" w:author="Перов Дмитрий Александрович" w:date="2021-03-10T09:21:00Z">
        <w:r w:rsidRPr="00FB5D75" w:rsidDel="00FB5D75">
          <w:rPr>
            <w:szCs w:val="28"/>
          </w:rPr>
          <w:delText>.</w:delText>
        </w:r>
      </w:del>
    </w:p>
    <w:p w14:paraId="5484498C" w14:textId="38D71640" w:rsidR="00236ABF" w:rsidRPr="00FB5D75" w:rsidRDefault="00236ABF" w:rsidP="00FB5D75">
      <w:pPr>
        <w:pStyle w:val="af6"/>
        <w:numPr>
          <w:ilvl w:val="0"/>
          <w:numId w:val="27"/>
        </w:numPr>
        <w:tabs>
          <w:tab w:val="left" w:pos="567"/>
        </w:tabs>
        <w:ind w:left="567" w:hanging="425"/>
        <w:jc w:val="both"/>
        <w:rPr>
          <w:szCs w:val="28"/>
        </w:rPr>
      </w:pPr>
      <w:del w:id="48" w:author="Перов Дмитрий Александрович" w:date="2021-03-10T09:21:00Z">
        <w:r w:rsidRPr="00FB5D75" w:rsidDel="00FB5D75">
          <w:rPr>
            <w:szCs w:val="28"/>
          </w:rPr>
          <w:delText>За</w:delText>
        </w:r>
      </w:del>
      <w:r w:rsidRPr="00FB5D75">
        <w:rPr>
          <w:szCs w:val="28"/>
        </w:rPr>
        <w:t>фиксировать значение</w:t>
      </w:r>
      <w:del w:id="49" w:author="Перов Дмитрий Александрович" w:date="2021-03-10T10:05:00Z">
        <w:r w:rsidRPr="00FB5D75" w:rsidDel="0053163C">
          <w:rPr>
            <w:szCs w:val="28"/>
          </w:rPr>
          <w:delText xml:space="preserve"> </w:delText>
        </w:r>
      </w:del>
      <w:ins w:id="50" w:author="Перов Дмитрий Александрович" w:date="2021-03-10T10:05:00Z">
        <w:r w:rsidR="0053163C">
          <w:rPr>
            <w:szCs w:val="28"/>
          </w:rPr>
          <w:t xml:space="preserve"> </w:t>
        </w:r>
      </w:ins>
      <w:del w:id="51" w:author="Перов Дмитрий Александрович" w:date="2021-03-10T10:05:00Z">
        <w:r w:rsidRPr="00FB5D75" w:rsidDel="0053163C">
          <w:rPr>
            <w:szCs w:val="28"/>
          </w:rPr>
          <w:delText>тока защиты</w:delText>
        </w:r>
      </w:del>
      <w:del w:id="52" w:author="Перов Дмитрий Александрович" w:date="2021-03-10T09:21:00Z">
        <w:r w:rsidRPr="00FB5D75" w:rsidDel="00FB5D75">
          <w:rPr>
            <w:szCs w:val="28"/>
          </w:rPr>
          <w:delText>,</w:delText>
        </w:r>
        <w:r w:rsidRPr="003426E1" w:rsidDel="00FB5D75">
          <w:delText xml:space="preserve"> </w:delText>
        </w:r>
        <w:r w:rsidDel="00FB5D75">
          <w:delText>соответствующее току защиты 50 Ампер,</w:delText>
        </w:r>
        <w:r w:rsidRPr="00FB5D75" w:rsidDel="00FB5D75">
          <w:rPr>
            <w:szCs w:val="28"/>
          </w:rPr>
          <w:delText xml:space="preserve"> </w:delText>
        </w:r>
      </w:del>
      <w:r w:rsidRPr="00FB5D75">
        <w:rPr>
          <w:szCs w:val="28"/>
        </w:rPr>
        <w:t>в</w:t>
      </w:r>
      <w:ins w:id="53" w:author="Перов Дмитрий Александрович" w:date="2021-03-10T09:21:00Z">
        <w:r w:rsidR="00FB5D75">
          <w:rPr>
            <w:szCs w:val="28"/>
          </w:rPr>
          <w:t xml:space="preserve"> соответствующих строка</w:t>
        </w:r>
      </w:ins>
      <w:ins w:id="54" w:author="Перов Дмитрий Александрович" w:date="2021-03-10T09:22:00Z">
        <w:r w:rsidR="00FB5D75">
          <w:rPr>
            <w:szCs w:val="28"/>
          </w:rPr>
          <w:t xml:space="preserve">х </w:t>
        </w:r>
      </w:ins>
      <w:del w:id="55" w:author="Перов Дмитрий Александрович" w:date="2021-03-10T09:22:00Z">
        <w:r w:rsidRPr="006908DD" w:rsidDel="00FB5D75">
          <w:rPr>
            <w:szCs w:val="28"/>
          </w:rPr>
          <w:delText xml:space="preserve"> </w:delText>
        </w:r>
      </w:del>
      <w:r w:rsidRPr="006908DD">
        <w:rPr>
          <w:szCs w:val="28"/>
        </w:rPr>
        <w:t>таблиц</w:t>
      </w:r>
      <w:del w:id="56" w:author="Перов Дмитрий Александрович" w:date="2021-03-10T09:22:00Z">
        <w:r w:rsidRPr="006908DD" w:rsidDel="00FB5D75">
          <w:rPr>
            <w:szCs w:val="28"/>
          </w:rPr>
          <w:delText>е</w:delText>
        </w:r>
      </w:del>
      <w:ins w:id="57" w:author="Перов Дмитрий Александрович" w:date="2021-03-10T09:22:00Z">
        <w:r w:rsidR="00FB5D75" w:rsidRPr="006908DD">
          <w:rPr>
            <w:szCs w:val="28"/>
          </w:rPr>
          <w:t>ы</w:t>
        </w:r>
      </w:ins>
      <w:r w:rsidRPr="006908DD">
        <w:rPr>
          <w:szCs w:val="28"/>
        </w:rPr>
        <w:t xml:space="preserve"> </w:t>
      </w:r>
      <w:ins w:id="58" w:author="Перов Дмитрий Александрович" w:date="2021-03-10T09:25:00Z">
        <w:r w:rsidR="006E6689" w:rsidRPr="006908DD">
          <w:rPr>
            <w:szCs w:val="28"/>
          </w:rPr>
          <w:t xml:space="preserve">4.6.3 </w:t>
        </w:r>
      </w:ins>
      <w:r w:rsidRPr="006908DD">
        <w:t>Протокола испытаний</w:t>
      </w:r>
      <w:r w:rsidRPr="006908DD">
        <w:rPr>
          <w:szCs w:val="28"/>
        </w:rPr>
        <w:t>.</w:t>
      </w:r>
    </w:p>
    <w:p w14:paraId="737AE8EB" w14:textId="3EE253D4" w:rsidR="0040086D" w:rsidRDefault="0040086D" w:rsidP="006C26E1">
      <w:pPr>
        <w:pStyle w:val="af6"/>
        <w:numPr>
          <w:ilvl w:val="0"/>
          <w:numId w:val="27"/>
        </w:numPr>
        <w:tabs>
          <w:tab w:val="left" w:pos="567"/>
        </w:tabs>
        <w:ind w:left="567" w:hanging="425"/>
        <w:jc w:val="both"/>
        <w:rPr>
          <w:szCs w:val="28"/>
        </w:rPr>
      </w:pPr>
      <w:r>
        <w:rPr>
          <w:szCs w:val="28"/>
        </w:rPr>
        <w:t>По введенным табличным данным автоматически будет произведен расчет погрешности измерения канала по формуле:</w:t>
      </w:r>
    </w:p>
    <w:p w14:paraId="039AE473" w14:textId="18BB0089" w:rsidR="0040086D" w:rsidRPr="0040086D" w:rsidRDefault="0040086D" w:rsidP="006C26E1">
      <w:pPr>
        <w:tabs>
          <w:tab w:val="left" w:pos="567"/>
        </w:tabs>
        <w:ind w:left="567"/>
        <w:jc w:val="center"/>
        <w:rPr>
          <w:i/>
          <w:iCs/>
        </w:rPr>
      </w:pPr>
      <w:r w:rsidRPr="0040086D">
        <w:rPr>
          <w:i/>
          <w:iCs/>
        </w:rPr>
        <w:t>δI</w:t>
      </w:r>
      <w:r w:rsidR="001412C0">
        <w:rPr>
          <w:i/>
          <w:iCs/>
          <w:vertAlign w:val="subscript"/>
        </w:rPr>
        <w:t>защ</w:t>
      </w:r>
      <w:r w:rsidRPr="0040086D">
        <w:rPr>
          <w:i/>
          <w:iCs/>
          <w:vertAlign w:val="subscript"/>
        </w:rPr>
        <w:t>.</w:t>
      </w:r>
      <w:r w:rsidRPr="0040086D">
        <w:rPr>
          <w:i/>
          <w:iCs/>
        </w:rPr>
        <w:t xml:space="preserve"> =  (I</w:t>
      </w:r>
      <w:r w:rsidR="001412C0">
        <w:rPr>
          <w:i/>
          <w:iCs/>
          <w:szCs w:val="28"/>
          <w:vertAlign w:val="subscript"/>
        </w:rPr>
        <w:t>защ</w:t>
      </w:r>
      <w:r w:rsidR="001412C0" w:rsidRPr="00E65278">
        <w:rPr>
          <w:i/>
          <w:iCs/>
          <w:szCs w:val="28"/>
          <w:vertAlign w:val="subscript"/>
        </w:rPr>
        <w:t>.</w:t>
      </w:r>
      <w:r w:rsidR="001412C0">
        <w:rPr>
          <w:i/>
          <w:iCs/>
          <w:szCs w:val="28"/>
          <w:vertAlign w:val="subscript"/>
        </w:rPr>
        <w:t>изм</w:t>
      </w:r>
      <w:r w:rsidRPr="0040086D">
        <w:rPr>
          <w:i/>
          <w:iCs/>
          <w:vertAlign w:val="subscript"/>
        </w:rPr>
        <w:t>.</w:t>
      </w:r>
      <w:r w:rsidRPr="0040086D">
        <w:rPr>
          <w:i/>
          <w:iCs/>
        </w:rPr>
        <w:t xml:space="preserve"> - I</w:t>
      </w:r>
      <w:r w:rsidR="001412C0" w:rsidRPr="001412C0">
        <w:rPr>
          <w:i/>
          <w:iCs/>
          <w:szCs w:val="28"/>
          <w:vertAlign w:val="subscript"/>
        </w:rPr>
        <w:t xml:space="preserve"> </w:t>
      </w:r>
      <w:r w:rsidR="001412C0">
        <w:rPr>
          <w:i/>
          <w:iCs/>
          <w:szCs w:val="28"/>
          <w:vertAlign w:val="subscript"/>
        </w:rPr>
        <w:t>защ</w:t>
      </w:r>
      <w:r w:rsidR="001412C0" w:rsidRPr="00E65278">
        <w:rPr>
          <w:i/>
          <w:iCs/>
          <w:szCs w:val="28"/>
          <w:vertAlign w:val="subscript"/>
        </w:rPr>
        <w:t>.</w:t>
      </w:r>
      <w:r w:rsidR="001412C0">
        <w:rPr>
          <w:i/>
          <w:iCs/>
          <w:szCs w:val="28"/>
          <w:vertAlign w:val="subscript"/>
        </w:rPr>
        <w:t>факт</w:t>
      </w:r>
      <w:r w:rsidRPr="0040086D">
        <w:rPr>
          <w:i/>
          <w:iCs/>
          <w:vertAlign w:val="subscript"/>
        </w:rPr>
        <w:t>.</w:t>
      </w:r>
      <w:r w:rsidRPr="0040086D">
        <w:rPr>
          <w:i/>
          <w:iCs/>
        </w:rPr>
        <w:t>) ⁄ I</w:t>
      </w:r>
      <w:r w:rsidR="001412C0" w:rsidRPr="001412C0">
        <w:rPr>
          <w:i/>
          <w:iCs/>
          <w:szCs w:val="28"/>
          <w:vertAlign w:val="subscript"/>
        </w:rPr>
        <w:t xml:space="preserve"> </w:t>
      </w:r>
      <w:r w:rsidR="001412C0">
        <w:rPr>
          <w:i/>
          <w:iCs/>
          <w:szCs w:val="28"/>
          <w:vertAlign w:val="subscript"/>
        </w:rPr>
        <w:t>защ</w:t>
      </w:r>
      <w:r w:rsidR="001412C0" w:rsidRPr="00E65278">
        <w:rPr>
          <w:i/>
          <w:iCs/>
          <w:szCs w:val="28"/>
          <w:vertAlign w:val="subscript"/>
        </w:rPr>
        <w:t>.</w:t>
      </w:r>
      <w:r w:rsidR="001412C0">
        <w:rPr>
          <w:i/>
          <w:iCs/>
          <w:szCs w:val="28"/>
          <w:vertAlign w:val="subscript"/>
        </w:rPr>
        <w:t>факт</w:t>
      </w:r>
      <w:r w:rsidRPr="0040086D">
        <w:rPr>
          <w:i/>
          <w:iCs/>
          <w:vertAlign w:val="subscript"/>
        </w:rPr>
        <w:t>.</w:t>
      </w:r>
    </w:p>
    <w:p w14:paraId="55A7843A" w14:textId="2A702381" w:rsidR="00A9048B" w:rsidRDefault="00A9048B" w:rsidP="006C26E1">
      <w:pPr>
        <w:pStyle w:val="af6"/>
        <w:tabs>
          <w:tab w:val="left" w:pos="567"/>
        </w:tabs>
        <w:spacing w:before="120"/>
        <w:ind w:left="0" w:firstLine="426"/>
        <w:jc w:val="both"/>
      </w:pPr>
      <w:r>
        <w:t xml:space="preserve">Плата считается выдержавшей испытание, </w:t>
      </w:r>
      <w:r w:rsidR="009F5BDC">
        <w:t>если рассчитанные в таблице</w:t>
      </w:r>
      <w:r w:rsidR="00F04E94" w:rsidRPr="00F04E94">
        <w:rPr>
          <w:color w:val="FF0000"/>
        </w:rPr>
        <w:t xml:space="preserve"> </w:t>
      </w:r>
      <w:r w:rsidR="00F04E94" w:rsidRPr="006908DD">
        <w:t>Протокола испытаний</w:t>
      </w:r>
      <w:r w:rsidR="009F5BDC" w:rsidRPr="006908DD">
        <w:t xml:space="preserve"> </w:t>
      </w:r>
      <w:r w:rsidR="009F5BDC">
        <w:t xml:space="preserve">погрешности измерения тока защиты не превышают значений, </w:t>
      </w:r>
      <w:r w:rsidR="00294F5A">
        <w:t xml:space="preserve">определенных в </w:t>
      </w:r>
      <w:r w:rsidR="003604FD">
        <w:t xml:space="preserve">разделе 2 </w:t>
      </w:r>
      <w:r w:rsidR="00294F5A">
        <w:t>Таблиц</w:t>
      </w:r>
      <w:r w:rsidR="003604FD">
        <w:t>ы</w:t>
      </w:r>
      <w:r w:rsidR="00294F5A">
        <w:t xml:space="preserve"> 4.1.</w:t>
      </w:r>
    </w:p>
    <w:p w14:paraId="2B0EC316" w14:textId="77777777" w:rsidR="00484A95" w:rsidRPr="00583492" w:rsidRDefault="00484A95" w:rsidP="00A9048B">
      <w:pPr>
        <w:pStyle w:val="af6"/>
        <w:tabs>
          <w:tab w:val="left" w:pos="567"/>
        </w:tabs>
        <w:spacing w:before="120"/>
        <w:ind w:left="0" w:firstLine="567"/>
        <w:jc w:val="both"/>
      </w:pPr>
    </w:p>
    <w:p w14:paraId="4BE7EA4A" w14:textId="3F122047" w:rsidR="00F905F4" w:rsidRPr="00DD457A" w:rsidRDefault="00DD457A" w:rsidP="0040086D">
      <w:pPr>
        <w:pStyle w:val="af6"/>
        <w:numPr>
          <w:ilvl w:val="0"/>
          <w:numId w:val="13"/>
        </w:numPr>
        <w:tabs>
          <w:tab w:val="left" w:pos="993"/>
        </w:tabs>
        <w:spacing w:before="240"/>
        <w:ind w:left="0" w:firstLine="284"/>
        <w:jc w:val="both"/>
        <w:rPr>
          <w:b/>
          <w:bCs/>
          <w:color w:val="000000"/>
          <w:szCs w:val="28"/>
        </w:rPr>
      </w:pPr>
      <w:r w:rsidRPr="00DD457A">
        <w:rPr>
          <w:b/>
          <w:bCs/>
        </w:rPr>
        <w:t>Проверка канала измерения суммарного потенциала</w:t>
      </w:r>
      <w:r w:rsidRPr="00DD457A">
        <w:rPr>
          <w:b/>
          <w:bCs/>
          <w:szCs w:val="28"/>
        </w:rPr>
        <w:t>.</w:t>
      </w:r>
    </w:p>
    <w:p w14:paraId="2FD453C7" w14:textId="77777777" w:rsidR="00D113A6" w:rsidRPr="000C4B91" w:rsidRDefault="00D113A6" w:rsidP="006C26E1">
      <w:pPr>
        <w:tabs>
          <w:tab w:val="left" w:pos="567"/>
        </w:tabs>
        <w:spacing w:before="240"/>
        <w:jc w:val="both"/>
      </w:pPr>
      <w:r w:rsidRPr="000C4B91">
        <w:t>Испытание проводят в следующей последовательности:</w:t>
      </w:r>
    </w:p>
    <w:p w14:paraId="0A1C7C47" w14:textId="19E9D93D" w:rsidR="00D113A6" w:rsidRDefault="00D113A6" w:rsidP="006C26E1">
      <w:pPr>
        <w:pStyle w:val="af6"/>
        <w:numPr>
          <w:ilvl w:val="0"/>
          <w:numId w:val="28"/>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01D87029" w14:textId="2FC0873C" w:rsidR="00D113A6" w:rsidDel="00961791" w:rsidRDefault="00D113A6" w:rsidP="00961791">
      <w:pPr>
        <w:pStyle w:val="af6"/>
        <w:numPr>
          <w:ilvl w:val="0"/>
          <w:numId w:val="28"/>
        </w:numPr>
        <w:tabs>
          <w:tab w:val="left" w:pos="567"/>
        </w:tabs>
        <w:ind w:left="567" w:hanging="425"/>
        <w:jc w:val="both"/>
        <w:rPr>
          <w:del w:id="59" w:author="Перов Дмитрий Александрович" w:date="2021-03-10T09:31:00Z"/>
          <w:szCs w:val="28"/>
        </w:rPr>
      </w:pPr>
      <w:r>
        <w:rPr>
          <w:szCs w:val="28"/>
        </w:rPr>
        <w:t>К контактам</w:t>
      </w:r>
      <w:r w:rsidR="00BC6098" w:rsidRPr="00BC6098">
        <w:rPr>
          <w:szCs w:val="28"/>
        </w:rPr>
        <w:t xml:space="preserve"> </w:t>
      </w:r>
      <w:r w:rsidR="00BC6098">
        <w:rPr>
          <w:szCs w:val="28"/>
        </w:rPr>
        <w:t>КИП-М5</w:t>
      </w:r>
      <w:r>
        <w:rPr>
          <w:szCs w:val="28"/>
        </w:rPr>
        <w:t xml:space="preserve"> «</w:t>
      </w:r>
      <w:r w:rsidR="00B928A3">
        <w:rPr>
          <w:szCs w:val="28"/>
        </w:rPr>
        <w:t>Эс</w:t>
      </w:r>
      <w:r>
        <w:rPr>
          <w:szCs w:val="28"/>
        </w:rPr>
        <w:t>»</w:t>
      </w:r>
      <w:r w:rsidR="00B928A3">
        <w:rPr>
          <w:szCs w:val="28"/>
        </w:rPr>
        <w:t xml:space="preserve"> и</w:t>
      </w:r>
      <w:r w:rsidR="00B928A3" w:rsidRPr="00B928A3">
        <w:rPr>
          <w:szCs w:val="28"/>
        </w:rPr>
        <w:t xml:space="preserve"> </w:t>
      </w:r>
      <w:r w:rsidR="00B928A3">
        <w:rPr>
          <w:szCs w:val="28"/>
        </w:rPr>
        <w:t xml:space="preserve">«Тр» </w:t>
      </w:r>
      <w:r>
        <w:rPr>
          <w:szCs w:val="28"/>
        </w:rPr>
        <w:t>подключить</w:t>
      </w:r>
      <w:r w:rsidR="00B928A3">
        <w:rPr>
          <w:szCs w:val="28"/>
        </w:rPr>
        <w:t xml:space="preserve"> соответственно</w:t>
      </w:r>
      <w:r w:rsidR="00C86A7C" w:rsidRPr="00C86A7C">
        <w:rPr>
          <w:szCs w:val="28"/>
        </w:rPr>
        <w:t xml:space="preserve"> </w:t>
      </w:r>
      <w:r w:rsidR="00C86A7C">
        <w:rPr>
          <w:szCs w:val="28"/>
        </w:rPr>
        <w:t>провода</w:t>
      </w:r>
      <w:r w:rsidR="00B928A3">
        <w:rPr>
          <w:szCs w:val="28"/>
        </w:rPr>
        <w:t xml:space="preserve"> «+» и «-»</w:t>
      </w:r>
      <w:r w:rsidR="00C516B1">
        <w:rPr>
          <w:szCs w:val="28"/>
        </w:rPr>
        <w:t xml:space="preserve"> </w:t>
      </w:r>
      <w:r w:rsidR="00B928A3">
        <w:rPr>
          <w:szCs w:val="28"/>
        </w:rPr>
        <w:t xml:space="preserve">от </w:t>
      </w:r>
      <w:r>
        <w:rPr>
          <w:szCs w:val="28"/>
        </w:rPr>
        <w:t>калибратор</w:t>
      </w:r>
      <w:r w:rsidR="00B928A3">
        <w:rPr>
          <w:szCs w:val="28"/>
        </w:rPr>
        <w:t>а</w:t>
      </w:r>
      <w:r w:rsidRPr="00BA7C54">
        <w:rPr>
          <w:szCs w:val="28"/>
        </w:rPr>
        <w:t xml:space="preserve"> </w:t>
      </w:r>
      <w:r>
        <w:rPr>
          <w:szCs w:val="28"/>
          <w:lang w:val="en-US"/>
        </w:rPr>
        <w:t>Yokogawa</w:t>
      </w:r>
      <w:r w:rsidRPr="00BA7C54">
        <w:rPr>
          <w:szCs w:val="28"/>
        </w:rPr>
        <w:t xml:space="preserve"> СА51</w:t>
      </w:r>
      <w:r w:rsidR="00B928A3">
        <w:rPr>
          <w:szCs w:val="28"/>
        </w:rPr>
        <w:t>, переведенного</w:t>
      </w:r>
      <w:r w:rsidRPr="00BA7C54">
        <w:rPr>
          <w:szCs w:val="28"/>
        </w:rPr>
        <w:t xml:space="preserve"> </w:t>
      </w:r>
      <w:r>
        <w:rPr>
          <w:szCs w:val="28"/>
        </w:rPr>
        <w:t>в режим источника напряжения с</w:t>
      </w:r>
      <w:r w:rsidR="002F5CF2">
        <w:rPr>
          <w:szCs w:val="28"/>
        </w:rPr>
        <w:t xml:space="preserve"> установленным</w:t>
      </w:r>
      <w:r>
        <w:rPr>
          <w:szCs w:val="28"/>
        </w:rPr>
        <w:t xml:space="preserve"> диапазоном 10 </w:t>
      </w:r>
      <w:r w:rsidR="00405487">
        <w:rPr>
          <w:szCs w:val="28"/>
        </w:rPr>
        <w:t>В</w:t>
      </w:r>
      <w:r>
        <w:rPr>
          <w:szCs w:val="28"/>
        </w:rPr>
        <w:t>ольт.</w:t>
      </w:r>
    </w:p>
    <w:p w14:paraId="0810D71A" w14:textId="77777777" w:rsidR="00961791" w:rsidRDefault="00961791" w:rsidP="006C26E1">
      <w:pPr>
        <w:pStyle w:val="af6"/>
        <w:numPr>
          <w:ilvl w:val="0"/>
          <w:numId w:val="28"/>
        </w:numPr>
        <w:tabs>
          <w:tab w:val="left" w:pos="567"/>
        </w:tabs>
        <w:ind w:left="567" w:hanging="425"/>
        <w:jc w:val="both"/>
        <w:rPr>
          <w:ins w:id="60" w:author="Перов Дмитрий Александрович" w:date="2021-03-10T09:31:00Z"/>
          <w:szCs w:val="28"/>
        </w:rPr>
      </w:pPr>
    </w:p>
    <w:p w14:paraId="6753897E" w14:textId="0A418D45" w:rsidR="00D113A6" w:rsidRPr="00961791" w:rsidDel="00B96202" w:rsidRDefault="00B96202">
      <w:pPr>
        <w:pStyle w:val="af6"/>
        <w:numPr>
          <w:ilvl w:val="0"/>
          <w:numId w:val="28"/>
        </w:numPr>
        <w:tabs>
          <w:tab w:val="left" w:pos="567"/>
        </w:tabs>
        <w:ind w:left="567" w:hanging="425"/>
        <w:jc w:val="both"/>
        <w:rPr>
          <w:del w:id="61" w:author="Перов Дмитрий Александрович" w:date="2021-03-10T09:30:00Z"/>
          <w:szCs w:val="28"/>
          <w:rPrChange w:id="62" w:author="Перов Дмитрий Александрович" w:date="2021-03-10T09:31:00Z">
            <w:rPr>
              <w:del w:id="63" w:author="Перов Дмитрий Александрович" w:date="2021-03-10T09:30:00Z"/>
            </w:rPr>
          </w:rPrChange>
        </w:rPr>
      </w:pPr>
      <w:ins w:id="64" w:author="Перов Дмитрий Александрович" w:date="2021-03-10T09:27:00Z">
        <w:r w:rsidRPr="00961791">
          <w:rPr>
            <w:szCs w:val="28"/>
          </w:rPr>
          <w:t>Последовательно задавая калибратором значения напряжени</w:t>
        </w:r>
        <w:r w:rsidRPr="0053163C">
          <w:rPr>
            <w:szCs w:val="28"/>
          </w:rPr>
          <w:t xml:space="preserve">й </w:t>
        </w:r>
      </w:ins>
      <w:ins w:id="65" w:author="Перов Дмитрий Александрович" w:date="2021-03-10T09:28:00Z">
        <w:r w:rsidRPr="0053163C">
          <w:rPr>
            <w:szCs w:val="28"/>
          </w:rPr>
          <w:t>8, 2.5,</w:t>
        </w:r>
      </w:ins>
      <w:ins w:id="66" w:author="Перов Дмитрий Александрович" w:date="2021-03-10T09:29:00Z">
        <w:r w:rsidRPr="0053163C">
          <w:rPr>
            <w:szCs w:val="28"/>
          </w:rPr>
          <w:t xml:space="preserve"> 0, </w:t>
        </w:r>
        <w:r w:rsidRPr="00B34852">
          <w:rPr>
            <w:szCs w:val="28"/>
          </w:rPr>
          <w:noBreakHyphen/>
          <w:t xml:space="preserve">2.5, </w:t>
        </w:r>
        <w:r w:rsidRPr="00B34852">
          <w:rPr>
            <w:szCs w:val="28"/>
          </w:rPr>
          <w:noBreakHyphen/>
          <w:t>8</w:t>
        </w:r>
      </w:ins>
      <w:ins w:id="67" w:author="Перов Дмитрий Александрович" w:date="2021-03-10T09:27:00Z">
        <w:r w:rsidRPr="00B34852">
          <w:rPr>
            <w:szCs w:val="28"/>
          </w:rPr>
          <w:t xml:space="preserve"> </w:t>
        </w:r>
      </w:ins>
      <w:ins w:id="68" w:author="Перов Дмитрий Александрович" w:date="2021-03-10T09:29:00Z">
        <w:r w:rsidRPr="00B34852">
          <w:rPr>
            <w:szCs w:val="28"/>
          </w:rPr>
          <w:t>В</w:t>
        </w:r>
      </w:ins>
      <w:ins w:id="69" w:author="Перов Дмитрий Александрович" w:date="2021-03-10T09:27:00Z">
        <w:r w:rsidRPr="0014404A">
          <w:rPr>
            <w:szCs w:val="28"/>
          </w:rPr>
          <w:t>ольт (при необходимости меняя полярность подключения прибора)</w:t>
        </w:r>
      </w:ins>
      <w:del w:id="70" w:author="Перов Дмитрий Александрович" w:date="2021-03-10T09:27:00Z">
        <w:r w:rsidR="00AC54E3" w:rsidRPr="00961791" w:rsidDel="00B96202">
          <w:rPr>
            <w:szCs w:val="28"/>
            <w:rPrChange w:id="71" w:author="Перов Дмитрий Александрович" w:date="2021-03-10T09:31:00Z">
              <w:rPr/>
            </w:rPrChange>
          </w:rPr>
          <w:delText>З</w:delText>
        </w:r>
        <w:r w:rsidR="00D113A6" w:rsidRPr="00961791" w:rsidDel="00B96202">
          <w:rPr>
            <w:szCs w:val="28"/>
            <w:rPrChange w:id="72" w:author="Перов Дмитрий Александрович" w:date="2021-03-10T09:31:00Z">
              <w:rPr/>
            </w:rPrChange>
          </w:rPr>
          <w:delText>адать напряжение на выходе</w:delText>
        </w:r>
        <w:r w:rsidR="00AC54E3" w:rsidRPr="00961791" w:rsidDel="00B96202">
          <w:rPr>
            <w:szCs w:val="28"/>
            <w:rPrChange w:id="73" w:author="Перов Дмитрий Александрович" w:date="2021-03-10T09:31:00Z">
              <w:rPr/>
            </w:rPrChange>
          </w:rPr>
          <w:delText xml:space="preserve"> калибратора</w:delText>
        </w:r>
        <w:r w:rsidR="00D113A6" w:rsidRPr="00961791" w:rsidDel="00B96202">
          <w:rPr>
            <w:szCs w:val="28"/>
            <w:rPrChange w:id="74" w:author="Перов Дмитрий Александрович" w:date="2021-03-10T09:31:00Z">
              <w:rPr/>
            </w:rPrChange>
          </w:rPr>
          <w:delText xml:space="preserve"> равным 0 </w:delText>
        </w:r>
        <w:r w:rsidR="00E94642" w:rsidRPr="00961791" w:rsidDel="00B96202">
          <w:rPr>
            <w:szCs w:val="28"/>
            <w:rPrChange w:id="75" w:author="Перов Дмитрий Александрович" w:date="2021-03-10T09:31:00Z">
              <w:rPr/>
            </w:rPrChange>
          </w:rPr>
          <w:delText>В</w:delText>
        </w:r>
        <w:r w:rsidR="00D113A6" w:rsidRPr="00961791" w:rsidDel="00B96202">
          <w:rPr>
            <w:szCs w:val="28"/>
            <w:rPrChange w:id="76" w:author="Перов Дмитрий Александрович" w:date="2021-03-10T09:31:00Z">
              <w:rPr/>
            </w:rPrChange>
          </w:rPr>
          <w:delText>ольт</w:delText>
        </w:r>
      </w:del>
      <w:ins w:id="77" w:author="Перов Дмитрий Александрович" w:date="2021-03-10T09:30:00Z">
        <w:r w:rsidRPr="00961791">
          <w:rPr>
            <w:szCs w:val="28"/>
            <w:rPrChange w:id="78" w:author="Перов Дмитрий Александрович" w:date="2021-03-10T09:31:00Z">
              <w:rPr/>
            </w:rPrChange>
          </w:rPr>
          <w:t xml:space="preserve"> п</w:t>
        </w:r>
      </w:ins>
      <w:del w:id="79" w:author="Перов Дмитрий Александрович" w:date="2021-03-10T09:30:00Z">
        <w:r w:rsidR="00D113A6" w:rsidRPr="00961791" w:rsidDel="00B96202">
          <w:rPr>
            <w:szCs w:val="28"/>
            <w:rPrChange w:id="80" w:author="Перов Дмитрий Александрович" w:date="2021-03-10T09:31:00Z">
              <w:rPr/>
            </w:rPrChange>
          </w:rPr>
          <w:delText>.</w:delText>
        </w:r>
      </w:del>
    </w:p>
    <w:p w14:paraId="0ACE9440" w14:textId="391A2371" w:rsidR="00D113A6" w:rsidRPr="00B96202" w:rsidDel="00B96202" w:rsidRDefault="00D113A6">
      <w:pPr>
        <w:pStyle w:val="af6"/>
        <w:rPr>
          <w:del w:id="81" w:author="Перов Дмитрий Александрович" w:date="2021-03-10T09:30:00Z"/>
        </w:rPr>
        <w:pPrChange w:id="82" w:author="Перов Дмитрий Александрович" w:date="2021-03-10T09:31:00Z">
          <w:pPr>
            <w:pStyle w:val="af6"/>
            <w:numPr>
              <w:numId w:val="28"/>
            </w:numPr>
            <w:tabs>
              <w:tab w:val="left" w:pos="567"/>
            </w:tabs>
            <w:ind w:left="567" w:hanging="425"/>
            <w:jc w:val="both"/>
          </w:pPr>
        </w:pPrChange>
      </w:pPr>
      <w:del w:id="83" w:author="Перов Дмитрий Александрович" w:date="2021-03-10T09:30:00Z">
        <w:r w:rsidRPr="00B96202" w:rsidDel="00B96202">
          <w:delText>П</w:delText>
        </w:r>
      </w:del>
      <w:r w:rsidRPr="00B96202">
        <w:t xml:space="preserve">роверить </w:t>
      </w:r>
      <w:del w:id="84" w:author="Перов Дмитрий Александрович" w:date="2021-03-10T09:30:00Z">
        <w:r w:rsidRPr="00B96202" w:rsidDel="00B96202">
          <w:delText xml:space="preserve">наличие значения </w:delText>
        </w:r>
        <w:r w:rsidR="004B4652" w:rsidRPr="00B96202" w:rsidDel="00B96202">
          <w:delText>суммарного потенциала</w:delText>
        </w:r>
        <w:r w:rsidRPr="00B96202" w:rsidDel="00B96202">
          <w:delText xml:space="preserve"> в окне браузера в таблице «</w:delText>
        </w:r>
        <w:r w:rsidR="00B46862" w:rsidRPr="00B96202" w:rsidDel="00B96202">
          <w:rPr>
            <w:lang w:val="en-US"/>
          </w:rPr>
          <w:delText>RS</w:delText>
        </w:r>
        <w:r w:rsidR="00B46862" w:rsidRPr="00B96202" w:rsidDel="00B96202">
          <w:delText>-485</w:delText>
        </w:r>
        <w:r w:rsidRPr="00B96202" w:rsidDel="00B96202">
          <w:delText xml:space="preserve"> </w:delText>
        </w:r>
        <w:r w:rsidRPr="00B96202" w:rsidDel="00B96202">
          <w:rPr>
            <w:lang w:val="en-US"/>
          </w:rPr>
          <w:delText>Modbus</w:delText>
        </w:r>
        <w:r w:rsidRPr="00B96202" w:rsidDel="00B96202">
          <w:delText xml:space="preserve"> </w:delText>
        </w:r>
        <w:r w:rsidRPr="00B96202" w:rsidDel="00B96202">
          <w:rPr>
            <w:lang w:val="en-US"/>
          </w:rPr>
          <w:delText>RTU</w:delText>
        </w:r>
        <w:r w:rsidRPr="00B96202" w:rsidDel="00B96202">
          <w:delText>» в столбце «Текущие» в строке «</w:delText>
        </w:r>
        <w:r w:rsidR="004B4652" w:rsidRPr="00B96202" w:rsidDel="00B96202">
          <w:delText>Потенциал сумм.</w:delText>
        </w:r>
        <w:r w:rsidRPr="00B96202" w:rsidDel="00B96202">
          <w:delText>».</w:delText>
        </w:r>
      </w:del>
    </w:p>
    <w:p w14:paraId="321A0DD4" w14:textId="445B4CA6" w:rsidR="00D113A6" w:rsidDel="00B96202" w:rsidRDefault="00D113A6">
      <w:pPr>
        <w:pStyle w:val="af6"/>
        <w:rPr>
          <w:del w:id="85" w:author="Перов Дмитрий Александрович" w:date="2021-03-10T09:30:00Z"/>
        </w:rPr>
        <w:pPrChange w:id="86" w:author="Перов Дмитрий Александрович" w:date="2021-03-10T09:31:00Z">
          <w:pPr>
            <w:pStyle w:val="af6"/>
            <w:numPr>
              <w:numId w:val="28"/>
            </w:numPr>
            <w:tabs>
              <w:tab w:val="left" w:pos="567"/>
            </w:tabs>
            <w:ind w:left="567" w:hanging="425"/>
            <w:jc w:val="both"/>
          </w:pPr>
        </w:pPrChange>
      </w:pPr>
      <w:del w:id="87" w:author="Перов Дмитрий Александрович" w:date="2021-03-10T09:30:00Z">
        <w:r w:rsidDel="00B96202">
          <w:delText xml:space="preserve">Зафиксировать значение </w:delText>
        </w:r>
        <w:r w:rsidR="007573C4" w:rsidDel="00B96202">
          <w:delText>суммарного потенциала</w:delText>
        </w:r>
        <w:r w:rsidR="00FA7DC5" w:rsidDel="00B96202">
          <w:delText>,</w:delText>
        </w:r>
        <w:r w:rsidR="00FA7DC5" w:rsidRPr="00FA7DC5" w:rsidDel="00B96202">
          <w:delText xml:space="preserve"> </w:delText>
        </w:r>
        <w:r w:rsidR="00FA7DC5" w:rsidDel="00B96202">
          <w:delText>соответствующ</w:delText>
        </w:r>
        <w:r w:rsidR="00B329C4" w:rsidDel="00B96202">
          <w:delText>ее</w:delText>
        </w:r>
        <w:r w:rsidR="00FA7DC5" w:rsidDel="00B96202">
          <w:delText xml:space="preserve"> напряжению задания 0,00 В,</w:delText>
        </w:r>
        <w:r w:rsidR="007573C4" w:rsidDel="00B96202">
          <w:delText xml:space="preserve"> </w:delText>
        </w:r>
        <w:r w:rsidDel="00B96202">
          <w:delText xml:space="preserve">в </w:delText>
        </w:r>
        <w:r w:rsidDel="00B96202">
          <w:rPr>
            <w:color w:val="FF0000"/>
          </w:rPr>
          <w:delText>таблиц</w:delText>
        </w:r>
        <w:r w:rsidR="000A7B22" w:rsidDel="00B96202">
          <w:rPr>
            <w:color w:val="FF0000"/>
          </w:rPr>
          <w:delText>е</w:delText>
        </w:r>
        <w:r w:rsidDel="00B96202">
          <w:rPr>
            <w:color w:val="FF0000"/>
          </w:rPr>
          <w:delText xml:space="preserve"> </w:delText>
        </w:r>
        <w:r w:rsidRPr="008A4B6B" w:rsidDel="00B96202">
          <w:rPr>
            <w:color w:val="FF0000"/>
          </w:rPr>
          <w:delText>Протокол</w:delText>
        </w:r>
        <w:r w:rsidDel="00B96202">
          <w:rPr>
            <w:color w:val="FF0000"/>
          </w:rPr>
          <w:delText>а</w:delText>
        </w:r>
        <w:r w:rsidRPr="008A4B6B" w:rsidDel="00B96202">
          <w:rPr>
            <w:color w:val="FF0000"/>
          </w:rPr>
          <w:delText xml:space="preserve"> испытаний</w:delText>
        </w:r>
        <w:r w:rsidDel="00B96202">
          <w:delText>.</w:delText>
        </w:r>
      </w:del>
    </w:p>
    <w:p w14:paraId="2C9148CC" w14:textId="7D911574" w:rsidR="00D113A6" w:rsidDel="00B96202" w:rsidRDefault="00D113A6">
      <w:pPr>
        <w:pStyle w:val="af6"/>
        <w:rPr>
          <w:del w:id="88" w:author="Перов Дмитрий Александрович" w:date="2021-03-10T09:30:00Z"/>
        </w:rPr>
        <w:pPrChange w:id="89" w:author="Перов Дмитрий Александрович" w:date="2021-03-10T09:31:00Z">
          <w:pPr>
            <w:pStyle w:val="af6"/>
            <w:numPr>
              <w:numId w:val="28"/>
            </w:numPr>
            <w:tabs>
              <w:tab w:val="left" w:pos="567"/>
            </w:tabs>
            <w:ind w:left="567" w:hanging="425"/>
            <w:jc w:val="both"/>
          </w:pPr>
        </w:pPrChange>
      </w:pPr>
      <w:del w:id="90" w:author="Перов Дмитрий Александрович" w:date="2021-03-10T09:30:00Z">
        <w:r w:rsidDel="00B96202">
          <w:delText xml:space="preserve">Задать напряжение на выходе калибратора равным </w:delText>
        </w:r>
        <w:r w:rsidR="002824C8" w:rsidDel="00B96202">
          <w:delText>10</w:delText>
        </w:r>
        <w:r w:rsidDel="00B96202">
          <w:delText> </w:delText>
        </w:r>
        <w:r w:rsidR="002824C8" w:rsidDel="00B96202">
          <w:delText>В</w:delText>
        </w:r>
        <w:r w:rsidDel="00B96202">
          <w:delText>ольт.</w:delText>
        </w:r>
      </w:del>
    </w:p>
    <w:p w14:paraId="286A62E2" w14:textId="1C9A3CD9" w:rsidR="00B96202" w:rsidRPr="00FB5D75" w:rsidRDefault="00D113A6">
      <w:pPr>
        <w:pStyle w:val="af6"/>
        <w:numPr>
          <w:ilvl w:val="0"/>
          <w:numId w:val="28"/>
        </w:numPr>
        <w:tabs>
          <w:tab w:val="left" w:pos="567"/>
        </w:tabs>
        <w:ind w:left="567" w:hanging="425"/>
        <w:jc w:val="both"/>
        <w:rPr>
          <w:ins w:id="91" w:author="Перов Дмитрий Александрович" w:date="2021-03-10T09:31:00Z"/>
        </w:rPr>
        <w:pPrChange w:id="92" w:author="Перов Дмитрий Александрович" w:date="2021-03-10T09:31:00Z">
          <w:pPr>
            <w:pStyle w:val="af6"/>
            <w:numPr>
              <w:numId w:val="27"/>
            </w:numPr>
            <w:tabs>
              <w:tab w:val="left" w:pos="567"/>
            </w:tabs>
            <w:ind w:left="567" w:hanging="425"/>
            <w:jc w:val="both"/>
          </w:pPr>
        </w:pPrChange>
      </w:pPr>
      <w:del w:id="93" w:author="Перов Дмитрий Александрович" w:date="2021-03-10T09:30:00Z">
        <w:r w:rsidDel="00B96202">
          <w:delText xml:space="preserve">Проверить </w:delText>
        </w:r>
      </w:del>
      <w:r>
        <w:t xml:space="preserve">изменение значения </w:t>
      </w:r>
      <w:r w:rsidR="001860B1">
        <w:t xml:space="preserve">суммарного потенциала </w:t>
      </w:r>
      <w:r>
        <w:t>в окне браузера в таблице «</w:t>
      </w:r>
      <w:r w:rsidR="00B46862">
        <w:rPr>
          <w:lang w:val="en-US"/>
        </w:rPr>
        <w:t>RS</w:t>
      </w:r>
      <w:r w:rsidR="00B46862" w:rsidRPr="00B46862">
        <w:t>-485</w:t>
      </w:r>
      <w:r w:rsidRPr="000C4B91">
        <w:t xml:space="preserve"> </w:t>
      </w:r>
      <w:r>
        <w:rPr>
          <w:lang w:val="en-US"/>
        </w:rPr>
        <w:t>Modbus</w:t>
      </w:r>
      <w:r w:rsidRPr="000C4B91">
        <w:t xml:space="preserve"> </w:t>
      </w:r>
      <w:r>
        <w:rPr>
          <w:lang w:val="en-US"/>
        </w:rPr>
        <w:t>RTU</w:t>
      </w:r>
      <w:r>
        <w:t>»</w:t>
      </w:r>
      <w:r w:rsidRPr="000C4B91">
        <w:t xml:space="preserve"> </w:t>
      </w:r>
      <w:r>
        <w:t>в столбце «Текущие» в строке «</w:t>
      </w:r>
      <w:r w:rsidR="001860B1">
        <w:t>Потенциал сумм.</w:t>
      </w:r>
      <w:r>
        <w:t>»</w:t>
      </w:r>
      <w:del w:id="94" w:author="Перов Дмитрий Александрович" w:date="2021-03-10T09:30:00Z">
        <w:r w:rsidDel="00B96202">
          <w:delText>.</w:delText>
        </w:r>
      </w:del>
      <w:ins w:id="95" w:author="Перов Дмитрий Александрович" w:date="2021-03-10T09:31:00Z">
        <w:r w:rsidR="00B96202" w:rsidRPr="00B96202">
          <w:t xml:space="preserve"> </w:t>
        </w:r>
        <w:r w:rsidR="00B96202" w:rsidRPr="00C07DCD">
          <w:t xml:space="preserve">и </w:t>
        </w:r>
        <w:r w:rsidR="00B96202">
          <w:t>за</w:t>
        </w:r>
        <w:r w:rsidR="00B96202" w:rsidRPr="00FB5D75">
          <w:t>фиксировать в</w:t>
        </w:r>
        <w:r w:rsidR="00B96202">
          <w:t xml:space="preserve"> соответствующих строках </w:t>
        </w:r>
        <w:r w:rsidR="00B96202" w:rsidRPr="006908DD">
          <w:t>таблицы 4.7.3 Протокола испытаний.</w:t>
        </w:r>
      </w:ins>
    </w:p>
    <w:p w14:paraId="5CA27839" w14:textId="14604BA6" w:rsidR="00D113A6" w:rsidDel="00B96202" w:rsidRDefault="00D113A6">
      <w:pPr>
        <w:pStyle w:val="af6"/>
        <w:numPr>
          <w:ilvl w:val="0"/>
          <w:numId w:val="28"/>
        </w:numPr>
        <w:tabs>
          <w:tab w:val="left" w:pos="567"/>
        </w:tabs>
        <w:ind w:left="567" w:hanging="425"/>
        <w:jc w:val="both"/>
        <w:rPr>
          <w:del w:id="96" w:author="Перов Дмитрий Александрович" w:date="2021-03-10T09:31:00Z"/>
          <w:szCs w:val="28"/>
        </w:rPr>
      </w:pPr>
    </w:p>
    <w:p w14:paraId="5158BFFF" w14:textId="7C962DDD" w:rsidR="004A3F52" w:rsidDel="00B96202" w:rsidRDefault="004A3F52" w:rsidP="00B96202">
      <w:pPr>
        <w:pStyle w:val="af6"/>
        <w:numPr>
          <w:ilvl w:val="0"/>
          <w:numId w:val="28"/>
        </w:numPr>
        <w:tabs>
          <w:tab w:val="left" w:pos="567"/>
        </w:tabs>
        <w:ind w:left="567" w:hanging="425"/>
        <w:jc w:val="both"/>
        <w:rPr>
          <w:del w:id="97" w:author="Перов Дмитрий Александрович" w:date="2021-03-10T09:31:00Z"/>
          <w:szCs w:val="28"/>
        </w:rPr>
      </w:pPr>
      <w:del w:id="98" w:author="Перов Дмитрий Александрович" w:date="2021-03-10T09:31:00Z">
        <w:r w:rsidDel="00B96202">
          <w:rPr>
            <w:szCs w:val="28"/>
          </w:rPr>
          <w:delText>Зафиксировать значение суммарного потенциала,</w:delText>
        </w:r>
        <w:r w:rsidRPr="00FA7DC5" w:rsidDel="00B96202">
          <w:delText xml:space="preserve"> </w:delText>
        </w:r>
        <w:r w:rsidDel="00B96202">
          <w:delText>соответствующее напряжению задания 10,00 В,</w:delText>
        </w:r>
        <w:r w:rsidDel="00B96202">
          <w:rPr>
            <w:szCs w:val="28"/>
          </w:rPr>
          <w:delText xml:space="preserve"> в </w:delText>
        </w:r>
        <w:r w:rsidDel="00B96202">
          <w:rPr>
            <w:color w:val="FF0000"/>
            <w:szCs w:val="28"/>
          </w:rPr>
          <w:delText xml:space="preserve">таблице </w:delText>
        </w:r>
        <w:r w:rsidRPr="008A4B6B" w:rsidDel="00B96202">
          <w:rPr>
            <w:color w:val="FF0000"/>
          </w:rPr>
          <w:delText>Протокол</w:delText>
        </w:r>
        <w:r w:rsidDel="00B96202">
          <w:rPr>
            <w:color w:val="FF0000"/>
          </w:rPr>
          <w:delText>а</w:delText>
        </w:r>
        <w:r w:rsidRPr="008A4B6B" w:rsidDel="00B96202">
          <w:rPr>
            <w:color w:val="FF0000"/>
          </w:rPr>
          <w:delText xml:space="preserve"> испытаний</w:delText>
        </w:r>
        <w:r w:rsidDel="00B96202">
          <w:rPr>
            <w:szCs w:val="28"/>
          </w:rPr>
          <w:delText>.</w:delText>
        </w:r>
      </w:del>
    </w:p>
    <w:p w14:paraId="22B4E20A" w14:textId="77777777" w:rsidR="006C26E1" w:rsidRPr="006C26E1" w:rsidRDefault="006C26E1" w:rsidP="00B96202">
      <w:pPr>
        <w:pStyle w:val="af6"/>
        <w:numPr>
          <w:ilvl w:val="0"/>
          <w:numId w:val="28"/>
        </w:numPr>
        <w:tabs>
          <w:tab w:val="left" w:pos="567"/>
        </w:tabs>
        <w:ind w:left="567" w:hanging="425"/>
        <w:jc w:val="both"/>
        <w:rPr>
          <w:szCs w:val="28"/>
        </w:rPr>
      </w:pPr>
      <w:bookmarkStart w:id="99" w:name="_Hlk50645341"/>
      <w:r w:rsidRPr="006C26E1">
        <w:rPr>
          <w:szCs w:val="28"/>
        </w:rPr>
        <w:t>По введенным табличным данным автоматически будет произведен расчет погрешности измерения канала по формуле:</w:t>
      </w:r>
    </w:p>
    <w:p w14:paraId="424E2DCD" w14:textId="6F3DED6B" w:rsidR="006C26E1" w:rsidRPr="006C26E1" w:rsidRDefault="006C26E1" w:rsidP="006C26E1">
      <w:pPr>
        <w:tabs>
          <w:tab w:val="left" w:pos="567"/>
        </w:tabs>
        <w:spacing w:before="120"/>
        <w:ind w:left="567" w:hanging="425"/>
        <w:jc w:val="center"/>
        <w:rPr>
          <w:i/>
          <w:iCs/>
          <w:szCs w:val="28"/>
        </w:rPr>
      </w:pPr>
      <w:r w:rsidRPr="006C26E1">
        <w:rPr>
          <w:i/>
          <w:iCs/>
          <w:szCs w:val="28"/>
        </w:rPr>
        <w:t>δU</w:t>
      </w:r>
      <w:r w:rsidR="006A1649">
        <w:rPr>
          <w:i/>
          <w:iCs/>
          <w:szCs w:val="28"/>
          <w:vertAlign w:val="subscript"/>
        </w:rPr>
        <w:t>сумм</w:t>
      </w:r>
      <w:r w:rsidRPr="006C26E1">
        <w:rPr>
          <w:i/>
          <w:iCs/>
          <w:szCs w:val="28"/>
          <w:vertAlign w:val="subscript"/>
        </w:rPr>
        <w:t xml:space="preserve">. </w:t>
      </w:r>
      <w:r w:rsidRPr="006C26E1">
        <w:rPr>
          <w:i/>
          <w:iCs/>
          <w:szCs w:val="28"/>
        </w:rPr>
        <w:t>= (U</w:t>
      </w:r>
      <w:r w:rsidR="006A1649">
        <w:rPr>
          <w:i/>
          <w:iCs/>
          <w:szCs w:val="28"/>
          <w:vertAlign w:val="subscript"/>
        </w:rPr>
        <w:t>сумм.изм.</w:t>
      </w:r>
      <w:r w:rsidRPr="006C26E1">
        <w:rPr>
          <w:i/>
          <w:iCs/>
          <w:szCs w:val="28"/>
        </w:rPr>
        <w:t xml:space="preserve"> </w:t>
      </w:r>
      <w:r w:rsidR="006A1649">
        <w:rPr>
          <w:i/>
          <w:iCs/>
          <w:szCs w:val="28"/>
        </w:rPr>
        <w:t>–</w:t>
      </w:r>
      <w:r w:rsidRPr="006C26E1">
        <w:rPr>
          <w:i/>
          <w:iCs/>
          <w:szCs w:val="28"/>
        </w:rPr>
        <w:t xml:space="preserve"> U</w:t>
      </w:r>
      <w:r w:rsidR="006A1649">
        <w:rPr>
          <w:i/>
          <w:iCs/>
          <w:szCs w:val="28"/>
          <w:vertAlign w:val="subscript"/>
        </w:rPr>
        <w:t>сумм.факт</w:t>
      </w:r>
      <w:r w:rsidR="00DB4932">
        <w:rPr>
          <w:i/>
          <w:iCs/>
          <w:szCs w:val="28"/>
          <w:vertAlign w:val="subscript"/>
        </w:rPr>
        <w:t>.</w:t>
      </w:r>
      <w:r w:rsidRPr="006C26E1">
        <w:rPr>
          <w:i/>
          <w:iCs/>
          <w:szCs w:val="28"/>
        </w:rPr>
        <w:t>) ⁄ U</w:t>
      </w:r>
      <w:bookmarkEnd w:id="99"/>
      <w:r w:rsidR="006A1649">
        <w:rPr>
          <w:i/>
          <w:iCs/>
          <w:szCs w:val="28"/>
          <w:vertAlign w:val="subscript"/>
        </w:rPr>
        <w:t>сумм.факт</w:t>
      </w:r>
      <w:r w:rsidR="00DB4932">
        <w:rPr>
          <w:i/>
          <w:iCs/>
          <w:szCs w:val="28"/>
          <w:vertAlign w:val="subscript"/>
        </w:rPr>
        <w:t>.</w:t>
      </w:r>
    </w:p>
    <w:p w14:paraId="583D121F" w14:textId="234FAA8A" w:rsidR="00D113A6" w:rsidRDefault="001D08FE" w:rsidP="006C26E1">
      <w:pPr>
        <w:pStyle w:val="af6"/>
        <w:tabs>
          <w:tab w:val="left" w:pos="567"/>
        </w:tabs>
        <w:spacing w:before="120"/>
        <w:ind w:left="0" w:firstLine="426"/>
        <w:jc w:val="both"/>
      </w:pPr>
      <w:r w:rsidRPr="001D08FE">
        <w:t xml:space="preserve">Плата считается выдержавшей испытание, если рассчитанные в таблице Протокола испытаний погрешности измерения </w:t>
      </w:r>
      <w:r w:rsidR="00072409">
        <w:rPr>
          <w:szCs w:val="28"/>
        </w:rPr>
        <w:t xml:space="preserve">суммарного потенциала </w:t>
      </w:r>
      <w:r w:rsidRPr="001D08FE">
        <w:t xml:space="preserve">не превышают значений, определенных в разделе </w:t>
      </w:r>
      <w:r w:rsidR="009A00BD">
        <w:t>4</w:t>
      </w:r>
      <w:r w:rsidRPr="001D08FE">
        <w:t xml:space="preserve"> Таблицы 4.1.</w:t>
      </w:r>
    </w:p>
    <w:p w14:paraId="0655B1B8" w14:textId="77777777" w:rsidR="00484A95" w:rsidRPr="00583492" w:rsidRDefault="00484A95" w:rsidP="00D113A6">
      <w:pPr>
        <w:pStyle w:val="af6"/>
        <w:tabs>
          <w:tab w:val="left" w:pos="567"/>
        </w:tabs>
        <w:spacing w:before="120"/>
        <w:ind w:left="0" w:firstLine="567"/>
        <w:jc w:val="both"/>
      </w:pPr>
    </w:p>
    <w:p w14:paraId="05DF3940" w14:textId="60CF6BA1" w:rsidR="00C95679" w:rsidRPr="00C717BC" w:rsidRDefault="00C717BC" w:rsidP="0040086D">
      <w:pPr>
        <w:pStyle w:val="af6"/>
        <w:numPr>
          <w:ilvl w:val="0"/>
          <w:numId w:val="13"/>
        </w:numPr>
        <w:tabs>
          <w:tab w:val="left" w:pos="993"/>
        </w:tabs>
        <w:spacing w:before="240"/>
        <w:ind w:left="0" w:firstLine="284"/>
        <w:jc w:val="both"/>
        <w:rPr>
          <w:b/>
          <w:bCs/>
          <w:szCs w:val="28"/>
        </w:rPr>
      </w:pPr>
      <w:r w:rsidRPr="00C717BC">
        <w:rPr>
          <w:b/>
          <w:bCs/>
        </w:rPr>
        <w:t>Проверка канала измерения поляризационного потенциала</w:t>
      </w:r>
      <w:r w:rsidRPr="00C717BC">
        <w:rPr>
          <w:b/>
          <w:bCs/>
          <w:szCs w:val="28"/>
        </w:rPr>
        <w:t>.</w:t>
      </w:r>
    </w:p>
    <w:p w14:paraId="79CB1FD5" w14:textId="77777777" w:rsidR="00823E45" w:rsidRPr="000C4B91" w:rsidRDefault="00823E45" w:rsidP="006C26E1">
      <w:pPr>
        <w:tabs>
          <w:tab w:val="left" w:pos="567"/>
        </w:tabs>
        <w:spacing w:before="240"/>
        <w:jc w:val="both"/>
      </w:pPr>
      <w:r w:rsidRPr="000C4B91">
        <w:t>Испытание проводят в следующей последовательности:</w:t>
      </w:r>
    </w:p>
    <w:p w14:paraId="0091219F" w14:textId="77777777" w:rsidR="00823E45" w:rsidRDefault="00823E45" w:rsidP="00B05C5C">
      <w:pPr>
        <w:pStyle w:val="af6"/>
        <w:numPr>
          <w:ilvl w:val="0"/>
          <w:numId w:val="29"/>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5AC39253" w14:textId="77BE74B3" w:rsidR="00823E45" w:rsidDel="0053163C" w:rsidRDefault="00823E45" w:rsidP="0053163C">
      <w:pPr>
        <w:pStyle w:val="af6"/>
        <w:numPr>
          <w:ilvl w:val="0"/>
          <w:numId w:val="29"/>
        </w:numPr>
        <w:tabs>
          <w:tab w:val="left" w:pos="567"/>
        </w:tabs>
        <w:ind w:left="567" w:hanging="425"/>
        <w:jc w:val="both"/>
        <w:rPr>
          <w:del w:id="100" w:author="Перов Дмитрий Александрович" w:date="2021-03-10T10:03:00Z"/>
          <w:szCs w:val="28"/>
        </w:rPr>
      </w:pPr>
      <w:r>
        <w:rPr>
          <w:szCs w:val="28"/>
        </w:rPr>
        <w:t>К контактам</w:t>
      </w:r>
      <w:r w:rsidRPr="00BC6098">
        <w:rPr>
          <w:szCs w:val="28"/>
        </w:rPr>
        <w:t xml:space="preserve"> </w:t>
      </w:r>
      <w:r>
        <w:rPr>
          <w:szCs w:val="28"/>
        </w:rPr>
        <w:t>КИП-М5 «Эс» и</w:t>
      </w:r>
      <w:r w:rsidRPr="00B928A3">
        <w:rPr>
          <w:szCs w:val="28"/>
        </w:rPr>
        <w:t xml:space="preserve"> </w:t>
      </w:r>
      <w:r>
        <w:rPr>
          <w:szCs w:val="28"/>
        </w:rPr>
        <w:t>«</w:t>
      </w:r>
      <w:r w:rsidR="00623115">
        <w:rPr>
          <w:szCs w:val="28"/>
        </w:rPr>
        <w:t>ВЭ</w:t>
      </w:r>
      <w:r>
        <w:rPr>
          <w:szCs w:val="28"/>
        </w:rPr>
        <w:t>» подключить соответственно</w:t>
      </w:r>
      <w:r w:rsidR="001459F6" w:rsidRPr="001459F6">
        <w:rPr>
          <w:szCs w:val="28"/>
        </w:rPr>
        <w:t xml:space="preserve"> </w:t>
      </w:r>
      <w:r w:rsidR="001459F6">
        <w:rPr>
          <w:szCs w:val="28"/>
        </w:rPr>
        <w:t>провода</w:t>
      </w:r>
      <w:r>
        <w:rPr>
          <w:szCs w:val="28"/>
        </w:rPr>
        <w:t xml:space="preserve"> «+» и «</w:t>
      </w:r>
      <w:r w:rsidR="006C372F">
        <w:rPr>
          <w:szCs w:val="28"/>
        </w:rPr>
        <w:noBreakHyphen/>
        <w:t>»</w:t>
      </w:r>
      <w:r w:rsidR="00F8538D">
        <w:rPr>
          <w:szCs w:val="28"/>
        </w:rPr>
        <w:t xml:space="preserve"> </w:t>
      </w:r>
      <w:r>
        <w:rPr>
          <w:szCs w:val="28"/>
        </w:rPr>
        <w:t>от калибратора</w:t>
      </w:r>
      <w:r w:rsidRPr="00BA7C54">
        <w:rPr>
          <w:szCs w:val="28"/>
        </w:rPr>
        <w:t xml:space="preserve"> </w:t>
      </w:r>
      <w:r>
        <w:rPr>
          <w:szCs w:val="28"/>
          <w:lang w:val="en-US"/>
        </w:rPr>
        <w:t>Yokogawa</w:t>
      </w:r>
      <w:r w:rsidRPr="00BA7C54">
        <w:rPr>
          <w:szCs w:val="28"/>
        </w:rPr>
        <w:t xml:space="preserve"> СА51</w:t>
      </w:r>
      <w:r>
        <w:rPr>
          <w:szCs w:val="28"/>
        </w:rPr>
        <w:t>, переведенного</w:t>
      </w:r>
      <w:r w:rsidRPr="00BA7C54">
        <w:rPr>
          <w:szCs w:val="28"/>
        </w:rPr>
        <w:t xml:space="preserve"> </w:t>
      </w:r>
      <w:r>
        <w:rPr>
          <w:szCs w:val="28"/>
        </w:rPr>
        <w:t>в режим источника напряжения с диапазоном 10 Вольт.</w:t>
      </w:r>
    </w:p>
    <w:p w14:paraId="608FFF78" w14:textId="77777777" w:rsidR="0053163C" w:rsidRDefault="0053163C" w:rsidP="00B05C5C">
      <w:pPr>
        <w:pStyle w:val="af6"/>
        <w:numPr>
          <w:ilvl w:val="0"/>
          <w:numId w:val="29"/>
        </w:numPr>
        <w:tabs>
          <w:tab w:val="left" w:pos="567"/>
        </w:tabs>
        <w:ind w:left="567" w:hanging="425"/>
        <w:jc w:val="both"/>
        <w:rPr>
          <w:ins w:id="101" w:author="Перов Дмитрий Александрович" w:date="2021-03-10T10:03:00Z"/>
          <w:szCs w:val="28"/>
        </w:rPr>
      </w:pPr>
    </w:p>
    <w:p w14:paraId="529A2DB8" w14:textId="49239BC3" w:rsidR="0053163C" w:rsidRPr="0053163C" w:rsidRDefault="0053163C">
      <w:pPr>
        <w:pStyle w:val="af6"/>
        <w:numPr>
          <w:ilvl w:val="0"/>
          <w:numId w:val="29"/>
        </w:numPr>
        <w:tabs>
          <w:tab w:val="left" w:pos="567"/>
        </w:tabs>
        <w:ind w:left="567" w:hanging="425"/>
        <w:jc w:val="both"/>
        <w:rPr>
          <w:ins w:id="102" w:author="Перов Дмитрий Александрович" w:date="2021-03-10T10:03:00Z"/>
          <w:szCs w:val="28"/>
        </w:rPr>
        <w:pPrChange w:id="103" w:author="Перов Дмитрий Александрович" w:date="2021-03-10T10:03:00Z">
          <w:pPr>
            <w:pStyle w:val="af6"/>
            <w:numPr>
              <w:numId w:val="29"/>
            </w:numPr>
            <w:ind w:left="1004" w:hanging="360"/>
          </w:pPr>
        </w:pPrChange>
      </w:pPr>
      <w:ins w:id="104" w:author="Перов Дмитрий Александрович" w:date="2021-03-10T10:03:00Z">
        <w:r w:rsidRPr="0053163C">
          <w:rPr>
            <w:szCs w:val="28"/>
          </w:rPr>
          <w:t xml:space="preserve">Последовательно задавая калибратором значения напряжений </w:t>
        </w:r>
        <w:r w:rsidRPr="0053163C">
          <w:rPr>
            <w:szCs w:val="28"/>
            <w:rPrChange w:id="105" w:author="Перов Дмитрий Александрович" w:date="2021-03-10T10:03:00Z">
              <w:rPr>
                <w:szCs w:val="28"/>
                <w:lang w:val="en-US"/>
              </w:rPr>
            </w:rPrChange>
          </w:rPr>
          <w:t>2</w:t>
        </w:r>
        <w:r w:rsidRPr="0053163C">
          <w:rPr>
            <w:szCs w:val="28"/>
          </w:rPr>
          <w:t xml:space="preserve">, </w:t>
        </w:r>
        <w:r w:rsidRPr="0053163C">
          <w:rPr>
            <w:szCs w:val="28"/>
            <w:rPrChange w:id="106" w:author="Перов Дмитрий Александрович" w:date="2021-03-10T10:03:00Z">
              <w:rPr>
                <w:szCs w:val="28"/>
                <w:lang w:val="en-US"/>
              </w:rPr>
            </w:rPrChange>
          </w:rPr>
          <w:t>1</w:t>
        </w:r>
        <w:r w:rsidRPr="0053163C">
          <w:rPr>
            <w:szCs w:val="28"/>
          </w:rPr>
          <w:t xml:space="preserve">, 0,  </w:t>
        </w:r>
        <w:r>
          <w:rPr>
            <w:szCs w:val="28"/>
          </w:rPr>
          <w:noBreakHyphen/>
        </w:r>
        <w:r w:rsidRPr="0053163C">
          <w:rPr>
            <w:szCs w:val="28"/>
            <w:rPrChange w:id="107" w:author="Перов Дмитрий Александрович" w:date="2021-03-10T10:03:00Z">
              <w:rPr>
                <w:szCs w:val="28"/>
                <w:lang w:val="en-US"/>
              </w:rPr>
            </w:rPrChange>
          </w:rPr>
          <w:t>1</w:t>
        </w:r>
        <w:r w:rsidRPr="0053163C">
          <w:rPr>
            <w:szCs w:val="28"/>
          </w:rPr>
          <w:t xml:space="preserve">,  </w:t>
        </w:r>
      </w:ins>
      <w:ins w:id="108" w:author="Перов Дмитрий Александрович" w:date="2021-03-10T10:04:00Z">
        <w:r>
          <w:rPr>
            <w:szCs w:val="28"/>
          </w:rPr>
          <w:noBreakHyphen/>
        </w:r>
        <w:r w:rsidRPr="0053163C">
          <w:rPr>
            <w:szCs w:val="28"/>
            <w:rPrChange w:id="109" w:author="Перов Дмитрий Александрович" w:date="2021-03-10T10:04:00Z">
              <w:rPr>
                <w:szCs w:val="28"/>
                <w:lang w:val="en-US"/>
              </w:rPr>
            </w:rPrChange>
          </w:rPr>
          <w:t>2</w:t>
        </w:r>
      </w:ins>
      <w:ins w:id="110" w:author="Перов Дмитрий Александрович" w:date="2021-03-10T10:03:00Z">
        <w:r w:rsidRPr="0053163C">
          <w:rPr>
            <w:szCs w:val="28"/>
          </w:rPr>
          <w:t xml:space="preserve"> Вольт</w:t>
        </w:r>
      </w:ins>
      <w:ins w:id="111" w:author="Перов Дмитрий Александрович" w:date="2021-03-10T10:04:00Z">
        <w:r>
          <w:rPr>
            <w:szCs w:val="28"/>
          </w:rPr>
          <w:t>а</w:t>
        </w:r>
      </w:ins>
      <w:ins w:id="112" w:author="Перов Дмитрий Александрович" w:date="2021-03-10T10:03:00Z">
        <w:r w:rsidRPr="0053163C">
          <w:rPr>
            <w:szCs w:val="28"/>
          </w:rPr>
          <w:t xml:space="preserve"> (при необходимости меняя полярность подключения прибора) проверить изменение значения </w:t>
        </w:r>
      </w:ins>
      <w:ins w:id="113" w:author="Перов Дмитрий Александрович" w:date="2021-03-10T10:06:00Z">
        <w:r>
          <w:rPr>
            <w:szCs w:val="28"/>
          </w:rPr>
          <w:t>поляризационного</w:t>
        </w:r>
      </w:ins>
      <w:ins w:id="114" w:author="Перов Дмитрий Александрович" w:date="2021-03-10T10:03:00Z">
        <w:r w:rsidRPr="0053163C">
          <w:rPr>
            <w:szCs w:val="28"/>
          </w:rPr>
          <w:t xml:space="preserve"> потенциала в окне браузера в таблице «RS-485 Modbus RTU» в столбце «Текущие» в строке «Потенциал</w:t>
        </w:r>
      </w:ins>
      <w:ins w:id="115" w:author="Перов Дмитрий Александрович" w:date="2021-03-10T10:04:00Z">
        <w:r>
          <w:rPr>
            <w:szCs w:val="28"/>
          </w:rPr>
          <w:t> пол</w:t>
        </w:r>
      </w:ins>
      <w:ins w:id="116" w:author="Перов Дмитрий Александрович" w:date="2021-03-10T10:03:00Z">
        <w:r w:rsidRPr="0053163C">
          <w:rPr>
            <w:szCs w:val="28"/>
          </w:rPr>
          <w:t>.» и зафиксировать значение в соответствующих строках таблицы 4.</w:t>
        </w:r>
      </w:ins>
      <w:ins w:id="117" w:author="Перов Дмитрий Александрович" w:date="2021-03-10T10:06:00Z">
        <w:r>
          <w:rPr>
            <w:szCs w:val="28"/>
          </w:rPr>
          <w:t>8</w:t>
        </w:r>
      </w:ins>
      <w:ins w:id="118" w:author="Перов Дмитрий Александрович" w:date="2021-03-10T10:03:00Z">
        <w:r w:rsidRPr="0053163C">
          <w:rPr>
            <w:szCs w:val="28"/>
          </w:rPr>
          <w:t>.3 Протокола испытаний.</w:t>
        </w:r>
      </w:ins>
    </w:p>
    <w:p w14:paraId="1BD15186" w14:textId="05CADD58" w:rsidR="00823E45" w:rsidDel="0053163C" w:rsidRDefault="00823E45" w:rsidP="00B05C5C">
      <w:pPr>
        <w:pStyle w:val="af6"/>
        <w:numPr>
          <w:ilvl w:val="0"/>
          <w:numId w:val="29"/>
        </w:numPr>
        <w:tabs>
          <w:tab w:val="left" w:pos="567"/>
        </w:tabs>
        <w:ind w:left="567" w:hanging="425"/>
        <w:jc w:val="both"/>
        <w:rPr>
          <w:del w:id="119" w:author="Перов Дмитрий Александрович" w:date="2021-03-10T10:03:00Z"/>
          <w:szCs w:val="28"/>
        </w:rPr>
      </w:pPr>
      <w:del w:id="120" w:author="Перов Дмитрий Александрович" w:date="2021-03-10T10:03:00Z">
        <w:r w:rsidDel="0053163C">
          <w:rPr>
            <w:szCs w:val="28"/>
          </w:rPr>
          <w:delText>Задать напряжение на выходе калибратора равным 0 Вольт.</w:delText>
        </w:r>
      </w:del>
    </w:p>
    <w:p w14:paraId="483138AD" w14:textId="5E94CF15" w:rsidR="00823E45" w:rsidDel="0053163C" w:rsidRDefault="00823E45" w:rsidP="00B05C5C">
      <w:pPr>
        <w:pStyle w:val="af6"/>
        <w:numPr>
          <w:ilvl w:val="0"/>
          <w:numId w:val="29"/>
        </w:numPr>
        <w:tabs>
          <w:tab w:val="left" w:pos="567"/>
        </w:tabs>
        <w:ind w:left="567" w:hanging="425"/>
        <w:jc w:val="both"/>
        <w:rPr>
          <w:del w:id="121" w:author="Перов Дмитрий Александрович" w:date="2021-03-10T10:06:00Z"/>
          <w:szCs w:val="28"/>
        </w:rPr>
      </w:pPr>
      <w:del w:id="122" w:author="Перов Дмитрий Александрович" w:date="2021-03-10T10:06:00Z">
        <w:r w:rsidDel="0053163C">
          <w:rPr>
            <w:szCs w:val="28"/>
          </w:rPr>
          <w:delText xml:space="preserve">Проверить наличие значения </w:delText>
        </w:r>
        <w:r w:rsidR="008057DF" w:rsidDel="0053163C">
          <w:rPr>
            <w:szCs w:val="28"/>
          </w:rPr>
          <w:delText>поляризационного</w:delText>
        </w:r>
        <w:r w:rsidDel="0053163C">
          <w:rPr>
            <w:szCs w:val="28"/>
          </w:rPr>
          <w:delText xml:space="preserve"> потенциала в окне браузера в таблице «</w:delText>
        </w:r>
        <w:r w:rsidR="00B46862" w:rsidDel="0053163C">
          <w:rPr>
            <w:szCs w:val="28"/>
            <w:lang w:val="en-US"/>
          </w:rPr>
          <w:delText>RS</w:delText>
        </w:r>
        <w:r w:rsidR="00B46862" w:rsidRPr="00B46862" w:rsidDel="0053163C">
          <w:rPr>
            <w:szCs w:val="28"/>
          </w:rPr>
          <w:delText>-485</w:delText>
        </w:r>
        <w:r w:rsidRPr="000C4B91" w:rsidDel="0053163C">
          <w:rPr>
            <w:szCs w:val="28"/>
          </w:rPr>
          <w:delText xml:space="preserve"> </w:delText>
        </w:r>
        <w:r w:rsidDel="0053163C">
          <w:rPr>
            <w:szCs w:val="28"/>
            <w:lang w:val="en-US"/>
          </w:rPr>
          <w:delText>Modbus</w:delText>
        </w:r>
        <w:r w:rsidRPr="000C4B91" w:rsidDel="0053163C">
          <w:rPr>
            <w:szCs w:val="28"/>
          </w:rPr>
          <w:delText xml:space="preserve"> </w:delText>
        </w:r>
        <w:r w:rsidDel="0053163C">
          <w:rPr>
            <w:szCs w:val="28"/>
            <w:lang w:val="en-US"/>
          </w:rPr>
          <w:delText>RTU</w:delText>
        </w:r>
        <w:r w:rsidDel="0053163C">
          <w:rPr>
            <w:szCs w:val="28"/>
          </w:rPr>
          <w:delText>»</w:delText>
        </w:r>
        <w:r w:rsidRPr="000C4B91" w:rsidDel="0053163C">
          <w:rPr>
            <w:szCs w:val="28"/>
          </w:rPr>
          <w:delText xml:space="preserve"> </w:delText>
        </w:r>
        <w:r w:rsidDel="0053163C">
          <w:rPr>
            <w:szCs w:val="28"/>
          </w:rPr>
          <w:delText>в столбце «Текущие» в строке «Потенциал сумм.».</w:delText>
        </w:r>
      </w:del>
    </w:p>
    <w:p w14:paraId="23582B20" w14:textId="3C96BCC7" w:rsidR="00823E45" w:rsidDel="0053163C" w:rsidRDefault="00823E45" w:rsidP="00B05C5C">
      <w:pPr>
        <w:pStyle w:val="af6"/>
        <w:numPr>
          <w:ilvl w:val="0"/>
          <w:numId w:val="29"/>
        </w:numPr>
        <w:tabs>
          <w:tab w:val="left" w:pos="567"/>
        </w:tabs>
        <w:ind w:left="567" w:hanging="425"/>
        <w:jc w:val="both"/>
        <w:rPr>
          <w:del w:id="123" w:author="Перов Дмитрий Александрович" w:date="2021-03-10T10:06:00Z"/>
          <w:szCs w:val="28"/>
        </w:rPr>
      </w:pPr>
      <w:del w:id="124" w:author="Перов Дмитрий Александрович" w:date="2021-03-10T10:06:00Z">
        <w:r w:rsidDel="0053163C">
          <w:rPr>
            <w:szCs w:val="28"/>
          </w:rPr>
          <w:delText xml:space="preserve">Зафиксировать значение </w:delText>
        </w:r>
        <w:r w:rsidR="008057DF" w:rsidDel="0053163C">
          <w:rPr>
            <w:szCs w:val="28"/>
          </w:rPr>
          <w:delText xml:space="preserve">поляризационного </w:delText>
        </w:r>
        <w:r w:rsidDel="0053163C">
          <w:rPr>
            <w:szCs w:val="28"/>
          </w:rPr>
          <w:delText>потенциала</w:delText>
        </w:r>
        <w:r w:rsidR="00CE6246" w:rsidDel="0053163C">
          <w:rPr>
            <w:szCs w:val="28"/>
          </w:rPr>
          <w:delText>,</w:delText>
        </w:r>
        <w:r w:rsidR="00CE6246" w:rsidRPr="00CE6246" w:rsidDel="0053163C">
          <w:delText xml:space="preserve"> </w:delText>
        </w:r>
        <w:r w:rsidR="00CE6246" w:rsidDel="0053163C">
          <w:delText>соответствующ</w:delText>
        </w:r>
        <w:r w:rsidR="000A4B1B" w:rsidDel="0053163C">
          <w:delText>ее</w:delText>
        </w:r>
        <w:r w:rsidR="00CE6246" w:rsidDel="0053163C">
          <w:delText xml:space="preserve"> напряжению задания 0,00 В</w:delText>
        </w:r>
        <w:r w:rsidR="00CE6246" w:rsidDel="0053163C">
          <w:rPr>
            <w:szCs w:val="28"/>
          </w:rPr>
          <w:delText>,</w:delText>
        </w:r>
        <w:r w:rsidDel="0053163C">
          <w:rPr>
            <w:szCs w:val="28"/>
          </w:rPr>
          <w:delText xml:space="preserve"> в </w:delText>
        </w:r>
        <w:r w:rsidDel="0053163C">
          <w:rPr>
            <w:color w:val="FF0000"/>
            <w:szCs w:val="28"/>
          </w:rPr>
          <w:delText xml:space="preserve">таблице </w:delText>
        </w:r>
        <w:r w:rsidRPr="008A4B6B" w:rsidDel="0053163C">
          <w:rPr>
            <w:color w:val="FF0000"/>
          </w:rPr>
          <w:delText>Протокол</w:delText>
        </w:r>
        <w:r w:rsidDel="0053163C">
          <w:rPr>
            <w:color w:val="FF0000"/>
          </w:rPr>
          <w:delText>а</w:delText>
        </w:r>
        <w:r w:rsidRPr="008A4B6B" w:rsidDel="0053163C">
          <w:rPr>
            <w:color w:val="FF0000"/>
          </w:rPr>
          <w:delText xml:space="preserve"> испытаний</w:delText>
        </w:r>
        <w:r w:rsidR="00CE6246" w:rsidDel="0053163C">
          <w:rPr>
            <w:color w:val="FF0000"/>
          </w:rPr>
          <w:delText>.</w:delText>
        </w:r>
      </w:del>
    </w:p>
    <w:p w14:paraId="087B4225" w14:textId="7050EA3A" w:rsidR="00823E45" w:rsidDel="0053163C" w:rsidRDefault="00823E45" w:rsidP="00B05C5C">
      <w:pPr>
        <w:pStyle w:val="af6"/>
        <w:numPr>
          <w:ilvl w:val="0"/>
          <w:numId w:val="29"/>
        </w:numPr>
        <w:tabs>
          <w:tab w:val="left" w:pos="567"/>
        </w:tabs>
        <w:ind w:left="567" w:hanging="425"/>
        <w:jc w:val="both"/>
        <w:rPr>
          <w:del w:id="125" w:author="Перов Дмитрий Александрович" w:date="2021-03-10T10:06:00Z"/>
          <w:szCs w:val="28"/>
        </w:rPr>
      </w:pPr>
      <w:del w:id="126" w:author="Перов Дмитрий Александрович" w:date="2021-03-10T10:06:00Z">
        <w:r w:rsidDel="0053163C">
          <w:rPr>
            <w:szCs w:val="28"/>
          </w:rPr>
          <w:delText>Задать напряжение на выходе калибратора равным 10 Вольт.</w:delText>
        </w:r>
      </w:del>
    </w:p>
    <w:p w14:paraId="7BA53EE8" w14:textId="1EBEA130" w:rsidR="00823E45" w:rsidDel="0053163C" w:rsidRDefault="00823E45" w:rsidP="00B05C5C">
      <w:pPr>
        <w:pStyle w:val="af6"/>
        <w:numPr>
          <w:ilvl w:val="0"/>
          <w:numId w:val="29"/>
        </w:numPr>
        <w:tabs>
          <w:tab w:val="left" w:pos="567"/>
        </w:tabs>
        <w:ind w:left="567" w:hanging="425"/>
        <w:jc w:val="both"/>
        <w:rPr>
          <w:del w:id="127" w:author="Перов Дмитрий Александрович" w:date="2021-03-10T10:06:00Z"/>
          <w:szCs w:val="28"/>
        </w:rPr>
      </w:pPr>
      <w:del w:id="128" w:author="Перов Дмитрий Александрович" w:date="2021-03-10T10:06:00Z">
        <w:r w:rsidDel="0053163C">
          <w:rPr>
            <w:szCs w:val="28"/>
          </w:rPr>
          <w:delText xml:space="preserve">Проверить изменение значения </w:delText>
        </w:r>
        <w:r w:rsidR="005D54E2" w:rsidDel="0053163C">
          <w:rPr>
            <w:szCs w:val="28"/>
          </w:rPr>
          <w:delText xml:space="preserve">поляризационного </w:delText>
        </w:r>
        <w:r w:rsidDel="0053163C">
          <w:rPr>
            <w:szCs w:val="28"/>
          </w:rPr>
          <w:delText>потенциала в окне браузера в таблице «</w:delText>
        </w:r>
        <w:r w:rsidR="00B46862" w:rsidDel="0053163C">
          <w:rPr>
            <w:szCs w:val="28"/>
            <w:lang w:val="en-US"/>
          </w:rPr>
          <w:delText>RS</w:delText>
        </w:r>
        <w:r w:rsidR="00B46862" w:rsidRPr="00B46862" w:rsidDel="0053163C">
          <w:rPr>
            <w:szCs w:val="28"/>
          </w:rPr>
          <w:delText>-485</w:delText>
        </w:r>
        <w:r w:rsidRPr="000C4B91" w:rsidDel="0053163C">
          <w:rPr>
            <w:szCs w:val="28"/>
          </w:rPr>
          <w:delText xml:space="preserve"> </w:delText>
        </w:r>
        <w:r w:rsidDel="0053163C">
          <w:rPr>
            <w:szCs w:val="28"/>
            <w:lang w:val="en-US"/>
          </w:rPr>
          <w:delText>Modbus</w:delText>
        </w:r>
        <w:r w:rsidRPr="000C4B91" w:rsidDel="0053163C">
          <w:rPr>
            <w:szCs w:val="28"/>
          </w:rPr>
          <w:delText xml:space="preserve"> </w:delText>
        </w:r>
        <w:r w:rsidDel="0053163C">
          <w:rPr>
            <w:szCs w:val="28"/>
            <w:lang w:val="en-US"/>
          </w:rPr>
          <w:delText>RTU</w:delText>
        </w:r>
        <w:r w:rsidDel="0053163C">
          <w:rPr>
            <w:szCs w:val="28"/>
          </w:rPr>
          <w:delText>»</w:delText>
        </w:r>
        <w:r w:rsidRPr="000C4B91" w:rsidDel="0053163C">
          <w:rPr>
            <w:szCs w:val="28"/>
          </w:rPr>
          <w:delText xml:space="preserve"> </w:delText>
        </w:r>
        <w:r w:rsidDel="0053163C">
          <w:rPr>
            <w:szCs w:val="28"/>
          </w:rPr>
          <w:delText>в столбце «Текущие» в строке «Потенциал </w:delText>
        </w:r>
        <w:r w:rsidR="00BC69AE" w:rsidDel="0053163C">
          <w:rPr>
            <w:szCs w:val="28"/>
          </w:rPr>
          <w:delText>пол</w:delText>
        </w:r>
        <w:r w:rsidDel="0053163C">
          <w:rPr>
            <w:szCs w:val="28"/>
          </w:rPr>
          <w:delText>.».</w:delText>
        </w:r>
      </w:del>
    </w:p>
    <w:p w14:paraId="6F59EDCB" w14:textId="0E7D3718" w:rsidR="00B97158" w:rsidRPr="00B05C5C" w:rsidDel="0053163C" w:rsidRDefault="00B97158" w:rsidP="00B05C5C">
      <w:pPr>
        <w:pStyle w:val="af6"/>
        <w:numPr>
          <w:ilvl w:val="0"/>
          <w:numId w:val="29"/>
        </w:numPr>
        <w:tabs>
          <w:tab w:val="left" w:pos="567"/>
        </w:tabs>
        <w:ind w:left="567" w:hanging="425"/>
        <w:jc w:val="both"/>
        <w:rPr>
          <w:del w:id="129" w:author="Перов Дмитрий Александрович" w:date="2021-03-10T10:06:00Z"/>
          <w:szCs w:val="28"/>
        </w:rPr>
      </w:pPr>
      <w:del w:id="130" w:author="Перов Дмитрий Александрович" w:date="2021-03-10T10:06:00Z">
        <w:r w:rsidDel="0053163C">
          <w:rPr>
            <w:szCs w:val="28"/>
          </w:rPr>
          <w:delText>Зафиксировать значение поляризационного потенциала,</w:delText>
        </w:r>
        <w:r w:rsidRPr="00CE6246" w:rsidDel="0053163C">
          <w:delText xml:space="preserve"> </w:delText>
        </w:r>
        <w:r w:rsidDel="0053163C">
          <w:delText>соответствующее напряжению задания 10,00 В</w:delText>
        </w:r>
        <w:r w:rsidDel="0053163C">
          <w:rPr>
            <w:szCs w:val="28"/>
          </w:rPr>
          <w:delText xml:space="preserve">, в </w:delText>
        </w:r>
        <w:r w:rsidDel="0053163C">
          <w:rPr>
            <w:color w:val="FF0000"/>
            <w:szCs w:val="28"/>
          </w:rPr>
          <w:delText xml:space="preserve">таблице </w:delText>
        </w:r>
        <w:r w:rsidRPr="008A4B6B" w:rsidDel="0053163C">
          <w:rPr>
            <w:color w:val="FF0000"/>
          </w:rPr>
          <w:delText>Протокол</w:delText>
        </w:r>
        <w:r w:rsidDel="0053163C">
          <w:rPr>
            <w:color w:val="FF0000"/>
          </w:rPr>
          <w:delText>а</w:delText>
        </w:r>
        <w:r w:rsidRPr="008A4B6B" w:rsidDel="0053163C">
          <w:rPr>
            <w:color w:val="FF0000"/>
          </w:rPr>
          <w:delText xml:space="preserve"> испытаний</w:delText>
        </w:r>
        <w:r w:rsidDel="0053163C">
          <w:rPr>
            <w:color w:val="FF0000"/>
          </w:rPr>
          <w:delText>.</w:delText>
        </w:r>
      </w:del>
    </w:p>
    <w:p w14:paraId="1851DE6C" w14:textId="573972A4" w:rsidR="00B05C5C" w:rsidRDefault="00B05C5C" w:rsidP="00B05C5C">
      <w:pPr>
        <w:pStyle w:val="af6"/>
        <w:numPr>
          <w:ilvl w:val="0"/>
          <w:numId w:val="29"/>
        </w:numPr>
        <w:tabs>
          <w:tab w:val="left" w:pos="567"/>
        </w:tabs>
        <w:ind w:left="567" w:hanging="425"/>
        <w:jc w:val="both"/>
        <w:rPr>
          <w:szCs w:val="28"/>
        </w:rPr>
      </w:pPr>
      <w:r w:rsidRPr="006C26E1">
        <w:rPr>
          <w:szCs w:val="28"/>
        </w:rPr>
        <w:t>По введенным табличным данным автоматически будет произведен расчет погрешности измерения канала по формуле:</w:t>
      </w:r>
    </w:p>
    <w:p w14:paraId="51EFEB33" w14:textId="1D748CAD" w:rsidR="00B05C5C" w:rsidRPr="00B05C5C" w:rsidRDefault="00B05C5C" w:rsidP="00B05C5C">
      <w:pPr>
        <w:tabs>
          <w:tab w:val="left" w:pos="567"/>
        </w:tabs>
        <w:jc w:val="center"/>
        <w:rPr>
          <w:szCs w:val="28"/>
        </w:rPr>
      </w:pPr>
      <w:r w:rsidRPr="006C26E1">
        <w:rPr>
          <w:i/>
          <w:iCs/>
          <w:szCs w:val="28"/>
        </w:rPr>
        <w:t>δU</w:t>
      </w:r>
      <w:r>
        <w:rPr>
          <w:i/>
          <w:iCs/>
          <w:szCs w:val="28"/>
          <w:vertAlign w:val="subscript"/>
        </w:rPr>
        <w:t>пол.</w:t>
      </w:r>
      <w:r w:rsidRPr="006C26E1">
        <w:rPr>
          <w:i/>
          <w:iCs/>
          <w:szCs w:val="28"/>
          <w:vertAlign w:val="subscript"/>
        </w:rPr>
        <w:t xml:space="preserve"> </w:t>
      </w:r>
      <w:r w:rsidRPr="006C26E1">
        <w:rPr>
          <w:i/>
          <w:iCs/>
          <w:szCs w:val="28"/>
        </w:rPr>
        <w:t>= (U</w:t>
      </w:r>
      <w:r>
        <w:rPr>
          <w:i/>
          <w:iCs/>
          <w:szCs w:val="28"/>
          <w:vertAlign w:val="subscript"/>
        </w:rPr>
        <w:t>пол</w:t>
      </w:r>
      <w:r w:rsidRPr="006C26E1">
        <w:rPr>
          <w:i/>
          <w:iCs/>
          <w:szCs w:val="28"/>
          <w:vertAlign w:val="subscript"/>
        </w:rPr>
        <w:t>.</w:t>
      </w:r>
      <w:r>
        <w:rPr>
          <w:i/>
          <w:iCs/>
          <w:szCs w:val="28"/>
          <w:vertAlign w:val="subscript"/>
        </w:rPr>
        <w:t>изм</w:t>
      </w:r>
      <w:r w:rsidRPr="006C26E1">
        <w:rPr>
          <w:i/>
          <w:iCs/>
          <w:szCs w:val="28"/>
          <w:vertAlign w:val="subscript"/>
        </w:rPr>
        <w:t>.</w:t>
      </w:r>
      <w:r w:rsidRPr="006C26E1">
        <w:rPr>
          <w:i/>
          <w:iCs/>
          <w:szCs w:val="28"/>
        </w:rPr>
        <w:t xml:space="preserve"> </w:t>
      </w:r>
      <w:r>
        <w:rPr>
          <w:i/>
          <w:iCs/>
          <w:szCs w:val="28"/>
        </w:rPr>
        <w:t>–</w:t>
      </w:r>
      <w:r w:rsidRPr="006C26E1">
        <w:rPr>
          <w:i/>
          <w:iCs/>
          <w:szCs w:val="28"/>
        </w:rPr>
        <w:t xml:space="preserve"> U</w:t>
      </w:r>
      <w:r>
        <w:rPr>
          <w:i/>
          <w:iCs/>
          <w:szCs w:val="28"/>
          <w:vertAlign w:val="subscript"/>
        </w:rPr>
        <w:t>пол.факт</w:t>
      </w:r>
      <w:r w:rsidRPr="006C26E1">
        <w:rPr>
          <w:i/>
          <w:iCs/>
          <w:szCs w:val="28"/>
          <w:vertAlign w:val="subscript"/>
        </w:rPr>
        <w:t>.</w:t>
      </w:r>
      <w:r w:rsidRPr="006C26E1">
        <w:rPr>
          <w:i/>
          <w:iCs/>
          <w:szCs w:val="28"/>
        </w:rPr>
        <w:t>) ⁄ U</w:t>
      </w:r>
      <w:r>
        <w:rPr>
          <w:i/>
          <w:iCs/>
          <w:szCs w:val="28"/>
          <w:vertAlign w:val="subscript"/>
        </w:rPr>
        <w:t>пол.факт</w:t>
      </w:r>
      <w:r w:rsidR="001412C0">
        <w:rPr>
          <w:i/>
          <w:iCs/>
          <w:szCs w:val="28"/>
          <w:vertAlign w:val="subscript"/>
        </w:rPr>
        <w:t>.</w:t>
      </w:r>
    </w:p>
    <w:p w14:paraId="69E9D3C9" w14:textId="208F9A84" w:rsidR="00823E45" w:rsidRDefault="00823E45" w:rsidP="006C26E1">
      <w:pPr>
        <w:pStyle w:val="af6"/>
        <w:tabs>
          <w:tab w:val="left" w:pos="567"/>
        </w:tabs>
        <w:spacing w:before="120"/>
        <w:ind w:left="0" w:firstLine="426"/>
        <w:jc w:val="both"/>
      </w:pPr>
      <w:r w:rsidRPr="001D08FE">
        <w:t xml:space="preserve">Плата считается выдержавшей испытание, если рассчитанные в таблице Протокола испытаний погрешности измерения </w:t>
      </w:r>
      <w:r w:rsidR="0062630E">
        <w:rPr>
          <w:szCs w:val="28"/>
        </w:rPr>
        <w:t xml:space="preserve">поляризационного </w:t>
      </w:r>
      <w:r>
        <w:rPr>
          <w:szCs w:val="28"/>
        </w:rPr>
        <w:t xml:space="preserve">потенциала </w:t>
      </w:r>
      <w:r w:rsidRPr="001D08FE">
        <w:t xml:space="preserve">не превышают значений, определенных в разделе </w:t>
      </w:r>
      <w:r w:rsidR="0082154E">
        <w:t>5</w:t>
      </w:r>
      <w:r w:rsidRPr="001D08FE">
        <w:t xml:space="preserve"> Таблицы 4.1.</w:t>
      </w:r>
    </w:p>
    <w:p w14:paraId="4027760C" w14:textId="77777777" w:rsidR="00484A95" w:rsidRPr="00583492" w:rsidRDefault="00484A95" w:rsidP="00823E45">
      <w:pPr>
        <w:pStyle w:val="af6"/>
        <w:tabs>
          <w:tab w:val="left" w:pos="567"/>
        </w:tabs>
        <w:spacing w:before="120"/>
        <w:ind w:left="0" w:firstLine="567"/>
        <w:jc w:val="both"/>
      </w:pPr>
    </w:p>
    <w:p w14:paraId="4A0FCA1A" w14:textId="7315DB2A" w:rsidR="00040836" w:rsidRPr="00621547" w:rsidRDefault="00621547" w:rsidP="0040086D">
      <w:pPr>
        <w:pStyle w:val="af6"/>
        <w:numPr>
          <w:ilvl w:val="0"/>
          <w:numId w:val="13"/>
        </w:numPr>
        <w:tabs>
          <w:tab w:val="left" w:pos="993"/>
        </w:tabs>
        <w:spacing w:before="240"/>
        <w:ind w:left="0" w:firstLine="284"/>
        <w:jc w:val="both"/>
        <w:rPr>
          <w:b/>
          <w:bCs/>
          <w:color w:val="000000"/>
          <w:szCs w:val="28"/>
        </w:rPr>
      </w:pPr>
      <w:r w:rsidRPr="00621547">
        <w:rPr>
          <w:b/>
          <w:bCs/>
          <w:color w:val="000000"/>
          <w:szCs w:val="28"/>
        </w:rPr>
        <w:t>Проверка канала измерения тока поляризации</w:t>
      </w:r>
      <w:r w:rsidRPr="00621547">
        <w:rPr>
          <w:b/>
          <w:bCs/>
          <w:szCs w:val="28"/>
        </w:rPr>
        <w:t>.</w:t>
      </w:r>
    </w:p>
    <w:p w14:paraId="509E8C40" w14:textId="77777777" w:rsidR="00621547" w:rsidRPr="000C4B91" w:rsidRDefault="00621547" w:rsidP="006C26E1">
      <w:pPr>
        <w:tabs>
          <w:tab w:val="left" w:pos="567"/>
        </w:tabs>
        <w:spacing w:before="240"/>
        <w:jc w:val="both"/>
      </w:pPr>
      <w:r w:rsidRPr="000C4B91">
        <w:t>Испытание проводят в следующей последовательности:</w:t>
      </w:r>
    </w:p>
    <w:p w14:paraId="6D77503C" w14:textId="77777777" w:rsidR="00621547" w:rsidRDefault="00621547" w:rsidP="006C26E1">
      <w:pPr>
        <w:pStyle w:val="af6"/>
        <w:numPr>
          <w:ilvl w:val="0"/>
          <w:numId w:val="30"/>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154DF799" w14:textId="1D6D32BB" w:rsidR="00621547" w:rsidDel="004D2A9E" w:rsidRDefault="00621547" w:rsidP="004D2A9E">
      <w:pPr>
        <w:pStyle w:val="af6"/>
        <w:numPr>
          <w:ilvl w:val="0"/>
          <w:numId w:val="30"/>
        </w:numPr>
        <w:tabs>
          <w:tab w:val="left" w:pos="567"/>
        </w:tabs>
        <w:ind w:left="567" w:hanging="425"/>
        <w:jc w:val="both"/>
        <w:rPr>
          <w:del w:id="131" w:author="Перов Дмитрий Александрович" w:date="2021-03-10T10:08:00Z"/>
          <w:szCs w:val="28"/>
        </w:rPr>
      </w:pPr>
      <w:r>
        <w:rPr>
          <w:szCs w:val="28"/>
        </w:rPr>
        <w:t>К контактам</w:t>
      </w:r>
      <w:r w:rsidRPr="00BC6098">
        <w:rPr>
          <w:szCs w:val="28"/>
        </w:rPr>
        <w:t xml:space="preserve"> </w:t>
      </w:r>
      <w:r>
        <w:rPr>
          <w:szCs w:val="28"/>
        </w:rPr>
        <w:t>КИП-М5 «ВЭ»</w:t>
      </w:r>
      <w:r w:rsidR="00533A03">
        <w:rPr>
          <w:szCs w:val="28"/>
        </w:rPr>
        <w:t xml:space="preserve"> и</w:t>
      </w:r>
      <w:r>
        <w:rPr>
          <w:szCs w:val="28"/>
        </w:rPr>
        <w:t xml:space="preserve"> </w:t>
      </w:r>
      <w:r w:rsidR="00533A03">
        <w:rPr>
          <w:szCs w:val="28"/>
        </w:rPr>
        <w:t>«Тр»</w:t>
      </w:r>
      <w:r w:rsidR="00533A03" w:rsidRPr="00B928A3">
        <w:rPr>
          <w:szCs w:val="28"/>
        </w:rPr>
        <w:t xml:space="preserve"> </w:t>
      </w:r>
      <w:r>
        <w:rPr>
          <w:szCs w:val="28"/>
        </w:rPr>
        <w:t>подключить соответственно</w:t>
      </w:r>
      <w:r w:rsidRPr="001459F6">
        <w:rPr>
          <w:szCs w:val="28"/>
        </w:rPr>
        <w:t xml:space="preserve"> </w:t>
      </w:r>
      <w:r>
        <w:rPr>
          <w:szCs w:val="28"/>
        </w:rPr>
        <w:t>провода «+» и «</w:t>
      </w:r>
      <w:r>
        <w:rPr>
          <w:szCs w:val="28"/>
        </w:rPr>
        <w:noBreakHyphen/>
        <w:t>» от калибратора</w:t>
      </w:r>
      <w:r w:rsidRPr="00BA7C54">
        <w:rPr>
          <w:szCs w:val="28"/>
        </w:rPr>
        <w:t xml:space="preserve"> </w:t>
      </w:r>
      <w:r>
        <w:rPr>
          <w:szCs w:val="28"/>
          <w:lang w:val="en-US"/>
        </w:rPr>
        <w:t>Yokogawa</w:t>
      </w:r>
      <w:r w:rsidRPr="00BA7C54">
        <w:rPr>
          <w:szCs w:val="28"/>
        </w:rPr>
        <w:t xml:space="preserve"> СА51</w:t>
      </w:r>
      <w:r>
        <w:rPr>
          <w:szCs w:val="28"/>
        </w:rPr>
        <w:t>, переведенного</w:t>
      </w:r>
      <w:r w:rsidRPr="00BA7C54">
        <w:rPr>
          <w:szCs w:val="28"/>
        </w:rPr>
        <w:t xml:space="preserve"> </w:t>
      </w:r>
      <w:r>
        <w:rPr>
          <w:szCs w:val="28"/>
        </w:rPr>
        <w:t xml:space="preserve">в режим источника </w:t>
      </w:r>
      <w:r w:rsidR="00533A03">
        <w:rPr>
          <w:szCs w:val="28"/>
        </w:rPr>
        <w:t>тока</w:t>
      </w:r>
      <w:r>
        <w:rPr>
          <w:szCs w:val="28"/>
        </w:rPr>
        <w:t xml:space="preserve"> с диапазоном </w:t>
      </w:r>
      <w:del w:id="132" w:author="Перов Дмитрий Александрович" w:date="2021-03-10T10:09:00Z">
        <w:r w:rsidR="00533A03" w:rsidDel="004D2A9E">
          <w:rPr>
            <w:szCs w:val="28"/>
          </w:rPr>
          <w:delText>2</w:delText>
        </w:r>
        <w:r w:rsidDel="004D2A9E">
          <w:rPr>
            <w:szCs w:val="28"/>
          </w:rPr>
          <w:delText>0 </w:delText>
        </w:r>
      </w:del>
      <w:ins w:id="133" w:author="Перов Дмитрий Александрович" w:date="2021-03-10T10:09:00Z">
        <w:r w:rsidR="004D2A9E">
          <w:rPr>
            <w:szCs w:val="28"/>
          </w:rPr>
          <w:t>24 </w:t>
        </w:r>
      </w:ins>
      <w:r w:rsidR="00533A03">
        <w:rPr>
          <w:szCs w:val="28"/>
        </w:rPr>
        <w:t>миллиампер</w:t>
      </w:r>
      <w:r>
        <w:rPr>
          <w:szCs w:val="28"/>
        </w:rPr>
        <w:t>.</w:t>
      </w:r>
    </w:p>
    <w:p w14:paraId="40B62D2D" w14:textId="77777777" w:rsidR="004D2A9E" w:rsidRDefault="004D2A9E" w:rsidP="006C26E1">
      <w:pPr>
        <w:pStyle w:val="af6"/>
        <w:numPr>
          <w:ilvl w:val="0"/>
          <w:numId w:val="30"/>
        </w:numPr>
        <w:tabs>
          <w:tab w:val="left" w:pos="567"/>
        </w:tabs>
        <w:ind w:left="567" w:hanging="425"/>
        <w:jc w:val="both"/>
        <w:rPr>
          <w:ins w:id="134" w:author="Перов Дмитрий Александрович" w:date="2021-03-10T10:08:00Z"/>
          <w:szCs w:val="28"/>
        </w:rPr>
      </w:pPr>
    </w:p>
    <w:p w14:paraId="584AFF22" w14:textId="4E3E4C50" w:rsidR="004D2A9E" w:rsidRPr="003616FE" w:rsidRDefault="004D2A9E">
      <w:pPr>
        <w:pStyle w:val="af6"/>
        <w:numPr>
          <w:ilvl w:val="0"/>
          <w:numId w:val="30"/>
        </w:numPr>
        <w:tabs>
          <w:tab w:val="left" w:pos="567"/>
        </w:tabs>
        <w:ind w:left="567" w:hanging="425"/>
        <w:jc w:val="both"/>
        <w:rPr>
          <w:ins w:id="135" w:author="Перов Дмитрий Александрович" w:date="2021-03-10T10:08:00Z"/>
          <w:szCs w:val="28"/>
        </w:rPr>
        <w:pPrChange w:id="136" w:author="Перов Дмитрий Александрович" w:date="2021-03-10T10:08:00Z">
          <w:pPr>
            <w:pStyle w:val="af6"/>
            <w:numPr>
              <w:numId w:val="30"/>
            </w:numPr>
            <w:tabs>
              <w:tab w:val="left" w:pos="567"/>
            </w:tabs>
            <w:ind w:left="1004" w:hanging="360"/>
            <w:jc w:val="both"/>
          </w:pPr>
        </w:pPrChange>
      </w:pPr>
      <w:ins w:id="137" w:author="Перов Дмитрий Александрович" w:date="2021-03-10T10:08:00Z">
        <w:r w:rsidRPr="004D2A9E">
          <w:rPr>
            <w:szCs w:val="28"/>
          </w:rPr>
          <w:t xml:space="preserve">Последовательно задавая калибратором значения </w:t>
        </w:r>
        <w:r>
          <w:rPr>
            <w:szCs w:val="28"/>
          </w:rPr>
          <w:t>тока</w:t>
        </w:r>
        <w:r w:rsidRPr="004D2A9E">
          <w:rPr>
            <w:szCs w:val="28"/>
          </w:rPr>
          <w:t xml:space="preserve"> 2</w:t>
        </w:r>
      </w:ins>
      <w:ins w:id="138" w:author="Перов Дмитрий Александрович" w:date="2021-03-10T10:09:00Z">
        <w:r>
          <w:rPr>
            <w:szCs w:val="28"/>
          </w:rPr>
          <w:t>4</w:t>
        </w:r>
      </w:ins>
      <w:ins w:id="139" w:author="Перов Дмитрий Александрович" w:date="2021-03-10T10:08:00Z">
        <w:r w:rsidRPr="004D2A9E">
          <w:rPr>
            <w:szCs w:val="28"/>
          </w:rPr>
          <w:t>, 1</w:t>
        </w:r>
      </w:ins>
      <w:ins w:id="140" w:author="Перов Дмитрий Александрович" w:date="2021-03-10T10:09:00Z">
        <w:r>
          <w:rPr>
            <w:szCs w:val="28"/>
          </w:rPr>
          <w:t>2</w:t>
        </w:r>
      </w:ins>
      <w:ins w:id="141" w:author="Перов Дмитрий Александрович" w:date="2021-03-10T10:08:00Z">
        <w:r w:rsidRPr="004D2A9E">
          <w:rPr>
            <w:szCs w:val="28"/>
          </w:rPr>
          <w:t xml:space="preserve">, 0, </w:t>
        </w:r>
        <w:r w:rsidRPr="004D2A9E">
          <w:rPr>
            <w:szCs w:val="28"/>
          </w:rPr>
          <w:noBreakHyphen/>
          <w:t>1</w:t>
        </w:r>
      </w:ins>
      <w:ins w:id="142" w:author="Перов Дмитрий Александрович" w:date="2021-03-10T10:09:00Z">
        <w:r>
          <w:rPr>
            <w:szCs w:val="28"/>
          </w:rPr>
          <w:t>4</w:t>
        </w:r>
      </w:ins>
      <w:ins w:id="143" w:author="Перов Дмитрий Александрович" w:date="2021-03-10T10:08:00Z">
        <w:r w:rsidRPr="004D2A9E">
          <w:rPr>
            <w:szCs w:val="28"/>
          </w:rPr>
          <w:t xml:space="preserve">, </w:t>
        </w:r>
        <w:r w:rsidRPr="004D2A9E">
          <w:rPr>
            <w:szCs w:val="28"/>
          </w:rPr>
          <w:noBreakHyphen/>
          <w:t>2</w:t>
        </w:r>
      </w:ins>
      <w:ins w:id="144" w:author="Перов Дмитрий Александрович" w:date="2021-03-10T10:09:00Z">
        <w:r>
          <w:rPr>
            <w:szCs w:val="28"/>
          </w:rPr>
          <w:t>4</w:t>
        </w:r>
      </w:ins>
      <w:ins w:id="145" w:author="Перов Дмитрий Александрович" w:date="2021-03-10T10:08:00Z">
        <w:r w:rsidRPr="004D2A9E">
          <w:rPr>
            <w:szCs w:val="28"/>
          </w:rPr>
          <w:t xml:space="preserve"> </w:t>
        </w:r>
      </w:ins>
      <w:ins w:id="146" w:author="Перов Дмитрий Александрович" w:date="2021-03-10T10:09:00Z">
        <w:r>
          <w:rPr>
            <w:szCs w:val="28"/>
          </w:rPr>
          <w:t>миллиампера</w:t>
        </w:r>
        <w:r w:rsidRPr="004D2A9E">
          <w:rPr>
            <w:szCs w:val="28"/>
          </w:rPr>
          <w:t xml:space="preserve"> </w:t>
        </w:r>
      </w:ins>
      <w:ins w:id="147" w:author="Перов Дмитрий Александрович" w:date="2021-03-10T10:08:00Z">
        <w:r w:rsidRPr="004D2A9E">
          <w:rPr>
            <w:szCs w:val="28"/>
          </w:rPr>
          <w:t>(</w:t>
        </w:r>
        <w:r w:rsidRPr="003616FE">
          <w:rPr>
            <w:szCs w:val="28"/>
          </w:rPr>
          <w:t xml:space="preserve">при необходимости меняя полярность подключения прибора) проверить изменение значения </w:t>
        </w:r>
      </w:ins>
      <w:ins w:id="148" w:author="Перов Дмитрий Александрович" w:date="2021-03-10T10:09:00Z">
        <w:r>
          <w:rPr>
            <w:szCs w:val="28"/>
          </w:rPr>
          <w:t>тока поляризации</w:t>
        </w:r>
      </w:ins>
      <w:ins w:id="149" w:author="Перов Дмитрий Александрович" w:date="2021-03-10T10:08:00Z">
        <w:r w:rsidRPr="004D2A9E">
          <w:rPr>
            <w:szCs w:val="28"/>
          </w:rPr>
          <w:t xml:space="preserve"> в окне браузера в таблице «RS-485 Modbus RTU» в столбце «Текущие» в строке «</w:t>
        </w:r>
      </w:ins>
      <w:ins w:id="150" w:author="Перов Дмитрий Александрович" w:date="2021-03-10T10:09:00Z">
        <w:r>
          <w:rPr>
            <w:szCs w:val="28"/>
          </w:rPr>
          <w:t>Ток</w:t>
        </w:r>
      </w:ins>
      <w:ins w:id="151" w:author="Перов Дмитрий Александрович" w:date="2021-03-10T10:10:00Z">
        <w:r>
          <w:rPr>
            <w:szCs w:val="28"/>
          </w:rPr>
          <w:t> </w:t>
        </w:r>
      </w:ins>
      <w:ins w:id="152" w:author="Перов Дмитрий Александрович" w:date="2021-03-10T10:09:00Z">
        <w:r>
          <w:rPr>
            <w:szCs w:val="28"/>
          </w:rPr>
          <w:t>поляризации</w:t>
        </w:r>
      </w:ins>
      <w:ins w:id="153" w:author="Перов Дмитрий Александрович" w:date="2021-03-10T10:08:00Z">
        <w:r w:rsidRPr="004D2A9E">
          <w:rPr>
            <w:szCs w:val="28"/>
          </w:rPr>
          <w:t>» и зафиксировать значение в соответствующих строках таблицы 4.</w:t>
        </w:r>
      </w:ins>
      <w:ins w:id="154" w:author="Перов Дмитрий Александрович" w:date="2021-03-10T10:09:00Z">
        <w:r>
          <w:rPr>
            <w:szCs w:val="28"/>
          </w:rPr>
          <w:t>9</w:t>
        </w:r>
      </w:ins>
      <w:ins w:id="155" w:author="Перов Дмитрий Александрович" w:date="2021-03-10T10:08:00Z">
        <w:r w:rsidRPr="004D2A9E">
          <w:rPr>
            <w:szCs w:val="28"/>
          </w:rPr>
          <w:t>.3 Протокола испытаний.</w:t>
        </w:r>
      </w:ins>
    </w:p>
    <w:p w14:paraId="6B206E57" w14:textId="156ED76C" w:rsidR="00621547" w:rsidDel="004D2A9E" w:rsidRDefault="00621547" w:rsidP="006C26E1">
      <w:pPr>
        <w:pStyle w:val="af6"/>
        <w:numPr>
          <w:ilvl w:val="0"/>
          <w:numId w:val="30"/>
        </w:numPr>
        <w:tabs>
          <w:tab w:val="left" w:pos="567"/>
        </w:tabs>
        <w:ind w:left="567" w:hanging="425"/>
        <w:jc w:val="both"/>
        <w:rPr>
          <w:del w:id="156" w:author="Перов Дмитрий Александрович" w:date="2021-03-10T10:08:00Z"/>
          <w:szCs w:val="28"/>
        </w:rPr>
      </w:pPr>
      <w:del w:id="157" w:author="Перов Дмитрий Александрович" w:date="2021-03-10T10:08:00Z">
        <w:r w:rsidDel="004D2A9E">
          <w:rPr>
            <w:szCs w:val="28"/>
          </w:rPr>
          <w:delText xml:space="preserve">Задать </w:delText>
        </w:r>
        <w:r w:rsidR="006A7392" w:rsidDel="004D2A9E">
          <w:rPr>
            <w:szCs w:val="28"/>
          </w:rPr>
          <w:delText>ток</w:delText>
        </w:r>
        <w:r w:rsidDel="004D2A9E">
          <w:rPr>
            <w:szCs w:val="28"/>
          </w:rPr>
          <w:delText xml:space="preserve"> на выходе калибратора равным 0 </w:delText>
        </w:r>
        <w:r w:rsidR="0060626D" w:rsidDel="004D2A9E">
          <w:rPr>
            <w:szCs w:val="28"/>
          </w:rPr>
          <w:delText>миллиампер</w:delText>
        </w:r>
        <w:r w:rsidDel="004D2A9E">
          <w:rPr>
            <w:szCs w:val="28"/>
          </w:rPr>
          <w:delText>.</w:delText>
        </w:r>
      </w:del>
    </w:p>
    <w:p w14:paraId="5635DD91" w14:textId="730797FD" w:rsidR="00621547" w:rsidDel="004D2A9E" w:rsidRDefault="00621547" w:rsidP="006C26E1">
      <w:pPr>
        <w:pStyle w:val="af6"/>
        <w:numPr>
          <w:ilvl w:val="0"/>
          <w:numId w:val="30"/>
        </w:numPr>
        <w:tabs>
          <w:tab w:val="left" w:pos="567"/>
        </w:tabs>
        <w:ind w:left="567" w:hanging="425"/>
        <w:jc w:val="both"/>
        <w:rPr>
          <w:del w:id="158" w:author="Перов Дмитрий Александрович" w:date="2021-03-10T10:10:00Z"/>
          <w:szCs w:val="28"/>
        </w:rPr>
      </w:pPr>
      <w:del w:id="159" w:author="Перов Дмитрий Александрович" w:date="2021-03-10T10:10:00Z">
        <w:r w:rsidDel="004D2A9E">
          <w:rPr>
            <w:szCs w:val="28"/>
          </w:rPr>
          <w:delText>Проверить наличие значения поляризационного потенциала в окне браузера в таблице «</w:delText>
        </w:r>
        <w:r w:rsidR="00B46862" w:rsidDel="004D2A9E">
          <w:rPr>
            <w:szCs w:val="28"/>
            <w:lang w:val="en-US"/>
          </w:rPr>
          <w:delText>RS</w:delText>
        </w:r>
        <w:r w:rsidR="00B46862" w:rsidRPr="00B46862" w:rsidDel="004D2A9E">
          <w:rPr>
            <w:szCs w:val="28"/>
          </w:rPr>
          <w:delText>-485</w:delText>
        </w:r>
        <w:r w:rsidRPr="000C4B91" w:rsidDel="004D2A9E">
          <w:rPr>
            <w:szCs w:val="28"/>
          </w:rPr>
          <w:delText xml:space="preserve"> </w:delText>
        </w:r>
        <w:r w:rsidDel="004D2A9E">
          <w:rPr>
            <w:szCs w:val="28"/>
            <w:lang w:val="en-US"/>
          </w:rPr>
          <w:delText>Modbus</w:delText>
        </w:r>
        <w:r w:rsidRPr="000C4B91" w:rsidDel="004D2A9E">
          <w:rPr>
            <w:szCs w:val="28"/>
          </w:rPr>
          <w:delText xml:space="preserve"> </w:delText>
        </w:r>
        <w:r w:rsidDel="004D2A9E">
          <w:rPr>
            <w:szCs w:val="28"/>
            <w:lang w:val="en-US"/>
          </w:rPr>
          <w:delText>RTU</w:delText>
        </w:r>
        <w:r w:rsidDel="004D2A9E">
          <w:rPr>
            <w:szCs w:val="28"/>
          </w:rPr>
          <w:delText>»</w:delText>
        </w:r>
        <w:r w:rsidRPr="000C4B91" w:rsidDel="004D2A9E">
          <w:rPr>
            <w:szCs w:val="28"/>
          </w:rPr>
          <w:delText xml:space="preserve"> </w:delText>
        </w:r>
        <w:r w:rsidDel="004D2A9E">
          <w:rPr>
            <w:szCs w:val="28"/>
          </w:rPr>
          <w:delText>в столбце «Текущие» в строке «</w:delText>
        </w:r>
        <w:r w:rsidR="00996B48" w:rsidDel="004D2A9E">
          <w:rPr>
            <w:szCs w:val="28"/>
          </w:rPr>
          <w:delText>Ток поляризации</w:delText>
        </w:r>
        <w:r w:rsidDel="004D2A9E">
          <w:rPr>
            <w:szCs w:val="28"/>
          </w:rPr>
          <w:delText xml:space="preserve">». </w:delText>
        </w:r>
      </w:del>
    </w:p>
    <w:p w14:paraId="6B81D51F" w14:textId="3D26B3CE" w:rsidR="00621547" w:rsidDel="004D2A9E" w:rsidRDefault="00621547" w:rsidP="006C26E1">
      <w:pPr>
        <w:pStyle w:val="af6"/>
        <w:numPr>
          <w:ilvl w:val="0"/>
          <w:numId w:val="30"/>
        </w:numPr>
        <w:tabs>
          <w:tab w:val="left" w:pos="567"/>
        </w:tabs>
        <w:ind w:left="567" w:hanging="425"/>
        <w:jc w:val="both"/>
        <w:rPr>
          <w:del w:id="160" w:author="Перов Дмитрий Александрович" w:date="2021-03-10T10:10:00Z"/>
          <w:szCs w:val="28"/>
        </w:rPr>
      </w:pPr>
      <w:del w:id="161" w:author="Перов Дмитрий Александрович" w:date="2021-03-10T10:10:00Z">
        <w:r w:rsidDel="004D2A9E">
          <w:rPr>
            <w:szCs w:val="28"/>
          </w:rPr>
          <w:delText xml:space="preserve">Зафиксировать значение </w:delText>
        </w:r>
        <w:r w:rsidR="006A7392" w:rsidDel="004D2A9E">
          <w:rPr>
            <w:szCs w:val="28"/>
          </w:rPr>
          <w:delText>тока поляризации</w:delText>
        </w:r>
        <w:r w:rsidDel="004D2A9E">
          <w:rPr>
            <w:szCs w:val="28"/>
          </w:rPr>
          <w:delText>,</w:delText>
        </w:r>
        <w:r w:rsidRPr="00CE6246" w:rsidDel="004D2A9E">
          <w:delText xml:space="preserve"> </w:delText>
        </w:r>
        <w:r w:rsidDel="004D2A9E">
          <w:delText xml:space="preserve">соответствующее </w:delText>
        </w:r>
        <w:r w:rsidR="006A7392" w:rsidDel="004D2A9E">
          <w:delText>току</w:delText>
        </w:r>
        <w:r w:rsidDel="004D2A9E">
          <w:delText xml:space="preserve"> задания 0,00 </w:delText>
        </w:r>
        <w:r w:rsidR="006A7392" w:rsidDel="004D2A9E">
          <w:delText>мА</w:delText>
        </w:r>
        <w:r w:rsidDel="004D2A9E">
          <w:rPr>
            <w:szCs w:val="28"/>
          </w:rPr>
          <w:delText xml:space="preserve">, в </w:delText>
        </w:r>
        <w:r w:rsidDel="004D2A9E">
          <w:rPr>
            <w:color w:val="FF0000"/>
            <w:szCs w:val="28"/>
          </w:rPr>
          <w:delText xml:space="preserve">таблице </w:delText>
        </w:r>
        <w:r w:rsidRPr="008A4B6B" w:rsidDel="004D2A9E">
          <w:rPr>
            <w:color w:val="FF0000"/>
          </w:rPr>
          <w:delText>Протокол</w:delText>
        </w:r>
        <w:r w:rsidDel="004D2A9E">
          <w:rPr>
            <w:color w:val="FF0000"/>
          </w:rPr>
          <w:delText>а</w:delText>
        </w:r>
        <w:r w:rsidRPr="008A4B6B" w:rsidDel="004D2A9E">
          <w:rPr>
            <w:color w:val="FF0000"/>
          </w:rPr>
          <w:delText xml:space="preserve"> испытаний</w:delText>
        </w:r>
        <w:r w:rsidDel="004D2A9E">
          <w:rPr>
            <w:color w:val="FF0000"/>
          </w:rPr>
          <w:delText>.</w:delText>
        </w:r>
      </w:del>
    </w:p>
    <w:p w14:paraId="6ED9F11B" w14:textId="5D096E3C" w:rsidR="00621547" w:rsidDel="004D2A9E" w:rsidRDefault="00621547" w:rsidP="006C26E1">
      <w:pPr>
        <w:pStyle w:val="af6"/>
        <w:numPr>
          <w:ilvl w:val="0"/>
          <w:numId w:val="30"/>
        </w:numPr>
        <w:tabs>
          <w:tab w:val="left" w:pos="567"/>
        </w:tabs>
        <w:ind w:left="567" w:hanging="425"/>
        <w:jc w:val="both"/>
        <w:rPr>
          <w:del w:id="162" w:author="Перов Дмитрий Александрович" w:date="2021-03-10T10:10:00Z"/>
          <w:szCs w:val="28"/>
        </w:rPr>
      </w:pPr>
      <w:del w:id="163" w:author="Перов Дмитрий Александрович" w:date="2021-03-10T10:10:00Z">
        <w:r w:rsidDel="004D2A9E">
          <w:rPr>
            <w:szCs w:val="28"/>
          </w:rPr>
          <w:delText xml:space="preserve">Задать </w:delText>
        </w:r>
        <w:r w:rsidR="006A7392" w:rsidDel="004D2A9E">
          <w:rPr>
            <w:szCs w:val="28"/>
          </w:rPr>
          <w:delText>ток</w:delText>
        </w:r>
        <w:r w:rsidDel="004D2A9E">
          <w:rPr>
            <w:szCs w:val="28"/>
          </w:rPr>
          <w:delText xml:space="preserve"> на выходе калибратора равным </w:delText>
        </w:r>
        <w:r w:rsidR="0027390F" w:rsidDel="004D2A9E">
          <w:rPr>
            <w:szCs w:val="28"/>
          </w:rPr>
          <w:delText>20 миллиампер</w:delText>
        </w:r>
        <w:r w:rsidDel="004D2A9E">
          <w:rPr>
            <w:szCs w:val="28"/>
          </w:rPr>
          <w:delText>.</w:delText>
        </w:r>
      </w:del>
    </w:p>
    <w:p w14:paraId="3A0399E9" w14:textId="3CC49AE5" w:rsidR="00621547" w:rsidDel="004D2A9E" w:rsidRDefault="00621547" w:rsidP="006C26E1">
      <w:pPr>
        <w:pStyle w:val="af6"/>
        <w:numPr>
          <w:ilvl w:val="0"/>
          <w:numId w:val="30"/>
        </w:numPr>
        <w:tabs>
          <w:tab w:val="left" w:pos="567"/>
        </w:tabs>
        <w:ind w:left="567" w:hanging="425"/>
        <w:jc w:val="both"/>
        <w:rPr>
          <w:del w:id="164" w:author="Перов Дмитрий Александрович" w:date="2021-03-10T10:10:00Z"/>
          <w:szCs w:val="28"/>
        </w:rPr>
      </w:pPr>
      <w:del w:id="165" w:author="Перов Дмитрий Александрович" w:date="2021-03-10T10:10:00Z">
        <w:r w:rsidDel="004D2A9E">
          <w:rPr>
            <w:szCs w:val="28"/>
          </w:rPr>
          <w:delText xml:space="preserve">Проверить изменение значения </w:delText>
        </w:r>
        <w:r w:rsidR="00996B48" w:rsidDel="004D2A9E">
          <w:rPr>
            <w:szCs w:val="28"/>
          </w:rPr>
          <w:delText xml:space="preserve">тока </w:delText>
        </w:r>
        <w:r w:rsidDel="004D2A9E">
          <w:rPr>
            <w:szCs w:val="28"/>
          </w:rPr>
          <w:delText>поляризаци</w:delText>
        </w:r>
        <w:r w:rsidR="00996B48" w:rsidDel="004D2A9E">
          <w:rPr>
            <w:szCs w:val="28"/>
          </w:rPr>
          <w:delText>и</w:delText>
        </w:r>
        <w:r w:rsidDel="004D2A9E">
          <w:rPr>
            <w:szCs w:val="28"/>
          </w:rPr>
          <w:delText xml:space="preserve"> в окне браузера в таблице «</w:delText>
        </w:r>
        <w:r w:rsidR="00B46862" w:rsidDel="004D2A9E">
          <w:rPr>
            <w:szCs w:val="28"/>
            <w:lang w:val="en-US"/>
          </w:rPr>
          <w:delText>RS</w:delText>
        </w:r>
        <w:r w:rsidR="00B46862" w:rsidRPr="00B46862" w:rsidDel="004D2A9E">
          <w:rPr>
            <w:szCs w:val="28"/>
          </w:rPr>
          <w:delText>-485</w:delText>
        </w:r>
        <w:r w:rsidRPr="000C4B91" w:rsidDel="004D2A9E">
          <w:rPr>
            <w:szCs w:val="28"/>
          </w:rPr>
          <w:delText xml:space="preserve"> </w:delText>
        </w:r>
        <w:r w:rsidDel="004D2A9E">
          <w:rPr>
            <w:szCs w:val="28"/>
            <w:lang w:val="en-US"/>
          </w:rPr>
          <w:delText>Modbus</w:delText>
        </w:r>
        <w:r w:rsidRPr="000C4B91" w:rsidDel="004D2A9E">
          <w:rPr>
            <w:szCs w:val="28"/>
          </w:rPr>
          <w:delText xml:space="preserve"> </w:delText>
        </w:r>
        <w:r w:rsidDel="004D2A9E">
          <w:rPr>
            <w:szCs w:val="28"/>
            <w:lang w:val="en-US"/>
          </w:rPr>
          <w:delText>RTU</w:delText>
        </w:r>
        <w:r w:rsidDel="004D2A9E">
          <w:rPr>
            <w:szCs w:val="28"/>
          </w:rPr>
          <w:delText>»</w:delText>
        </w:r>
        <w:r w:rsidRPr="000C4B91" w:rsidDel="004D2A9E">
          <w:rPr>
            <w:szCs w:val="28"/>
          </w:rPr>
          <w:delText xml:space="preserve"> </w:delText>
        </w:r>
        <w:r w:rsidDel="004D2A9E">
          <w:rPr>
            <w:szCs w:val="28"/>
          </w:rPr>
          <w:delText>в столбце «Текущие» в строке «</w:delText>
        </w:r>
        <w:r w:rsidR="00996B48" w:rsidDel="004D2A9E">
          <w:rPr>
            <w:szCs w:val="28"/>
          </w:rPr>
          <w:delText>Ток</w:delText>
        </w:r>
        <w:r w:rsidR="00B04A6A" w:rsidDel="004D2A9E">
          <w:rPr>
            <w:szCs w:val="28"/>
          </w:rPr>
          <w:delText> </w:delText>
        </w:r>
        <w:r w:rsidR="00996B48" w:rsidDel="004D2A9E">
          <w:rPr>
            <w:szCs w:val="28"/>
          </w:rPr>
          <w:delText>поляризации</w:delText>
        </w:r>
        <w:r w:rsidDel="004D2A9E">
          <w:rPr>
            <w:szCs w:val="28"/>
          </w:rPr>
          <w:delText>».</w:delText>
        </w:r>
      </w:del>
    </w:p>
    <w:p w14:paraId="37345849" w14:textId="2000E925" w:rsidR="00621547" w:rsidRPr="00DF3579" w:rsidDel="004D2A9E" w:rsidRDefault="00621547" w:rsidP="006C26E1">
      <w:pPr>
        <w:pStyle w:val="af6"/>
        <w:numPr>
          <w:ilvl w:val="0"/>
          <w:numId w:val="30"/>
        </w:numPr>
        <w:tabs>
          <w:tab w:val="left" w:pos="567"/>
        </w:tabs>
        <w:ind w:left="567" w:hanging="425"/>
        <w:jc w:val="both"/>
        <w:rPr>
          <w:del w:id="166" w:author="Перов Дмитрий Александрович" w:date="2021-03-10T10:10:00Z"/>
          <w:szCs w:val="28"/>
        </w:rPr>
      </w:pPr>
      <w:del w:id="167" w:author="Перов Дмитрий Александрович" w:date="2021-03-10T10:10:00Z">
        <w:r w:rsidDel="004D2A9E">
          <w:rPr>
            <w:szCs w:val="28"/>
          </w:rPr>
          <w:delText xml:space="preserve">Зафиксировать значение </w:delText>
        </w:r>
        <w:r w:rsidR="00A27556" w:rsidDel="004D2A9E">
          <w:rPr>
            <w:szCs w:val="28"/>
          </w:rPr>
          <w:delText>тока поляризации</w:delText>
        </w:r>
        <w:r w:rsidDel="004D2A9E">
          <w:rPr>
            <w:szCs w:val="28"/>
          </w:rPr>
          <w:delText>,</w:delText>
        </w:r>
        <w:r w:rsidRPr="00CE6246" w:rsidDel="004D2A9E">
          <w:delText xml:space="preserve"> </w:delText>
        </w:r>
        <w:r w:rsidDel="004D2A9E">
          <w:delText xml:space="preserve">соответствующее </w:delText>
        </w:r>
        <w:r w:rsidR="00A27556" w:rsidDel="004D2A9E">
          <w:delText>току</w:delText>
        </w:r>
        <w:r w:rsidDel="004D2A9E">
          <w:delText xml:space="preserve"> задания </w:delText>
        </w:r>
        <w:r w:rsidR="00A27556" w:rsidDel="004D2A9E">
          <w:delText>20,00 мА</w:delText>
        </w:r>
        <w:r w:rsidDel="004D2A9E">
          <w:rPr>
            <w:szCs w:val="28"/>
          </w:rPr>
          <w:delText xml:space="preserve">, в </w:delText>
        </w:r>
        <w:r w:rsidDel="004D2A9E">
          <w:rPr>
            <w:color w:val="FF0000"/>
            <w:szCs w:val="28"/>
          </w:rPr>
          <w:delText xml:space="preserve">таблице </w:delText>
        </w:r>
        <w:r w:rsidRPr="008A4B6B" w:rsidDel="004D2A9E">
          <w:rPr>
            <w:color w:val="FF0000"/>
          </w:rPr>
          <w:delText>Протокол</w:delText>
        </w:r>
        <w:r w:rsidDel="004D2A9E">
          <w:rPr>
            <w:color w:val="FF0000"/>
          </w:rPr>
          <w:delText>а</w:delText>
        </w:r>
        <w:r w:rsidRPr="008A4B6B" w:rsidDel="004D2A9E">
          <w:rPr>
            <w:color w:val="FF0000"/>
          </w:rPr>
          <w:delText xml:space="preserve"> испытаний</w:delText>
        </w:r>
        <w:r w:rsidDel="004D2A9E">
          <w:rPr>
            <w:color w:val="FF0000"/>
          </w:rPr>
          <w:delText>.</w:delText>
        </w:r>
      </w:del>
    </w:p>
    <w:p w14:paraId="2C993562" w14:textId="6C632EEC" w:rsidR="00DF3579" w:rsidRPr="00DF3579" w:rsidRDefault="00DF3579" w:rsidP="006C26E1">
      <w:pPr>
        <w:pStyle w:val="af6"/>
        <w:numPr>
          <w:ilvl w:val="0"/>
          <w:numId w:val="30"/>
        </w:numPr>
        <w:tabs>
          <w:tab w:val="left" w:pos="567"/>
        </w:tabs>
        <w:ind w:left="567" w:hanging="425"/>
        <w:jc w:val="both"/>
        <w:rPr>
          <w:szCs w:val="28"/>
        </w:rPr>
      </w:pPr>
      <w:r w:rsidRPr="00DF3579">
        <w:rPr>
          <w:color w:val="FF0000"/>
        </w:rPr>
        <w:tab/>
      </w:r>
      <w:r w:rsidRPr="00DF3579">
        <w:t>По введенным табличным данным автоматически будет произведен расчет погрешности измерения канала по формуле</w:t>
      </w:r>
      <w:r>
        <w:t>:</w:t>
      </w:r>
    </w:p>
    <w:p w14:paraId="340BF85D" w14:textId="48F65790" w:rsidR="00DF3579" w:rsidRPr="00DF3579" w:rsidRDefault="00DF3579" w:rsidP="00DF3579">
      <w:pPr>
        <w:tabs>
          <w:tab w:val="left" w:pos="567"/>
        </w:tabs>
        <w:jc w:val="center"/>
        <w:rPr>
          <w:szCs w:val="28"/>
        </w:rPr>
      </w:pPr>
      <w:r w:rsidRPr="00DF3579">
        <w:rPr>
          <w:i/>
          <w:iCs/>
          <w:szCs w:val="28"/>
        </w:rPr>
        <w:t>δ</w:t>
      </w:r>
      <w:r>
        <w:rPr>
          <w:i/>
          <w:iCs/>
          <w:szCs w:val="28"/>
          <w:lang w:val="en-US"/>
        </w:rPr>
        <w:t>I</w:t>
      </w:r>
      <w:r w:rsidRPr="00DF3579">
        <w:rPr>
          <w:i/>
          <w:iCs/>
          <w:szCs w:val="28"/>
          <w:vertAlign w:val="subscript"/>
        </w:rPr>
        <w:t xml:space="preserve">пол. </w:t>
      </w:r>
      <w:r w:rsidRPr="00DF3579">
        <w:rPr>
          <w:i/>
          <w:iCs/>
          <w:szCs w:val="28"/>
        </w:rPr>
        <w:t>= (</w:t>
      </w:r>
      <w:r>
        <w:rPr>
          <w:i/>
          <w:iCs/>
          <w:szCs w:val="28"/>
          <w:lang w:val="en-US"/>
        </w:rPr>
        <w:t>I</w:t>
      </w:r>
      <w:r w:rsidRPr="00DF3579">
        <w:rPr>
          <w:i/>
          <w:iCs/>
          <w:szCs w:val="28"/>
          <w:vertAlign w:val="subscript"/>
        </w:rPr>
        <w:t>пол.изм.</w:t>
      </w:r>
      <w:r w:rsidRPr="00DF3579">
        <w:rPr>
          <w:i/>
          <w:iCs/>
          <w:szCs w:val="28"/>
        </w:rPr>
        <w:t xml:space="preserve"> – </w:t>
      </w:r>
      <w:r>
        <w:rPr>
          <w:i/>
          <w:iCs/>
          <w:szCs w:val="28"/>
          <w:lang w:val="en-US"/>
        </w:rPr>
        <w:t>I</w:t>
      </w:r>
      <w:r w:rsidRPr="00DF3579">
        <w:rPr>
          <w:i/>
          <w:iCs/>
          <w:szCs w:val="28"/>
          <w:vertAlign w:val="subscript"/>
        </w:rPr>
        <w:t>пол.факт.</w:t>
      </w:r>
      <w:r w:rsidRPr="00DF3579">
        <w:rPr>
          <w:i/>
          <w:iCs/>
          <w:szCs w:val="28"/>
        </w:rPr>
        <w:t xml:space="preserve">) ⁄ </w:t>
      </w:r>
      <w:r>
        <w:rPr>
          <w:i/>
          <w:iCs/>
          <w:szCs w:val="28"/>
          <w:lang w:val="en-US"/>
        </w:rPr>
        <w:t>I</w:t>
      </w:r>
      <w:r w:rsidRPr="00DF3579">
        <w:rPr>
          <w:i/>
          <w:iCs/>
          <w:szCs w:val="28"/>
          <w:vertAlign w:val="subscript"/>
        </w:rPr>
        <w:t>пол.факт</w:t>
      </w:r>
      <w:r w:rsidR="001412C0">
        <w:rPr>
          <w:i/>
          <w:iCs/>
          <w:szCs w:val="28"/>
          <w:vertAlign w:val="subscript"/>
        </w:rPr>
        <w:t>.</w:t>
      </w:r>
    </w:p>
    <w:p w14:paraId="6E2BBDC9" w14:textId="44E877C3" w:rsidR="00621547" w:rsidRDefault="00621547" w:rsidP="006C26E1">
      <w:pPr>
        <w:pStyle w:val="af6"/>
        <w:tabs>
          <w:tab w:val="left" w:pos="567"/>
        </w:tabs>
        <w:spacing w:before="120"/>
        <w:ind w:left="0" w:firstLine="426"/>
        <w:jc w:val="both"/>
      </w:pPr>
      <w:r w:rsidRPr="001D08FE">
        <w:t xml:space="preserve">Плата считается выдержавшей испытание, если рассчитанные в таблице Протокола испытаний погрешности измерения </w:t>
      </w:r>
      <w:r w:rsidR="001D6D26">
        <w:rPr>
          <w:szCs w:val="28"/>
        </w:rPr>
        <w:t>тока поляризации</w:t>
      </w:r>
      <w:r>
        <w:rPr>
          <w:szCs w:val="28"/>
        </w:rPr>
        <w:t xml:space="preserve"> </w:t>
      </w:r>
      <w:r w:rsidRPr="001D08FE">
        <w:t xml:space="preserve">не превышают значений, определенных в разделе </w:t>
      </w:r>
      <w:r w:rsidR="001D6D26">
        <w:t>6</w:t>
      </w:r>
      <w:r w:rsidRPr="001D08FE">
        <w:t xml:space="preserve"> Таблицы 4.1.</w:t>
      </w:r>
    </w:p>
    <w:p w14:paraId="25473FAB" w14:textId="77777777" w:rsidR="00484A95" w:rsidRPr="00583492" w:rsidRDefault="00484A95" w:rsidP="00621547">
      <w:pPr>
        <w:pStyle w:val="af6"/>
        <w:tabs>
          <w:tab w:val="left" w:pos="567"/>
        </w:tabs>
        <w:spacing w:before="120"/>
        <w:ind w:left="0" w:firstLine="567"/>
        <w:jc w:val="both"/>
      </w:pPr>
    </w:p>
    <w:p w14:paraId="79102C4D" w14:textId="46F9D4DC" w:rsidR="002F0869" w:rsidRPr="0085347B" w:rsidRDefault="0085347B" w:rsidP="0040086D">
      <w:pPr>
        <w:pStyle w:val="af6"/>
        <w:numPr>
          <w:ilvl w:val="0"/>
          <w:numId w:val="13"/>
        </w:numPr>
        <w:tabs>
          <w:tab w:val="left" w:pos="993"/>
        </w:tabs>
        <w:spacing w:before="240"/>
        <w:ind w:left="0" w:firstLine="284"/>
        <w:jc w:val="both"/>
        <w:rPr>
          <w:b/>
          <w:bCs/>
          <w:color w:val="000000"/>
          <w:szCs w:val="28"/>
        </w:rPr>
      </w:pPr>
      <w:r w:rsidRPr="0085347B">
        <w:rPr>
          <w:b/>
          <w:bCs/>
          <w:color w:val="000000"/>
          <w:szCs w:val="28"/>
        </w:rPr>
        <w:t>Проверка канала измерения напряжения защиты.</w:t>
      </w:r>
    </w:p>
    <w:p w14:paraId="012899FE" w14:textId="77777777" w:rsidR="00E92F7E" w:rsidRPr="000C4B91" w:rsidRDefault="00E92F7E" w:rsidP="006C26E1">
      <w:pPr>
        <w:tabs>
          <w:tab w:val="left" w:pos="567"/>
        </w:tabs>
        <w:spacing w:before="240"/>
        <w:jc w:val="both"/>
      </w:pPr>
      <w:r w:rsidRPr="000C4B91">
        <w:t>Испытание проводят в следующей последовательности:</w:t>
      </w:r>
    </w:p>
    <w:p w14:paraId="0DA858FA" w14:textId="77777777" w:rsidR="00E92F7E" w:rsidRDefault="00E92F7E" w:rsidP="006C26E1">
      <w:pPr>
        <w:pStyle w:val="af6"/>
        <w:numPr>
          <w:ilvl w:val="0"/>
          <w:numId w:val="31"/>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0E6A2F0A" w14:textId="38236318" w:rsidR="00E92F7E" w:rsidDel="00EF7869" w:rsidRDefault="00E92F7E" w:rsidP="00EF7869">
      <w:pPr>
        <w:pStyle w:val="af6"/>
        <w:numPr>
          <w:ilvl w:val="0"/>
          <w:numId w:val="31"/>
        </w:numPr>
        <w:tabs>
          <w:tab w:val="left" w:pos="567"/>
        </w:tabs>
        <w:ind w:left="567" w:hanging="425"/>
        <w:jc w:val="both"/>
        <w:rPr>
          <w:del w:id="168" w:author="Перов Дмитрий Александрович" w:date="2021-03-10T10:16:00Z"/>
          <w:szCs w:val="28"/>
        </w:rPr>
      </w:pPr>
      <w:r>
        <w:rPr>
          <w:szCs w:val="28"/>
        </w:rPr>
        <w:t>К контактам</w:t>
      </w:r>
      <w:r w:rsidRPr="00BC6098">
        <w:rPr>
          <w:szCs w:val="28"/>
        </w:rPr>
        <w:t xml:space="preserve"> </w:t>
      </w:r>
      <w:r>
        <w:rPr>
          <w:szCs w:val="28"/>
        </w:rPr>
        <w:t>КИП-М5 «</w:t>
      </w:r>
      <w:r w:rsidR="00530069" w:rsidRPr="00530069">
        <w:rPr>
          <w:szCs w:val="28"/>
        </w:rPr>
        <w:t>+</w:t>
      </w:r>
      <w:r w:rsidR="00530069">
        <w:rPr>
          <w:szCs w:val="28"/>
          <w:lang w:val="en-US"/>
        </w:rPr>
        <w:t>U</w:t>
      </w:r>
      <w:r>
        <w:rPr>
          <w:szCs w:val="28"/>
        </w:rPr>
        <w:t>» и «</w:t>
      </w:r>
      <w:r w:rsidR="00530069">
        <w:rPr>
          <w:szCs w:val="28"/>
        </w:rPr>
        <w:t>-</w:t>
      </w:r>
      <w:r w:rsidR="00530069">
        <w:rPr>
          <w:szCs w:val="28"/>
          <w:lang w:val="en-US"/>
        </w:rPr>
        <w:t>I</w:t>
      </w:r>
      <w:r>
        <w:rPr>
          <w:szCs w:val="28"/>
        </w:rPr>
        <w:t>»</w:t>
      </w:r>
      <w:r w:rsidRPr="00B928A3">
        <w:rPr>
          <w:szCs w:val="28"/>
        </w:rPr>
        <w:t xml:space="preserve"> </w:t>
      </w:r>
      <w:r>
        <w:rPr>
          <w:szCs w:val="28"/>
        </w:rPr>
        <w:t>подключить соответственно</w:t>
      </w:r>
      <w:r w:rsidRPr="001459F6">
        <w:rPr>
          <w:szCs w:val="28"/>
        </w:rPr>
        <w:t xml:space="preserve"> </w:t>
      </w:r>
      <w:r>
        <w:rPr>
          <w:szCs w:val="28"/>
        </w:rPr>
        <w:t>провода «+» и «</w:t>
      </w:r>
      <w:r>
        <w:rPr>
          <w:szCs w:val="28"/>
        </w:rPr>
        <w:noBreakHyphen/>
        <w:t xml:space="preserve">» от </w:t>
      </w:r>
      <w:del w:id="169" w:author="Перов Дмитрий Александрович" w:date="2021-03-10T10:14:00Z">
        <w:r w:rsidDel="003616FE">
          <w:rPr>
            <w:szCs w:val="28"/>
          </w:rPr>
          <w:delText>калибратора</w:delText>
        </w:r>
        <w:r w:rsidRPr="00BA7C54" w:rsidDel="003616FE">
          <w:rPr>
            <w:szCs w:val="28"/>
          </w:rPr>
          <w:delText xml:space="preserve"> </w:delText>
        </w:r>
        <w:r w:rsidDel="003616FE">
          <w:rPr>
            <w:szCs w:val="28"/>
            <w:lang w:val="en-US"/>
          </w:rPr>
          <w:delText>Yokogawa</w:delText>
        </w:r>
        <w:r w:rsidRPr="00BA7C54" w:rsidDel="003616FE">
          <w:rPr>
            <w:szCs w:val="28"/>
          </w:rPr>
          <w:delText xml:space="preserve"> СА51</w:delText>
        </w:r>
      </w:del>
      <w:ins w:id="170" w:author="Перов Дмитрий Александрович" w:date="2021-03-10T10:14:00Z">
        <w:r w:rsidR="003616FE">
          <w:rPr>
            <w:szCs w:val="28"/>
          </w:rPr>
          <w:t>лабораторного блока питания</w:t>
        </w:r>
      </w:ins>
      <w:del w:id="171" w:author="Перов Дмитрий Александрович" w:date="2021-03-10T10:14:00Z">
        <w:r w:rsidDel="003616FE">
          <w:rPr>
            <w:szCs w:val="28"/>
          </w:rPr>
          <w:delText>, переведенного</w:delText>
        </w:r>
        <w:r w:rsidRPr="00BA7C54" w:rsidDel="003616FE">
          <w:rPr>
            <w:szCs w:val="28"/>
          </w:rPr>
          <w:delText xml:space="preserve"> </w:delText>
        </w:r>
        <w:r w:rsidDel="003616FE">
          <w:rPr>
            <w:szCs w:val="28"/>
          </w:rPr>
          <w:delText xml:space="preserve">в режим источника </w:delText>
        </w:r>
        <w:r w:rsidR="00EC035D" w:rsidDel="003616FE">
          <w:rPr>
            <w:szCs w:val="28"/>
          </w:rPr>
          <w:delText>напряжения</w:delText>
        </w:r>
        <w:r w:rsidDel="003616FE">
          <w:rPr>
            <w:szCs w:val="28"/>
          </w:rPr>
          <w:delText xml:space="preserve"> </w:delText>
        </w:r>
      </w:del>
      <w:ins w:id="172" w:author="Перов Дмитрий Александрович" w:date="2021-03-10T10:14:00Z">
        <w:r w:rsidR="003616FE">
          <w:rPr>
            <w:szCs w:val="28"/>
          </w:rPr>
          <w:t xml:space="preserve"> </w:t>
        </w:r>
      </w:ins>
      <w:r>
        <w:rPr>
          <w:szCs w:val="28"/>
        </w:rPr>
        <w:t xml:space="preserve">с диапазоном </w:t>
      </w:r>
      <w:del w:id="173" w:author="Перов Дмитрий Александрович" w:date="2021-03-10T10:14:00Z">
        <w:r w:rsidR="00EC035D" w:rsidDel="003616FE">
          <w:rPr>
            <w:szCs w:val="28"/>
          </w:rPr>
          <w:delText>3</w:delText>
        </w:r>
        <w:r w:rsidDel="003616FE">
          <w:rPr>
            <w:szCs w:val="28"/>
          </w:rPr>
          <w:delText>0 </w:delText>
        </w:r>
      </w:del>
      <w:ins w:id="174" w:author="Перов Дмитрий Александрович" w:date="2021-03-10T10:14:00Z">
        <w:r w:rsidR="003616FE">
          <w:rPr>
            <w:szCs w:val="28"/>
          </w:rPr>
          <w:t>100 </w:t>
        </w:r>
      </w:ins>
      <w:r w:rsidR="00EC035D">
        <w:rPr>
          <w:szCs w:val="28"/>
        </w:rPr>
        <w:t>Вольт</w:t>
      </w:r>
      <w:r>
        <w:rPr>
          <w:szCs w:val="28"/>
        </w:rPr>
        <w:t>.</w:t>
      </w:r>
      <w:ins w:id="175" w:author="Перов Дмитрий Александрович" w:date="2021-03-10T10:15:00Z">
        <w:r w:rsidR="003616FE">
          <w:rPr>
            <w:szCs w:val="28"/>
          </w:rPr>
          <w:t xml:space="preserve"> Контакты подключения шунта «-</w:t>
        </w:r>
        <w:r w:rsidR="003616FE">
          <w:rPr>
            <w:szCs w:val="28"/>
            <w:lang w:val="en-US"/>
          </w:rPr>
          <w:t>I</w:t>
        </w:r>
        <w:r w:rsidR="003616FE">
          <w:rPr>
            <w:szCs w:val="28"/>
          </w:rPr>
          <w:t>» и</w:t>
        </w:r>
      </w:ins>
      <w:ins w:id="176" w:author="Перов Дмитрий Александрович" w:date="2021-03-10T10:16:00Z">
        <w:r w:rsidR="003616FE">
          <w:rPr>
            <w:szCs w:val="28"/>
          </w:rPr>
          <w:t xml:space="preserve"> «+</w:t>
        </w:r>
        <w:r w:rsidR="003616FE">
          <w:rPr>
            <w:szCs w:val="28"/>
            <w:lang w:val="en-US"/>
          </w:rPr>
          <w:t>I</w:t>
        </w:r>
        <w:r w:rsidR="003616FE">
          <w:rPr>
            <w:szCs w:val="28"/>
          </w:rPr>
          <w:t>»</w:t>
        </w:r>
        <w:r w:rsidR="003616FE" w:rsidRPr="003616FE">
          <w:rPr>
            <w:szCs w:val="28"/>
            <w:rPrChange w:id="177" w:author="Перов Дмитрий Александрович" w:date="2021-03-10T10:16:00Z">
              <w:rPr>
                <w:b/>
                <w:bCs/>
                <w:szCs w:val="28"/>
              </w:rPr>
            </w:rPrChange>
          </w:rPr>
          <w:t xml:space="preserve"> замкнуть между собой.</w:t>
        </w:r>
      </w:ins>
    </w:p>
    <w:p w14:paraId="409D7279" w14:textId="77777777" w:rsidR="00EF7869" w:rsidRDefault="00EF7869" w:rsidP="006C26E1">
      <w:pPr>
        <w:pStyle w:val="af6"/>
        <w:numPr>
          <w:ilvl w:val="0"/>
          <w:numId w:val="31"/>
        </w:numPr>
        <w:tabs>
          <w:tab w:val="left" w:pos="567"/>
        </w:tabs>
        <w:ind w:left="567" w:hanging="425"/>
        <w:jc w:val="both"/>
        <w:rPr>
          <w:ins w:id="178" w:author="Перов Дмитрий Александрович" w:date="2021-03-10T10:16:00Z"/>
          <w:szCs w:val="28"/>
        </w:rPr>
      </w:pPr>
    </w:p>
    <w:p w14:paraId="264749C0" w14:textId="44AA6546" w:rsidR="00EF7869" w:rsidRPr="00B34852" w:rsidRDefault="00EF7869">
      <w:pPr>
        <w:pStyle w:val="af6"/>
        <w:numPr>
          <w:ilvl w:val="0"/>
          <w:numId w:val="31"/>
        </w:numPr>
        <w:tabs>
          <w:tab w:val="left" w:pos="567"/>
        </w:tabs>
        <w:ind w:left="567" w:hanging="425"/>
        <w:jc w:val="both"/>
        <w:rPr>
          <w:ins w:id="179" w:author="Перов Дмитрий Александрович" w:date="2021-03-10T10:16:00Z"/>
          <w:szCs w:val="28"/>
        </w:rPr>
        <w:pPrChange w:id="180" w:author="Перов Дмитрий Александрович" w:date="2021-03-10T10:16:00Z">
          <w:pPr>
            <w:pStyle w:val="af6"/>
            <w:numPr>
              <w:numId w:val="31"/>
            </w:numPr>
            <w:tabs>
              <w:tab w:val="left" w:pos="567"/>
            </w:tabs>
            <w:ind w:left="1004" w:hanging="360"/>
            <w:jc w:val="both"/>
          </w:pPr>
        </w:pPrChange>
      </w:pPr>
      <w:ins w:id="181" w:author="Перов Дмитрий Александрович" w:date="2021-03-10T10:16:00Z">
        <w:r w:rsidRPr="00EF7869">
          <w:rPr>
            <w:szCs w:val="28"/>
          </w:rPr>
          <w:t xml:space="preserve">Последовательно задавая </w:t>
        </w:r>
      </w:ins>
      <w:ins w:id="182" w:author="Перов Дмитрий Александрович" w:date="2021-03-10T10:17:00Z">
        <w:r>
          <w:rPr>
            <w:szCs w:val="28"/>
          </w:rPr>
          <w:t>напряжения</w:t>
        </w:r>
      </w:ins>
      <w:ins w:id="183" w:author="Перов Дмитрий Александрович" w:date="2021-03-10T10:16:00Z">
        <w:r w:rsidRPr="00EF7869">
          <w:rPr>
            <w:szCs w:val="28"/>
          </w:rPr>
          <w:t xml:space="preserve"> </w:t>
        </w:r>
      </w:ins>
      <w:ins w:id="184" w:author="Перов Дмитрий Александрович" w:date="2021-03-10T10:17:00Z">
        <w:r>
          <w:rPr>
            <w:szCs w:val="28"/>
          </w:rPr>
          <w:t xml:space="preserve">100, 50, 0, </w:t>
        </w:r>
        <w:r>
          <w:rPr>
            <w:szCs w:val="28"/>
          </w:rPr>
          <w:noBreakHyphen/>
          <w:t xml:space="preserve">50, </w:t>
        </w:r>
        <w:r>
          <w:rPr>
            <w:szCs w:val="28"/>
          </w:rPr>
          <w:noBreakHyphen/>
          <w:t>100</w:t>
        </w:r>
      </w:ins>
      <w:ins w:id="185" w:author="Перов Дмитрий Александрович" w:date="2021-03-10T10:16:00Z">
        <w:r w:rsidRPr="00EF7869">
          <w:rPr>
            <w:szCs w:val="28"/>
          </w:rPr>
          <w:t xml:space="preserve"> </w:t>
        </w:r>
      </w:ins>
      <w:ins w:id="186" w:author="Перов Дмитрий Александрович" w:date="2021-03-10T10:17:00Z">
        <w:r>
          <w:rPr>
            <w:szCs w:val="28"/>
          </w:rPr>
          <w:t>Вольт</w:t>
        </w:r>
      </w:ins>
      <w:ins w:id="187" w:author="Перов Дмитрий Александрович" w:date="2021-03-10T10:16:00Z">
        <w:r w:rsidRPr="00EF7869">
          <w:rPr>
            <w:szCs w:val="28"/>
          </w:rPr>
          <w:t xml:space="preserve"> (при необходимости меняя полярность подключения прибора) проверить изменение значения </w:t>
        </w:r>
      </w:ins>
      <w:ins w:id="188" w:author="Перов Дмитрий Александрович" w:date="2021-03-10T10:18:00Z">
        <w:r>
          <w:rPr>
            <w:szCs w:val="28"/>
          </w:rPr>
          <w:t>напряжения защиты</w:t>
        </w:r>
      </w:ins>
      <w:ins w:id="189" w:author="Перов Дмитрий Александрович" w:date="2021-03-10T10:16:00Z">
        <w:r w:rsidRPr="00EF7869">
          <w:rPr>
            <w:szCs w:val="28"/>
          </w:rPr>
          <w:t xml:space="preserve"> в окне браузера в таблице «RS</w:t>
        </w:r>
      </w:ins>
      <w:ins w:id="190" w:author="Перов Дмитрий Александрович" w:date="2021-03-10T10:19:00Z">
        <w:r w:rsidR="00191415">
          <w:rPr>
            <w:szCs w:val="28"/>
          </w:rPr>
          <w:noBreakHyphen/>
        </w:r>
      </w:ins>
      <w:ins w:id="191" w:author="Перов Дмитрий Александрович" w:date="2021-03-10T10:16:00Z">
        <w:r w:rsidRPr="00EF7869">
          <w:rPr>
            <w:szCs w:val="28"/>
          </w:rPr>
          <w:t>485 Modbus RTU» в столбце «Текущие» в строке «</w:t>
        </w:r>
      </w:ins>
      <w:ins w:id="192" w:author="Перов Дмитрий Александрович" w:date="2021-03-10T10:18:00Z">
        <w:r>
          <w:rPr>
            <w:szCs w:val="28"/>
          </w:rPr>
          <w:t>Напряжение</w:t>
        </w:r>
      </w:ins>
      <w:ins w:id="193" w:author="Перов Дмитрий Александрович" w:date="2021-03-10T10:19:00Z">
        <w:r w:rsidR="00A3016D">
          <w:rPr>
            <w:szCs w:val="28"/>
          </w:rPr>
          <w:t> </w:t>
        </w:r>
      </w:ins>
      <w:ins w:id="194" w:author="Перов Дмитрий Александрович" w:date="2021-03-10T10:18:00Z">
        <w:r>
          <w:rPr>
            <w:szCs w:val="28"/>
          </w:rPr>
          <w:t>СКЗ</w:t>
        </w:r>
      </w:ins>
      <w:ins w:id="195" w:author="Перов Дмитрий Александрович" w:date="2021-03-10T10:16:00Z">
        <w:r w:rsidRPr="00EF7869">
          <w:rPr>
            <w:szCs w:val="28"/>
          </w:rPr>
          <w:t>» и зафиксировать значение в соответствующих строках таблицы 4.</w:t>
        </w:r>
      </w:ins>
      <w:ins w:id="196" w:author="Перов Дмитрий Александрович" w:date="2021-03-10T10:18:00Z">
        <w:r>
          <w:rPr>
            <w:szCs w:val="28"/>
          </w:rPr>
          <w:t>10</w:t>
        </w:r>
      </w:ins>
      <w:ins w:id="197" w:author="Перов Дмитрий Александрович" w:date="2021-03-10T10:16:00Z">
        <w:r w:rsidRPr="00EF7869">
          <w:rPr>
            <w:szCs w:val="28"/>
          </w:rPr>
          <w:t>.3 Протокола испытаний.</w:t>
        </w:r>
      </w:ins>
    </w:p>
    <w:p w14:paraId="1A9B44CD" w14:textId="0A66D6B3" w:rsidR="00E92F7E" w:rsidDel="00EF7869" w:rsidRDefault="00E92F7E" w:rsidP="006C26E1">
      <w:pPr>
        <w:pStyle w:val="af6"/>
        <w:numPr>
          <w:ilvl w:val="0"/>
          <w:numId w:val="31"/>
        </w:numPr>
        <w:tabs>
          <w:tab w:val="left" w:pos="567"/>
        </w:tabs>
        <w:ind w:left="567" w:hanging="425"/>
        <w:jc w:val="both"/>
        <w:rPr>
          <w:del w:id="198" w:author="Перов Дмитрий Александрович" w:date="2021-03-10T10:16:00Z"/>
          <w:szCs w:val="28"/>
        </w:rPr>
      </w:pPr>
      <w:del w:id="199" w:author="Перов Дмитрий Александрович" w:date="2021-03-10T10:16:00Z">
        <w:r w:rsidDel="00EF7869">
          <w:rPr>
            <w:szCs w:val="28"/>
          </w:rPr>
          <w:delText>Задать напряжение на выходе калибратора равным 0 </w:delText>
        </w:r>
        <w:r w:rsidR="00FA0323" w:rsidDel="00EF7869">
          <w:rPr>
            <w:szCs w:val="28"/>
          </w:rPr>
          <w:delText>Вольт</w:delText>
        </w:r>
        <w:r w:rsidDel="00EF7869">
          <w:rPr>
            <w:szCs w:val="28"/>
          </w:rPr>
          <w:delText>.</w:delText>
        </w:r>
      </w:del>
    </w:p>
    <w:p w14:paraId="51AB241B" w14:textId="7D6D3CDB" w:rsidR="00E92F7E" w:rsidDel="00021DE3" w:rsidRDefault="00E92F7E" w:rsidP="006C26E1">
      <w:pPr>
        <w:pStyle w:val="af6"/>
        <w:numPr>
          <w:ilvl w:val="0"/>
          <w:numId w:val="31"/>
        </w:numPr>
        <w:tabs>
          <w:tab w:val="left" w:pos="567"/>
        </w:tabs>
        <w:ind w:left="567" w:hanging="425"/>
        <w:jc w:val="both"/>
        <w:rPr>
          <w:del w:id="200" w:author="Перов Дмитрий Александрович" w:date="2021-03-10T10:18:00Z"/>
          <w:szCs w:val="28"/>
        </w:rPr>
      </w:pPr>
      <w:del w:id="201" w:author="Перов Дмитрий Александрович" w:date="2021-03-10T10:18:00Z">
        <w:r w:rsidDel="00021DE3">
          <w:rPr>
            <w:szCs w:val="28"/>
          </w:rPr>
          <w:delText xml:space="preserve">Проверить наличие значения </w:delText>
        </w:r>
        <w:r w:rsidR="00312D6E" w:rsidDel="00021DE3">
          <w:rPr>
            <w:szCs w:val="28"/>
          </w:rPr>
          <w:delText>напряжения защиты</w:delText>
        </w:r>
        <w:r w:rsidDel="00021DE3">
          <w:rPr>
            <w:szCs w:val="28"/>
          </w:rPr>
          <w:delText xml:space="preserve"> в окне браузера в таблице «</w:delText>
        </w:r>
        <w:r w:rsidR="00B46862" w:rsidDel="00021DE3">
          <w:rPr>
            <w:szCs w:val="28"/>
            <w:lang w:val="en-US"/>
          </w:rPr>
          <w:delText>RS</w:delText>
        </w:r>
        <w:r w:rsidR="00B46862" w:rsidRPr="00B46862" w:rsidDel="00021DE3">
          <w:rPr>
            <w:szCs w:val="28"/>
          </w:rPr>
          <w:delText>-485</w:delText>
        </w:r>
        <w:r w:rsidRPr="000C4B91" w:rsidDel="00021DE3">
          <w:rPr>
            <w:szCs w:val="28"/>
          </w:rPr>
          <w:delText xml:space="preserve"> </w:delText>
        </w:r>
        <w:r w:rsidDel="00021DE3">
          <w:rPr>
            <w:szCs w:val="28"/>
            <w:lang w:val="en-US"/>
          </w:rPr>
          <w:delText>Modbus</w:delText>
        </w:r>
        <w:r w:rsidRPr="000C4B91" w:rsidDel="00021DE3">
          <w:rPr>
            <w:szCs w:val="28"/>
          </w:rPr>
          <w:delText xml:space="preserve"> </w:delText>
        </w:r>
        <w:r w:rsidDel="00021DE3">
          <w:rPr>
            <w:szCs w:val="28"/>
            <w:lang w:val="en-US"/>
          </w:rPr>
          <w:delText>RTU</w:delText>
        </w:r>
        <w:r w:rsidDel="00021DE3">
          <w:rPr>
            <w:szCs w:val="28"/>
          </w:rPr>
          <w:delText>»</w:delText>
        </w:r>
        <w:r w:rsidRPr="000C4B91" w:rsidDel="00021DE3">
          <w:rPr>
            <w:szCs w:val="28"/>
          </w:rPr>
          <w:delText xml:space="preserve"> </w:delText>
        </w:r>
        <w:r w:rsidDel="00021DE3">
          <w:rPr>
            <w:szCs w:val="28"/>
          </w:rPr>
          <w:delText>в столбце «Текущие» в строке «</w:delText>
        </w:r>
        <w:r w:rsidR="00312D6E" w:rsidDel="00021DE3">
          <w:rPr>
            <w:szCs w:val="28"/>
          </w:rPr>
          <w:delText>Напряжение СКЗ</w:delText>
        </w:r>
        <w:r w:rsidDel="00021DE3">
          <w:rPr>
            <w:szCs w:val="28"/>
          </w:rPr>
          <w:delText xml:space="preserve">». </w:delText>
        </w:r>
      </w:del>
    </w:p>
    <w:p w14:paraId="2D9507C6" w14:textId="4AA2EAF2" w:rsidR="00E92F7E" w:rsidDel="00021DE3" w:rsidRDefault="00E92F7E" w:rsidP="006C26E1">
      <w:pPr>
        <w:pStyle w:val="af6"/>
        <w:numPr>
          <w:ilvl w:val="0"/>
          <w:numId w:val="31"/>
        </w:numPr>
        <w:tabs>
          <w:tab w:val="left" w:pos="567"/>
        </w:tabs>
        <w:ind w:left="567" w:hanging="425"/>
        <w:jc w:val="both"/>
        <w:rPr>
          <w:del w:id="202" w:author="Перов Дмитрий Александрович" w:date="2021-03-10T10:18:00Z"/>
          <w:szCs w:val="28"/>
        </w:rPr>
      </w:pPr>
      <w:del w:id="203" w:author="Перов Дмитрий Александрович" w:date="2021-03-10T10:18:00Z">
        <w:r w:rsidDel="00021DE3">
          <w:rPr>
            <w:szCs w:val="28"/>
          </w:rPr>
          <w:delText xml:space="preserve">Зафиксировать значение </w:delText>
        </w:r>
        <w:r w:rsidR="006D3872" w:rsidDel="00021DE3">
          <w:rPr>
            <w:szCs w:val="28"/>
          </w:rPr>
          <w:delText>напряжения защиты</w:delText>
        </w:r>
        <w:r w:rsidDel="00021DE3">
          <w:rPr>
            <w:szCs w:val="28"/>
          </w:rPr>
          <w:delText>,</w:delText>
        </w:r>
        <w:r w:rsidRPr="00CE6246" w:rsidDel="00021DE3">
          <w:delText xml:space="preserve"> </w:delText>
        </w:r>
        <w:r w:rsidDel="00021DE3">
          <w:delText>соответствующее напряжению задания 0</w:delText>
        </w:r>
        <w:r w:rsidR="009C0413" w:rsidDel="00021DE3">
          <w:delText xml:space="preserve"> </w:delText>
        </w:r>
        <w:r w:rsidR="009C0413" w:rsidDel="00021DE3">
          <w:rPr>
            <w:szCs w:val="28"/>
          </w:rPr>
          <w:delText>Вольт</w:delText>
        </w:r>
        <w:r w:rsidDel="00021DE3">
          <w:rPr>
            <w:szCs w:val="28"/>
          </w:rPr>
          <w:delText xml:space="preserve">, в </w:delText>
        </w:r>
        <w:r w:rsidDel="00021DE3">
          <w:rPr>
            <w:color w:val="FF0000"/>
            <w:szCs w:val="28"/>
          </w:rPr>
          <w:delText xml:space="preserve">таблице </w:delText>
        </w:r>
        <w:r w:rsidRPr="008A4B6B" w:rsidDel="00021DE3">
          <w:rPr>
            <w:color w:val="FF0000"/>
          </w:rPr>
          <w:delText>Протокол</w:delText>
        </w:r>
        <w:r w:rsidDel="00021DE3">
          <w:rPr>
            <w:color w:val="FF0000"/>
          </w:rPr>
          <w:delText>а</w:delText>
        </w:r>
        <w:r w:rsidRPr="008A4B6B" w:rsidDel="00021DE3">
          <w:rPr>
            <w:color w:val="FF0000"/>
          </w:rPr>
          <w:delText xml:space="preserve"> испытаний</w:delText>
        </w:r>
        <w:r w:rsidDel="00021DE3">
          <w:rPr>
            <w:color w:val="FF0000"/>
          </w:rPr>
          <w:delText>.</w:delText>
        </w:r>
      </w:del>
    </w:p>
    <w:p w14:paraId="4957FE90" w14:textId="4DD2563E" w:rsidR="00E92F7E" w:rsidDel="00021DE3" w:rsidRDefault="00E92F7E" w:rsidP="006C26E1">
      <w:pPr>
        <w:pStyle w:val="af6"/>
        <w:numPr>
          <w:ilvl w:val="0"/>
          <w:numId w:val="31"/>
        </w:numPr>
        <w:tabs>
          <w:tab w:val="left" w:pos="567"/>
        </w:tabs>
        <w:ind w:left="567" w:hanging="425"/>
        <w:jc w:val="both"/>
        <w:rPr>
          <w:del w:id="204" w:author="Перов Дмитрий Александрович" w:date="2021-03-10T10:18:00Z"/>
          <w:szCs w:val="28"/>
        </w:rPr>
      </w:pPr>
      <w:del w:id="205" w:author="Перов Дмитрий Александрович" w:date="2021-03-10T10:18:00Z">
        <w:r w:rsidDel="00021DE3">
          <w:rPr>
            <w:szCs w:val="28"/>
          </w:rPr>
          <w:delText xml:space="preserve">Задать напряжение на выходе калибратора равным </w:delText>
        </w:r>
        <w:r w:rsidR="0053242C" w:rsidDel="00021DE3">
          <w:rPr>
            <w:szCs w:val="28"/>
          </w:rPr>
          <w:delText>3</w:delText>
        </w:r>
        <w:r w:rsidDel="00021DE3">
          <w:rPr>
            <w:szCs w:val="28"/>
          </w:rPr>
          <w:delText>0 Вольт.</w:delText>
        </w:r>
      </w:del>
    </w:p>
    <w:p w14:paraId="4FCDA6AA" w14:textId="4BD3EE04" w:rsidR="00E92F7E" w:rsidDel="00021DE3" w:rsidRDefault="00E92F7E" w:rsidP="006C26E1">
      <w:pPr>
        <w:pStyle w:val="af6"/>
        <w:numPr>
          <w:ilvl w:val="0"/>
          <w:numId w:val="31"/>
        </w:numPr>
        <w:tabs>
          <w:tab w:val="left" w:pos="567"/>
        </w:tabs>
        <w:ind w:left="567" w:hanging="425"/>
        <w:jc w:val="both"/>
        <w:rPr>
          <w:del w:id="206" w:author="Перов Дмитрий Александрович" w:date="2021-03-10T10:18:00Z"/>
          <w:szCs w:val="28"/>
        </w:rPr>
      </w:pPr>
      <w:del w:id="207" w:author="Перов Дмитрий Александрович" w:date="2021-03-10T10:18:00Z">
        <w:r w:rsidDel="00021DE3">
          <w:rPr>
            <w:szCs w:val="28"/>
          </w:rPr>
          <w:delText xml:space="preserve">Проверить изменение значения </w:delText>
        </w:r>
        <w:r w:rsidR="00AB37D1" w:rsidDel="00021DE3">
          <w:rPr>
            <w:szCs w:val="28"/>
          </w:rPr>
          <w:delText xml:space="preserve">напряжения защиты </w:delText>
        </w:r>
        <w:r w:rsidDel="00021DE3">
          <w:rPr>
            <w:szCs w:val="28"/>
          </w:rPr>
          <w:delText>в окне браузера в таблице «</w:delText>
        </w:r>
        <w:r w:rsidR="00B46862" w:rsidDel="00021DE3">
          <w:rPr>
            <w:szCs w:val="28"/>
            <w:lang w:val="en-US"/>
          </w:rPr>
          <w:delText>RS</w:delText>
        </w:r>
        <w:r w:rsidR="00B46862" w:rsidRPr="00B46862" w:rsidDel="00021DE3">
          <w:rPr>
            <w:szCs w:val="28"/>
          </w:rPr>
          <w:delText>-485</w:delText>
        </w:r>
        <w:r w:rsidRPr="000C4B91" w:rsidDel="00021DE3">
          <w:rPr>
            <w:szCs w:val="28"/>
          </w:rPr>
          <w:delText xml:space="preserve"> </w:delText>
        </w:r>
        <w:r w:rsidDel="00021DE3">
          <w:rPr>
            <w:szCs w:val="28"/>
            <w:lang w:val="en-US"/>
          </w:rPr>
          <w:delText>Modbus</w:delText>
        </w:r>
        <w:r w:rsidRPr="000C4B91" w:rsidDel="00021DE3">
          <w:rPr>
            <w:szCs w:val="28"/>
          </w:rPr>
          <w:delText xml:space="preserve"> </w:delText>
        </w:r>
        <w:r w:rsidDel="00021DE3">
          <w:rPr>
            <w:szCs w:val="28"/>
            <w:lang w:val="en-US"/>
          </w:rPr>
          <w:delText>RTU</w:delText>
        </w:r>
        <w:r w:rsidDel="00021DE3">
          <w:rPr>
            <w:szCs w:val="28"/>
          </w:rPr>
          <w:delText>»</w:delText>
        </w:r>
        <w:r w:rsidRPr="000C4B91" w:rsidDel="00021DE3">
          <w:rPr>
            <w:szCs w:val="28"/>
          </w:rPr>
          <w:delText xml:space="preserve"> </w:delText>
        </w:r>
        <w:r w:rsidDel="00021DE3">
          <w:rPr>
            <w:szCs w:val="28"/>
          </w:rPr>
          <w:delText>в столбце «Текущие» в строке «</w:delText>
        </w:r>
        <w:r w:rsidR="003F5AC8" w:rsidDel="00021DE3">
          <w:rPr>
            <w:szCs w:val="28"/>
          </w:rPr>
          <w:delText>Напряжение СКЗ</w:delText>
        </w:r>
        <w:r w:rsidDel="00021DE3">
          <w:rPr>
            <w:szCs w:val="28"/>
          </w:rPr>
          <w:delText>».</w:delText>
        </w:r>
      </w:del>
    </w:p>
    <w:p w14:paraId="1F7FA51F" w14:textId="5275E8BB" w:rsidR="00E92F7E" w:rsidRPr="00E65278" w:rsidDel="00021DE3" w:rsidRDefault="00E92F7E" w:rsidP="006C26E1">
      <w:pPr>
        <w:pStyle w:val="af6"/>
        <w:numPr>
          <w:ilvl w:val="0"/>
          <w:numId w:val="31"/>
        </w:numPr>
        <w:tabs>
          <w:tab w:val="left" w:pos="567"/>
        </w:tabs>
        <w:ind w:left="567" w:hanging="425"/>
        <w:jc w:val="both"/>
        <w:rPr>
          <w:del w:id="208" w:author="Перов Дмитрий Александрович" w:date="2021-03-10T10:18:00Z"/>
          <w:szCs w:val="28"/>
        </w:rPr>
      </w:pPr>
      <w:del w:id="209" w:author="Перов Дмитрий Александрович" w:date="2021-03-10T10:18:00Z">
        <w:r w:rsidDel="00021DE3">
          <w:rPr>
            <w:szCs w:val="28"/>
          </w:rPr>
          <w:delText xml:space="preserve">Зафиксировать значение </w:delText>
        </w:r>
        <w:r w:rsidR="00F73DC1" w:rsidDel="00021DE3">
          <w:rPr>
            <w:szCs w:val="28"/>
          </w:rPr>
          <w:delText>напряжения защиты</w:delText>
        </w:r>
        <w:r w:rsidDel="00021DE3">
          <w:rPr>
            <w:szCs w:val="28"/>
          </w:rPr>
          <w:delText>,</w:delText>
        </w:r>
        <w:r w:rsidRPr="00CE6246" w:rsidDel="00021DE3">
          <w:delText xml:space="preserve"> </w:delText>
        </w:r>
        <w:r w:rsidDel="00021DE3">
          <w:delText xml:space="preserve">соответствующее напряжению задания </w:delText>
        </w:r>
        <w:r w:rsidR="007156A1" w:rsidDel="00021DE3">
          <w:delText>3</w:delText>
        </w:r>
        <w:r w:rsidDel="00021DE3">
          <w:delText>0 В</w:delText>
        </w:r>
        <w:r w:rsidR="007156A1" w:rsidDel="00021DE3">
          <w:delText>ольт</w:delText>
        </w:r>
        <w:r w:rsidDel="00021DE3">
          <w:rPr>
            <w:szCs w:val="28"/>
          </w:rPr>
          <w:delText xml:space="preserve">, в </w:delText>
        </w:r>
        <w:r w:rsidDel="00021DE3">
          <w:rPr>
            <w:color w:val="FF0000"/>
            <w:szCs w:val="28"/>
          </w:rPr>
          <w:delText xml:space="preserve">таблице </w:delText>
        </w:r>
        <w:r w:rsidRPr="008A4B6B" w:rsidDel="00021DE3">
          <w:rPr>
            <w:color w:val="FF0000"/>
          </w:rPr>
          <w:delText>Протокол</w:delText>
        </w:r>
        <w:r w:rsidDel="00021DE3">
          <w:rPr>
            <w:color w:val="FF0000"/>
          </w:rPr>
          <w:delText>а</w:delText>
        </w:r>
        <w:r w:rsidRPr="008A4B6B" w:rsidDel="00021DE3">
          <w:rPr>
            <w:color w:val="FF0000"/>
          </w:rPr>
          <w:delText xml:space="preserve"> испытаний</w:delText>
        </w:r>
        <w:r w:rsidDel="00021DE3">
          <w:rPr>
            <w:color w:val="FF0000"/>
          </w:rPr>
          <w:delText>.</w:delText>
        </w:r>
      </w:del>
    </w:p>
    <w:p w14:paraId="1BA244B4" w14:textId="203FC697" w:rsidR="00E65278" w:rsidRDefault="00E65278" w:rsidP="006C26E1">
      <w:pPr>
        <w:pStyle w:val="af6"/>
        <w:numPr>
          <w:ilvl w:val="0"/>
          <w:numId w:val="31"/>
        </w:numPr>
        <w:tabs>
          <w:tab w:val="left" w:pos="567"/>
        </w:tabs>
        <w:ind w:left="567" w:hanging="425"/>
        <w:jc w:val="both"/>
        <w:rPr>
          <w:szCs w:val="28"/>
        </w:rPr>
      </w:pPr>
      <w:r w:rsidRPr="00E65278">
        <w:rPr>
          <w:szCs w:val="28"/>
        </w:rPr>
        <w:t>По введенным табличным данным автоматически будет произведен расчет погрешности измерения канала по формуле:</w:t>
      </w:r>
    </w:p>
    <w:p w14:paraId="686429A8" w14:textId="6A0B276D" w:rsidR="00E65278" w:rsidRPr="00E65278" w:rsidRDefault="00E65278" w:rsidP="00E65278">
      <w:pPr>
        <w:tabs>
          <w:tab w:val="left" w:pos="567"/>
        </w:tabs>
        <w:jc w:val="center"/>
        <w:rPr>
          <w:szCs w:val="28"/>
        </w:rPr>
      </w:pPr>
      <w:bookmarkStart w:id="210" w:name="_Hlk50461179"/>
      <w:r w:rsidRPr="00E65278">
        <w:rPr>
          <w:i/>
          <w:iCs/>
          <w:szCs w:val="28"/>
        </w:rPr>
        <w:t>δ</w:t>
      </w:r>
      <w:r>
        <w:rPr>
          <w:i/>
          <w:iCs/>
          <w:szCs w:val="28"/>
          <w:lang w:val="en-US"/>
        </w:rPr>
        <w:t>U</w:t>
      </w:r>
      <w:r>
        <w:rPr>
          <w:i/>
          <w:iCs/>
          <w:szCs w:val="28"/>
          <w:vertAlign w:val="subscript"/>
        </w:rPr>
        <w:t>защ</w:t>
      </w:r>
      <w:r w:rsidRPr="00E65278">
        <w:rPr>
          <w:i/>
          <w:iCs/>
          <w:szCs w:val="28"/>
          <w:vertAlign w:val="subscript"/>
        </w:rPr>
        <w:t xml:space="preserve">. </w:t>
      </w:r>
      <w:r w:rsidRPr="00E65278">
        <w:rPr>
          <w:i/>
          <w:iCs/>
          <w:szCs w:val="28"/>
        </w:rPr>
        <w:t>= (</w:t>
      </w:r>
      <w:r>
        <w:rPr>
          <w:i/>
          <w:iCs/>
          <w:szCs w:val="28"/>
          <w:lang w:val="en-US"/>
        </w:rPr>
        <w:t>U</w:t>
      </w:r>
      <w:r>
        <w:rPr>
          <w:i/>
          <w:iCs/>
          <w:szCs w:val="28"/>
          <w:vertAlign w:val="subscript"/>
        </w:rPr>
        <w:t>защ</w:t>
      </w:r>
      <w:r w:rsidRPr="00E65278">
        <w:rPr>
          <w:i/>
          <w:iCs/>
          <w:szCs w:val="28"/>
          <w:vertAlign w:val="subscript"/>
        </w:rPr>
        <w:t>.изм.</w:t>
      </w:r>
      <w:r w:rsidRPr="00E65278">
        <w:rPr>
          <w:i/>
          <w:iCs/>
          <w:szCs w:val="28"/>
        </w:rPr>
        <w:t xml:space="preserve"> – </w:t>
      </w:r>
      <w:r>
        <w:rPr>
          <w:i/>
          <w:iCs/>
          <w:szCs w:val="28"/>
          <w:lang w:val="en-US"/>
        </w:rPr>
        <w:t>U</w:t>
      </w:r>
      <w:r>
        <w:rPr>
          <w:i/>
          <w:iCs/>
          <w:szCs w:val="28"/>
          <w:vertAlign w:val="subscript"/>
        </w:rPr>
        <w:t>защ</w:t>
      </w:r>
      <w:r w:rsidRPr="00E65278">
        <w:rPr>
          <w:i/>
          <w:iCs/>
          <w:szCs w:val="28"/>
          <w:vertAlign w:val="subscript"/>
        </w:rPr>
        <w:t>.факт.</w:t>
      </w:r>
      <w:r w:rsidRPr="00E65278">
        <w:rPr>
          <w:i/>
          <w:iCs/>
          <w:szCs w:val="28"/>
        </w:rPr>
        <w:t xml:space="preserve">) ⁄ </w:t>
      </w:r>
      <w:r>
        <w:rPr>
          <w:i/>
          <w:iCs/>
          <w:szCs w:val="28"/>
          <w:lang w:val="en-US"/>
        </w:rPr>
        <w:t>U</w:t>
      </w:r>
      <w:r>
        <w:rPr>
          <w:i/>
          <w:iCs/>
          <w:szCs w:val="28"/>
          <w:vertAlign w:val="subscript"/>
        </w:rPr>
        <w:t>защ</w:t>
      </w:r>
      <w:r w:rsidRPr="00E65278">
        <w:rPr>
          <w:i/>
          <w:iCs/>
          <w:szCs w:val="28"/>
          <w:vertAlign w:val="subscript"/>
        </w:rPr>
        <w:t>.факт</w:t>
      </w:r>
      <w:r w:rsidR="00822231">
        <w:rPr>
          <w:i/>
          <w:iCs/>
          <w:szCs w:val="28"/>
          <w:vertAlign w:val="subscript"/>
        </w:rPr>
        <w:t>.</w:t>
      </w:r>
    </w:p>
    <w:p w14:paraId="7EEE562C" w14:textId="08AF22D1" w:rsidR="00E92F7E" w:rsidDel="00696A4B" w:rsidRDefault="00E92F7E" w:rsidP="006C26E1">
      <w:pPr>
        <w:pStyle w:val="af6"/>
        <w:tabs>
          <w:tab w:val="left" w:pos="567"/>
        </w:tabs>
        <w:spacing w:before="120"/>
        <w:ind w:left="0" w:firstLine="426"/>
        <w:jc w:val="both"/>
        <w:rPr>
          <w:del w:id="211" w:author="Перов Дмитрий Александрович" w:date="2021-03-10T10:19:00Z"/>
        </w:rPr>
      </w:pPr>
      <w:r w:rsidRPr="001D08FE">
        <w:t xml:space="preserve">Плата считается выдержавшей испытание, если рассчитанные в таблице Протокола испытаний погрешности измерения </w:t>
      </w:r>
      <w:r w:rsidR="00372673">
        <w:rPr>
          <w:szCs w:val="28"/>
        </w:rPr>
        <w:t>напряжения защиты</w:t>
      </w:r>
      <w:r w:rsidR="00372673" w:rsidRPr="001D08FE">
        <w:t xml:space="preserve"> </w:t>
      </w:r>
      <w:r w:rsidRPr="001D08FE">
        <w:t>не</w:t>
      </w:r>
      <w:r w:rsidR="00F5216D">
        <w:t> </w:t>
      </w:r>
      <w:r w:rsidRPr="001D08FE">
        <w:t xml:space="preserve">превышают значений, определенных в разделе </w:t>
      </w:r>
      <w:r w:rsidR="004A3141">
        <w:t>3</w:t>
      </w:r>
      <w:r w:rsidRPr="001D08FE">
        <w:t xml:space="preserve"> Таблицы 4.1.</w:t>
      </w:r>
    </w:p>
    <w:bookmarkEnd w:id="210"/>
    <w:p w14:paraId="7C012048" w14:textId="77777777" w:rsidR="00696A4B" w:rsidRDefault="00696A4B" w:rsidP="00696A4B">
      <w:pPr>
        <w:pStyle w:val="af6"/>
        <w:tabs>
          <w:tab w:val="left" w:pos="567"/>
        </w:tabs>
        <w:spacing w:before="120"/>
        <w:ind w:left="0" w:firstLine="426"/>
        <w:jc w:val="both"/>
        <w:rPr>
          <w:ins w:id="212" w:author="Перов Дмитрий Александрович" w:date="2021-03-10T10:19:00Z"/>
        </w:rPr>
      </w:pPr>
    </w:p>
    <w:p w14:paraId="78C8F78B" w14:textId="52405394" w:rsidR="00D2415E" w:rsidRDefault="00D2415E">
      <w:pPr>
        <w:pStyle w:val="af6"/>
        <w:tabs>
          <w:tab w:val="left" w:pos="567"/>
        </w:tabs>
        <w:spacing w:before="120"/>
        <w:ind w:left="0" w:firstLine="426"/>
        <w:jc w:val="both"/>
        <w:pPrChange w:id="213" w:author="Перов Дмитрий Александрович" w:date="2021-03-10T10:19:00Z">
          <w:pPr>
            <w:spacing w:line="240" w:lineRule="auto"/>
          </w:pPr>
        </w:pPrChange>
      </w:pPr>
      <w:del w:id="214" w:author="Перов Дмитрий Александрович" w:date="2021-03-10T10:19:00Z">
        <w:r w:rsidDel="00696A4B">
          <w:br w:type="page"/>
        </w:r>
      </w:del>
    </w:p>
    <w:p w14:paraId="76C1525C" w14:textId="0ECE7ACB" w:rsidR="004A3141" w:rsidRPr="00F1302E" w:rsidRDefault="00484896" w:rsidP="005B4732">
      <w:pPr>
        <w:pStyle w:val="af6"/>
        <w:numPr>
          <w:ilvl w:val="0"/>
          <w:numId w:val="13"/>
        </w:numPr>
        <w:tabs>
          <w:tab w:val="left" w:pos="993"/>
        </w:tabs>
        <w:spacing w:before="120"/>
        <w:ind w:left="0" w:firstLine="284"/>
        <w:jc w:val="both"/>
        <w:rPr>
          <w:b/>
          <w:bCs/>
        </w:rPr>
      </w:pPr>
      <w:r w:rsidRPr="00F1302E">
        <w:rPr>
          <w:b/>
          <w:bCs/>
        </w:rPr>
        <w:t>Проверка</w:t>
      </w:r>
      <w:r w:rsidR="009A786C" w:rsidRPr="00F1302E">
        <w:rPr>
          <w:b/>
          <w:bCs/>
        </w:rPr>
        <w:t xml:space="preserve"> точности канала измерителя напряжения </w:t>
      </w:r>
      <w:r w:rsidR="009A786C" w:rsidRPr="00F1302E">
        <w:rPr>
          <w:b/>
          <w:bCs/>
          <w:lang w:val="en-US"/>
        </w:rPr>
        <w:t>AC</w:t>
      </w:r>
      <w:r w:rsidR="009A786C" w:rsidRPr="00F1302E">
        <w:rPr>
          <w:b/>
          <w:bCs/>
        </w:rPr>
        <w:t xml:space="preserve"> 230 В</w:t>
      </w:r>
      <w:r w:rsidR="00F1302E" w:rsidRPr="00F1302E">
        <w:rPr>
          <w:b/>
          <w:bCs/>
        </w:rPr>
        <w:t>.</w:t>
      </w:r>
    </w:p>
    <w:p w14:paraId="550D45C2" w14:textId="77777777" w:rsidR="00484896" w:rsidRPr="000C4B91" w:rsidRDefault="00484896" w:rsidP="006C26E1">
      <w:pPr>
        <w:tabs>
          <w:tab w:val="left" w:pos="567"/>
        </w:tabs>
        <w:spacing w:before="240"/>
        <w:jc w:val="both"/>
      </w:pPr>
      <w:r w:rsidRPr="000C4B91">
        <w:t>Испытание проводят в следующей последовательности:</w:t>
      </w:r>
    </w:p>
    <w:p w14:paraId="2D71B962" w14:textId="498EBCE3" w:rsidR="00A17157" w:rsidRDefault="00A17157" w:rsidP="006C26E1">
      <w:pPr>
        <w:pStyle w:val="af6"/>
        <w:numPr>
          <w:ilvl w:val="0"/>
          <w:numId w:val="32"/>
        </w:numPr>
        <w:tabs>
          <w:tab w:val="left" w:pos="567"/>
        </w:tabs>
        <w:ind w:left="567" w:hanging="425"/>
        <w:jc w:val="both"/>
        <w:rPr>
          <w:ins w:id="215" w:author="Перов Дмитрий Александрович" w:date="2021-03-10T10:21:00Z"/>
          <w:szCs w:val="28"/>
        </w:rPr>
      </w:pPr>
      <w:ins w:id="216" w:author="Перов Дмитрий Александрович" w:date="2021-03-10T10:20:00Z">
        <w:r>
          <w:rPr>
            <w:szCs w:val="28"/>
          </w:rPr>
          <w:t xml:space="preserve">Подключить вход </w:t>
        </w:r>
      </w:ins>
      <w:ins w:id="217" w:author="Перов Дмитрий Александрович" w:date="2021-03-10T10:21:00Z">
        <w:r>
          <w:rPr>
            <w:szCs w:val="28"/>
          </w:rPr>
          <w:t xml:space="preserve">автоматического выключателя </w:t>
        </w:r>
        <w:r>
          <w:rPr>
            <w:szCs w:val="28"/>
            <w:lang w:val="en-US"/>
          </w:rPr>
          <w:t>QF</w:t>
        </w:r>
        <w:r w:rsidRPr="00804E15">
          <w:rPr>
            <w:szCs w:val="28"/>
          </w:rPr>
          <w:t>1</w:t>
        </w:r>
        <w:r>
          <w:rPr>
            <w:szCs w:val="28"/>
          </w:rPr>
          <w:t xml:space="preserve"> канала </w:t>
        </w:r>
      </w:ins>
      <w:ins w:id="218" w:author="Перов Дмитрий Александрович" w:date="2021-03-10T10:20:00Z">
        <w:r>
          <w:rPr>
            <w:szCs w:val="28"/>
          </w:rPr>
          <w:t xml:space="preserve">измерения напряжения питания к </w:t>
        </w:r>
      </w:ins>
      <w:ins w:id="219" w:author="Перов Дмитрий Александрович" w:date="2021-03-10T10:21:00Z">
        <w:r>
          <w:rPr>
            <w:szCs w:val="28"/>
          </w:rPr>
          <w:t>ЛАТР.</w:t>
        </w:r>
      </w:ins>
    </w:p>
    <w:p w14:paraId="7939FA8A" w14:textId="0F78EEE6" w:rsidR="00484896" w:rsidRDefault="00484896" w:rsidP="006C26E1">
      <w:pPr>
        <w:pStyle w:val="af6"/>
        <w:numPr>
          <w:ilvl w:val="0"/>
          <w:numId w:val="32"/>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78A599A7" w14:textId="0E37C2DF" w:rsidR="00484896" w:rsidDel="0055562F" w:rsidRDefault="00C04901" w:rsidP="0055562F">
      <w:pPr>
        <w:pStyle w:val="af6"/>
        <w:numPr>
          <w:ilvl w:val="0"/>
          <w:numId w:val="32"/>
        </w:numPr>
        <w:tabs>
          <w:tab w:val="left" w:pos="567"/>
        </w:tabs>
        <w:ind w:left="567" w:hanging="425"/>
        <w:jc w:val="both"/>
        <w:rPr>
          <w:del w:id="220" w:author="Перов Дмитрий Александрович" w:date="2021-03-10T10:28:00Z"/>
          <w:szCs w:val="28"/>
        </w:rPr>
      </w:pPr>
      <w:r>
        <w:rPr>
          <w:szCs w:val="28"/>
        </w:rPr>
        <w:t xml:space="preserve">Замкнуть автоматический выключатель </w:t>
      </w:r>
      <w:r>
        <w:rPr>
          <w:szCs w:val="28"/>
          <w:lang w:val="en-US"/>
        </w:rPr>
        <w:t>QF</w:t>
      </w:r>
      <w:r w:rsidRPr="00804E15">
        <w:rPr>
          <w:szCs w:val="28"/>
        </w:rPr>
        <w:t>1</w:t>
      </w:r>
      <w:r>
        <w:rPr>
          <w:szCs w:val="28"/>
        </w:rPr>
        <w:t xml:space="preserve">, подав напряжение </w:t>
      </w:r>
      <w:del w:id="221" w:author="Перов Дмитрий Александрович" w:date="2021-03-10T10:28:00Z">
        <w:r w:rsidDel="006B3F5F">
          <w:rPr>
            <w:szCs w:val="28"/>
          </w:rPr>
          <w:delText xml:space="preserve">сети 230 Вольт </w:delText>
        </w:r>
      </w:del>
      <w:ins w:id="222" w:author="Перов Дмитрий Александрович" w:date="2021-03-10T10:28:00Z">
        <w:r w:rsidR="006B3F5F">
          <w:rPr>
            <w:szCs w:val="28"/>
          </w:rPr>
          <w:t xml:space="preserve">с ЛАТР </w:t>
        </w:r>
      </w:ins>
      <w:r>
        <w:rPr>
          <w:szCs w:val="28"/>
        </w:rPr>
        <w:t>на вход канала измерения</w:t>
      </w:r>
      <w:r w:rsidR="00484896">
        <w:rPr>
          <w:szCs w:val="28"/>
        </w:rPr>
        <w:t>.</w:t>
      </w:r>
    </w:p>
    <w:p w14:paraId="0C3B9C3D" w14:textId="77777777" w:rsidR="0055562F" w:rsidRDefault="0055562F" w:rsidP="006C26E1">
      <w:pPr>
        <w:pStyle w:val="af6"/>
        <w:numPr>
          <w:ilvl w:val="0"/>
          <w:numId w:val="32"/>
        </w:numPr>
        <w:tabs>
          <w:tab w:val="left" w:pos="567"/>
        </w:tabs>
        <w:ind w:left="567" w:hanging="425"/>
        <w:jc w:val="both"/>
        <w:rPr>
          <w:ins w:id="223" w:author="Перов Дмитрий Александрович" w:date="2021-03-10T10:28:00Z"/>
          <w:szCs w:val="28"/>
        </w:rPr>
      </w:pPr>
    </w:p>
    <w:p w14:paraId="31D05179" w14:textId="27911BE1" w:rsidR="0055562F" w:rsidRPr="0055562F" w:rsidRDefault="0055562F">
      <w:pPr>
        <w:pStyle w:val="af6"/>
        <w:numPr>
          <w:ilvl w:val="0"/>
          <w:numId w:val="32"/>
        </w:numPr>
        <w:tabs>
          <w:tab w:val="left" w:pos="567"/>
        </w:tabs>
        <w:ind w:left="567" w:hanging="425"/>
        <w:jc w:val="both"/>
        <w:rPr>
          <w:ins w:id="224" w:author="Перов Дмитрий Александрович" w:date="2021-03-10T10:28:00Z"/>
          <w:szCs w:val="28"/>
        </w:rPr>
        <w:pPrChange w:id="225" w:author="Перов Дмитрий Александрович" w:date="2021-03-10T10:28:00Z">
          <w:pPr>
            <w:pStyle w:val="af6"/>
            <w:numPr>
              <w:numId w:val="32"/>
            </w:numPr>
            <w:tabs>
              <w:tab w:val="left" w:pos="567"/>
            </w:tabs>
            <w:ind w:left="1004" w:hanging="360"/>
            <w:jc w:val="both"/>
          </w:pPr>
        </w:pPrChange>
      </w:pPr>
      <w:ins w:id="226" w:author="Перов Дмитрий Александрович" w:date="2021-03-10T10:28:00Z">
        <w:r w:rsidRPr="0055562F">
          <w:rPr>
            <w:szCs w:val="28"/>
          </w:rPr>
          <w:t xml:space="preserve">Последовательно задавая напряжения </w:t>
        </w:r>
        <w:r>
          <w:rPr>
            <w:szCs w:val="28"/>
          </w:rPr>
          <w:t>150</w:t>
        </w:r>
        <w:r w:rsidRPr="0055562F">
          <w:rPr>
            <w:szCs w:val="28"/>
          </w:rPr>
          <w:t xml:space="preserve">, </w:t>
        </w:r>
      </w:ins>
      <w:ins w:id="227" w:author="Перов Дмитрий Александрович" w:date="2021-03-10T10:29:00Z">
        <w:r>
          <w:rPr>
            <w:szCs w:val="28"/>
          </w:rPr>
          <w:t>220</w:t>
        </w:r>
      </w:ins>
      <w:ins w:id="228" w:author="Перов Дмитрий Александрович" w:date="2021-03-10T10:28:00Z">
        <w:r w:rsidRPr="0055562F">
          <w:rPr>
            <w:szCs w:val="28"/>
          </w:rPr>
          <w:t xml:space="preserve">, </w:t>
        </w:r>
      </w:ins>
      <w:ins w:id="229" w:author="Перов Дмитрий Александрович" w:date="2021-03-10T10:29:00Z">
        <w:r>
          <w:rPr>
            <w:szCs w:val="28"/>
          </w:rPr>
          <w:t>264</w:t>
        </w:r>
      </w:ins>
      <w:ins w:id="230" w:author="Перов Дмитрий Александрович" w:date="2021-03-10T10:28:00Z">
        <w:r w:rsidRPr="0055562F">
          <w:rPr>
            <w:szCs w:val="28"/>
          </w:rPr>
          <w:t xml:space="preserve"> проверить изменение значения напряжения </w:t>
        </w:r>
      </w:ins>
      <w:ins w:id="231" w:author="Перов Дмитрий Александрович" w:date="2021-03-10T10:30:00Z">
        <w:r>
          <w:rPr>
            <w:szCs w:val="28"/>
          </w:rPr>
          <w:t>сети</w:t>
        </w:r>
      </w:ins>
      <w:ins w:id="232" w:author="Перов Дмитрий Александрович" w:date="2021-03-10T10:28:00Z">
        <w:r w:rsidRPr="0055562F">
          <w:rPr>
            <w:szCs w:val="28"/>
          </w:rPr>
          <w:t xml:space="preserve"> в окне браузера в таблице «RS</w:t>
        </w:r>
        <w:r w:rsidRPr="0055562F">
          <w:rPr>
            <w:szCs w:val="28"/>
          </w:rPr>
          <w:noBreakHyphen/>
          <w:t>485 Modbus RTU» в столбце «Текущие» в строке «</w:t>
        </w:r>
      </w:ins>
      <w:ins w:id="233" w:author="Перов Дмитрий Александрович" w:date="2021-03-10T10:29:00Z">
        <w:r>
          <w:rPr>
            <w:szCs w:val="28"/>
          </w:rPr>
          <w:t>Напряжение сети</w:t>
        </w:r>
      </w:ins>
      <w:ins w:id="234" w:author="Перов Дмитрий Александрович" w:date="2021-03-10T10:28:00Z">
        <w:r w:rsidRPr="0055562F">
          <w:rPr>
            <w:szCs w:val="28"/>
          </w:rPr>
          <w:t>» и зафиксировать значение в соответствующих строках таблицы 4.</w:t>
        </w:r>
      </w:ins>
      <w:ins w:id="235" w:author="Перов Дмитрий Александрович" w:date="2021-03-10T10:29:00Z">
        <w:r>
          <w:rPr>
            <w:szCs w:val="28"/>
          </w:rPr>
          <w:t>11</w:t>
        </w:r>
      </w:ins>
      <w:ins w:id="236" w:author="Перов Дмитрий Александрович" w:date="2021-03-10T10:28:00Z">
        <w:r w:rsidRPr="0055562F">
          <w:rPr>
            <w:szCs w:val="28"/>
          </w:rPr>
          <w:t>.3 Протокола испытаний.</w:t>
        </w:r>
      </w:ins>
    </w:p>
    <w:p w14:paraId="230221FF" w14:textId="5488F4EB" w:rsidR="005119A2" w:rsidDel="0055562F" w:rsidRDefault="005119A2" w:rsidP="006C26E1">
      <w:pPr>
        <w:pStyle w:val="af6"/>
        <w:numPr>
          <w:ilvl w:val="0"/>
          <w:numId w:val="32"/>
        </w:numPr>
        <w:tabs>
          <w:tab w:val="left" w:pos="567"/>
        </w:tabs>
        <w:ind w:left="567" w:hanging="425"/>
        <w:jc w:val="both"/>
        <w:rPr>
          <w:del w:id="237" w:author="Перов Дмитрий Александрович" w:date="2021-03-10T10:30:00Z"/>
          <w:szCs w:val="28"/>
        </w:rPr>
      </w:pPr>
      <w:del w:id="238" w:author="Перов Дмитрий Александрович" w:date="2021-03-10T10:30:00Z">
        <w:r w:rsidDel="0055562F">
          <w:rPr>
            <w:szCs w:val="28"/>
          </w:rPr>
          <w:delText xml:space="preserve">Измерить напряжение сети на выходе автоматического выключателя при помощи </w:delText>
        </w:r>
        <w:r w:rsidR="00BB572E" w:rsidDel="0055562F">
          <w:rPr>
            <w:szCs w:val="28"/>
          </w:rPr>
          <w:delText>мультиметр</w:delText>
        </w:r>
        <w:r w:rsidR="00242CC6" w:rsidDel="0055562F">
          <w:rPr>
            <w:szCs w:val="28"/>
          </w:rPr>
          <w:delText>а</w:delText>
        </w:r>
        <w:r w:rsidDel="0055562F">
          <w:rPr>
            <w:szCs w:val="28"/>
          </w:rPr>
          <w:delText xml:space="preserve"> «</w:delText>
        </w:r>
        <w:r w:rsidDel="0055562F">
          <w:rPr>
            <w:szCs w:val="28"/>
            <w:lang w:val="en-US"/>
          </w:rPr>
          <w:delText>Fluke</w:delText>
        </w:r>
        <w:r w:rsidDel="0055562F">
          <w:rPr>
            <w:szCs w:val="28"/>
          </w:rPr>
          <w:delText>»</w:delText>
        </w:r>
        <w:r w:rsidR="00EE69D4" w:rsidDel="0055562F">
          <w:rPr>
            <w:szCs w:val="28"/>
          </w:rPr>
          <w:delText>.</w:delText>
        </w:r>
      </w:del>
    </w:p>
    <w:p w14:paraId="0404A6D0" w14:textId="09C5676D" w:rsidR="00484896" w:rsidDel="0055562F" w:rsidRDefault="00484896" w:rsidP="006C26E1">
      <w:pPr>
        <w:pStyle w:val="af6"/>
        <w:numPr>
          <w:ilvl w:val="0"/>
          <w:numId w:val="32"/>
        </w:numPr>
        <w:tabs>
          <w:tab w:val="left" w:pos="567"/>
        </w:tabs>
        <w:ind w:left="567" w:hanging="425"/>
        <w:jc w:val="both"/>
        <w:rPr>
          <w:del w:id="239" w:author="Перов Дмитрий Александрович" w:date="2021-03-10T10:30:00Z"/>
          <w:szCs w:val="28"/>
        </w:rPr>
      </w:pPr>
      <w:del w:id="240" w:author="Перов Дмитрий Александрович" w:date="2021-03-10T10:30:00Z">
        <w:r w:rsidDel="0055562F">
          <w:rPr>
            <w:szCs w:val="28"/>
          </w:rPr>
          <w:delText xml:space="preserve">Проверить изменение значения напряжения </w:delText>
        </w:r>
        <w:r w:rsidR="00CC13D7" w:rsidDel="0055562F">
          <w:rPr>
            <w:szCs w:val="28"/>
          </w:rPr>
          <w:delText>сети</w:delText>
        </w:r>
        <w:r w:rsidDel="0055562F">
          <w:rPr>
            <w:szCs w:val="28"/>
          </w:rPr>
          <w:delText xml:space="preserve"> в окне браузера в таблице «</w:delText>
        </w:r>
        <w:r w:rsidR="00B46862" w:rsidDel="0055562F">
          <w:rPr>
            <w:szCs w:val="28"/>
            <w:lang w:val="en-US"/>
          </w:rPr>
          <w:delText>RS</w:delText>
        </w:r>
        <w:r w:rsidR="00B46862" w:rsidRPr="00B46862" w:rsidDel="0055562F">
          <w:rPr>
            <w:szCs w:val="28"/>
          </w:rPr>
          <w:delText>-485</w:delText>
        </w:r>
        <w:r w:rsidRPr="000C4B91" w:rsidDel="0055562F">
          <w:rPr>
            <w:szCs w:val="28"/>
          </w:rPr>
          <w:delText xml:space="preserve"> </w:delText>
        </w:r>
        <w:r w:rsidDel="0055562F">
          <w:rPr>
            <w:szCs w:val="28"/>
            <w:lang w:val="en-US"/>
          </w:rPr>
          <w:delText>Modbus</w:delText>
        </w:r>
        <w:r w:rsidRPr="000C4B91" w:rsidDel="0055562F">
          <w:rPr>
            <w:szCs w:val="28"/>
          </w:rPr>
          <w:delText xml:space="preserve"> </w:delText>
        </w:r>
        <w:r w:rsidDel="0055562F">
          <w:rPr>
            <w:szCs w:val="28"/>
            <w:lang w:val="en-US"/>
          </w:rPr>
          <w:delText>RTU</w:delText>
        </w:r>
        <w:r w:rsidDel="0055562F">
          <w:rPr>
            <w:szCs w:val="28"/>
          </w:rPr>
          <w:delText>»</w:delText>
        </w:r>
        <w:r w:rsidRPr="000C4B91" w:rsidDel="0055562F">
          <w:rPr>
            <w:szCs w:val="28"/>
          </w:rPr>
          <w:delText xml:space="preserve"> </w:delText>
        </w:r>
        <w:r w:rsidDel="0055562F">
          <w:rPr>
            <w:szCs w:val="28"/>
          </w:rPr>
          <w:delText xml:space="preserve">в столбце «Текущие» в строке «Напряжение </w:delText>
        </w:r>
        <w:r w:rsidR="00CC13D7" w:rsidDel="0055562F">
          <w:rPr>
            <w:szCs w:val="28"/>
          </w:rPr>
          <w:delText>сети</w:delText>
        </w:r>
        <w:r w:rsidDel="0055562F">
          <w:rPr>
            <w:szCs w:val="28"/>
          </w:rPr>
          <w:delText>».</w:delText>
        </w:r>
      </w:del>
    </w:p>
    <w:p w14:paraId="418038E1" w14:textId="08D95D01" w:rsidR="00484896" w:rsidRPr="001412C0" w:rsidDel="0055562F" w:rsidRDefault="00484896" w:rsidP="006C26E1">
      <w:pPr>
        <w:pStyle w:val="af6"/>
        <w:numPr>
          <w:ilvl w:val="0"/>
          <w:numId w:val="32"/>
        </w:numPr>
        <w:tabs>
          <w:tab w:val="left" w:pos="567"/>
        </w:tabs>
        <w:ind w:left="567" w:hanging="425"/>
        <w:jc w:val="both"/>
        <w:rPr>
          <w:del w:id="241" w:author="Перов Дмитрий Александрович" w:date="2021-03-10T10:30:00Z"/>
          <w:szCs w:val="28"/>
        </w:rPr>
      </w:pPr>
      <w:del w:id="242" w:author="Перов Дмитрий Александрович" w:date="2021-03-10T10:30:00Z">
        <w:r w:rsidDel="0055562F">
          <w:rPr>
            <w:szCs w:val="28"/>
          </w:rPr>
          <w:delText xml:space="preserve">Зафиксировать </w:delText>
        </w:r>
        <w:r w:rsidR="00A37658" w:rsidDel="0055562F">
          <w:rPr>
            <w:szCs w:val="28"/>
          </w:rPr>
          <w:delText>результаты замеров «</w:delText>
        </w:r>
        <w:r w:rsidR="00A37658" w:rsidDel="0055562F">
          <w:rPr>
            <w:szCs w:val="28"/>
            <w:lang w:val="en-US"/>
          </w:rPr>
          <w:delText>Fluke</w:delText>
        </w:r>
        <w:r w:rsidR="00A37658" w:rsidDel="0055562F">
          <w:rPr>
            <w:szCs w:val="28"/>
          </w:rPr>
          <w:delText>» и КИП</w:delText>
        </w:r>
        <w:r w:rsidR="00A37658" w:rsidRPr="00A37658" w:rsidDel="0055562F">
          <w:rPr>
            <w:szCs w:val="28"/>
          </w:rPr>
          <w:noBreakHyphen/>
        </w:r>
        <w:r w:rsidR="00A37658" w:rsidDel="0055562F">
          <w:rPr>
            <w:szCs w:val="28"/>
          </w:rPr>
          <w:delText>М5</w:delText>
        </w:r>
        <w:r w:rsidDel="0055562F">
          <w:rPr>
            <w:szCs w:val="28"/>
          </w:rPr>
          <w:delText xml:space="preserve"> в </w:delText>
        </w:r>
        <w:r w:rsidDel="0055562F">
          <w:rPr>
            <w:color w:val="FF0000"/>
            <w:szCs w:val="28"/>
          </w:rPr>
          <w:delText xml:space="preserve">таблице </w:delText>
        </w:r>
        <w:r w:rsidRPr="008A4B6B" w:rsidDel="0055562F">
          <w:rPr>
            <w:color w:val="FF0000"/>
          </w:rPr>
          <w:delText>Протокол</w:delText>
        </w:r>
        <w:r w:rsidDel="0055562F">
          <w:rPr>
            <w:color w:val="FF0000"/>
          </w:rPr>
          <w:delText>а</w:delText>
        </w:r>
        <w:r w:rsidRPr="008A4B6B" w:rsidDel="0055562F">
          <w:rPr>
            <w:color w:val="FF0000"/>
          </w:rPr>
          <w:delText xml:space="preserve"> испытаний</w:delText>
        </w:r>
        <w:r w:rsidDel="0055562F">
          <w:rPr>
            <w:color w:val="FF0000"/>
          </w:rPr>
          <w:delText>.</w:delText>
        </w:r>
      </w:del>
    </w:p>
    <w:p w14:paraId="70C71973" w14:textId="2297E048" w:rsidR="001412C0" w:rsidRDefault="001412C0" w:rsidP="006C26E1">
      <w:pPr>
        <w:pStyle w:val="af6"/>
        <w:numPr>
          <w:ilvl w:val="0"/>
          <w:numId w:val="32"/>
        </w:numPr>
        <w:tabs>
          <w:tab w:val="left" w:pos="567"/>
        </w:tabs>
        <w:ind w:left="567" w:hanging="425"/>
        <w:jc w:val="both"/>
        <w:rPr>
          <w:szCs w:val="28"/>
        </w:rPr>
      </w:pPr>
      <w:r w:rsidRPr="00E65278">
        <w:rPr>
          <w:szCs w:val="28"/>
        </w:rPr>
        <w:t>По введенным табличным данным автоматически будет произведен расчет погрешности измерения канала по формуле:</w:t>
      </w:r>
    </w:p>
    <w:p w14:paraId="545C6167" w14:textId="4FF85349" w:rsidR="001412C0" w:rsidRPr="001412C0" w:rsidRDefault="001412C0" w:rsidP="001412C0">
      <w:pPr>
        <w:tabs>
          <w:tab w:val="left" w:pos="567"/>
        </w:tabs>
        <w:jc w:val="center"/>
        <w:rPr>
          <w:szCs w:val="28"/>
        </w:rPr>
      </w:pPr>
      <w:r w:rsidRPr="001412C0">
        <w:rPr>
          <w:i/>
          <w:iCs/>
          <w:szCs w:val="28"/>
        </w:rPr>
        <w:t>δ</w:t>
      </w:r>
      <w:r w:rsidRPr="001412C0">
        <w:rPr>
          <w:i/>
          <w:iCs/>
          <w:szCs w:val="28"/>
          <w:lang w:val="en-US"/>
        </w:rPr>
        <w:t>U</w:t>
      </w:r>
      <w:r>
        <w:rPr>
          <w:i/>
          <w:iCs/>
          <w:szCs w:val="28"/>
          <w:vertAlign w:val="subscript"/>
        </w:rPr>
        <w:t>АС</w:t>
      </w:r>
      <w:r w:rsidRPr="001412C0">
        <w:rPr>
          <w:i/>
          <w:iCs/>
          <w:szCs w:val="28"/>
          <w:vertAlign w:val="subscript"/>
        </w:rPr>
        <w:t xml:space="preserve">. </w:t>
      </w:r>
      <w:r w:rsidRPr="001412C0">
        <w:rPr>
          <w:i/>
          <w:iCs/>
          <w:szCs w:val="28"/>
        </w:rPr>
        <w:t>= (</w:t>
      </w:r>
      <w:r w:rsidRPr="001412C0">
        <w:rPr>
          <w:i/>
          <w:iCs/>
          <w:szCs w:val="28"/>
          <w:lang w:val="en-US"/>
        </w:rPr>
        <w:t>U</w:t>
      </w:r>
      <w:r>
        <w:rPr>
          <w:i/>
          <w:iCs/>
          <w:szCs w:val="28"/>
          <w:vertAlign w:val="subscript"/>
        </w:rPr>
        <w:t>АС</w:t>
      </w:r>
      <w:r w:rsidRPr="001412C0">
        <w:rPr>
          <w:i/>
          <w:iCs/>
          <w:szCs w:val="28"/>
          <w:vertAlign w:val="subscript"/>
        </w:rPr>
        <w:t>.изм.</w:t>
      </w:r>
      <w:r w:rsidRPr="001412C0">
        <w:rPr>
          <w:i/>
          <w:iCs/>
          <w:szCs w:val="28"/>
        </w:rPr>
        <w:t xml:space="preserve"> – </w:t>
      </w:r>
      <w:r w:rsidRPr="001412C0">
        <w:rPr>
          <w:i/>
          <w:iCs/>
          <w:szCs w:val="28"/>
          <w:lang w:val="en-US"/>
        </w:rPr>
        <w:t>U</w:t>
      </w:r>
      <w:r>
        <w:rPr>
          <w:i/>
          <w:iCs/>
          <w:szCs w:val="28"/>
          <w:vertAlign w:val="subscript"/>
        </w:rPr>
        <w:t>АС</w:t>
      </w:r>
      <w:r w:rsidRPr="001412C0">
        <w:rPr>
          <w:i/>
          <w:iCs/>
          <w:szCs w:val="28"/>
          <w:vertAlign w:val="subscript"/>
        </w:rPr>
        <w:t>.факт.</w:t>
      </w:r>
      <w:r w:rsidRPr="001412C0">
        <w:rPr>
          <w:i/>
          <w:iCs/>
          <w:szCs w:val="28"/>
        </w:rPr>
        <w:t xml:space="preserve">) ⁄ </w:t>
      </w:r>
      <w:r w:rsidRPr="001412C0">
        <w:rPr>
          <w:i/>
          <w:iCs/>
          <w:szCs w:val="28"/>
          <w:lang w:val="en-US"/>
        </w:rPr>
        <w:t>U</w:t>
      </w:r>
      <w:r>
        <w:rPr>
          <w:i/>
          <w:iCs/>
          <w:szCs w:val="28"/>
          <w:vertAlign w:val="subscript"/>
        </w:rPr>
        <w:t>АС</w:t>
      </w:r>
      <w:r w:rsidRPr="001412C0">
        <w:rPr>
          <w:i/>
          <w:iCs/>
          <w:szCs w:val="28"/>
          <w:vertAlign w:val="subscript"/>
        </w:rPr>
        <w:t>.факт</w:t>
      </w:r>
      <w:r w:rsidR="00822231">
        <w:rPr>
          <w:i/>
          <w:iCs/>
          <w:szCs w:val="28"/>
          <w:vertAlign w:val="subscript"/>
        </w:rPr>
        <w:t>.</w:t>
      </w:r>
    </w:p>
    <w:p w14:paraId="077769B4" w14:textId="5EAF0C97" w:rsidR="00484896" w:rsidRDefault="00484896" w:rsidP="006C26E1">
      <w:pPr>
        <w:pStyle w:val="af6"/>
        <w:tabs>
          <w:tab w:val="left" w:pos="567"/>
        </w:tabs>
        <w:spacing w:before="120"/>
        <w:ind w:left="0" w:firstLine="426"/>
        <w:jc w:val="both"/>
      </w:pPr>
      <w:r w:rsidRPr="001D08FE">
        <w:t xml:space="preserve">Плата считается выдержавшей испытание, если рассчитанные в таблице Протокола испытаний погрешности измерения </w:t>
      </w:r>
      <w:r>
        <w:rPr>
          <w:szCs w:val="28"/>
        </w:rPr>
        <w:t xml:space="preserve">напряжения </w:t>
      </w:r>
      <w:r w:rsidR="009C20D5">
        <w:rPr>
          <w:szCs w:val="28"/>
        </w:rPr>
        <w:t>сети</w:t>
      </w:r>
      <w:r w:rsidRPr="001D08FE">
        <w:t xml:space="preserve"> не</w:t>
      </w:r>
      <w:r>
        <w:t> </w:t>
      </w:r>
      <w:r w:rsidRPr="001D08FE">
        <w:t xml:space="preserve">превышают значений, определенных в разделе </w:t>
      </w:r>
      <w:r w:rsidR="009C20D5">
        <w:t>9</w:t>
      </w:r>
      <w:r w:rsidRPr="001D08FE">
        <w:t xml:space="preserve"> Таблицы 4.1.</w:t>
      </w:r>
    </w:p>
    <w:p w14:paraId="6E4B5038" w14:textId="77777777" w:rsidR="00484896" w:rsidRPr="00484896" w:rsidRDefault="00484896" w:rsidP="00484896">
      <w:pPr>
        <w:tabs>
          <w:tab w:val="left" w:pos="993"/>
        </w:tabs>
        <w:spacing w:before="120"/>
        <w:jc w:val="both"/>
        <w:rPr>
          <w:highlight w:val="yellow"/>
        </w:rPr>
      </w:pPr>
    </w:p>
    <w:p w14:paraId="0CD914B4" w14:textId="13C8649E" w:rsidR="00BB572E" w:rsidRPr="00BB572E" w:rsidRDefault="00BB572E" w:rsidP="00BB572E">
      <w:pPr>
        <w:pStyle w:val="af6"/>
        <w:numPr>
          <w:ilvl w:val="0"/>
          <w:numId w:val="13"/>
        </w:numPr>
        <w:tabs>
          <w:tab w:val="left" w:pos="993"/>
        </w:tabs>
        <w:spacing w:before="120"/>
        <w:ind w:left="0" w:firstLine="284"/>
        <w:jc w:val="both"/>
      </w:pPr>
      <w:r w:rsidRPr="00BB572E">
        <w:rPr>
          <w:b/>
          <w:bCs/>
          <w:color w:val="000000"/>
          <w:szCs w:val="28"/>
        </w:rPr>
        <w:t>Проверка канала измерения наведенного переменного напряжения</w:t>
      </w:r>
      <w:r>
        <w:t>.</w:t>
      </w:r>
      <w:r w:rsidRPr="00BB572E">
        <w:t xml:space="preserve"> </w:t>
      </w:r>
    </w:p>
    <w:p w14:paraId="7F278F52" w14:textId="77777777" w:rsidR="00BB572E" w:rsidRPr="000C4B91" w:rsidRDefault="00BB572E" w:rsidP="006C26E1">
      <w:pPr>
        <w:tabs>
          <w:tab w:val="left" w:pos="567"/>
        </w:tabs>
        <w:spacing w:before="240"/>
        <w:jc w:val="both"/>
      </w:pPr>
      <w:r w:rsidRPr="000C4B91">
        <w:t>Испытание проводят в следующей последовательности:</w:t>
      </w:r>
    </w:p>
    <w:p w14:paraId="2BB22684" w14:textId="77777777" w:rsidR="00BB572E" w:rsidRDefault="00BB572E" w:rsidP="006C26E1">
      <w:pPr>
        <w:pStyle w:val="af6"/>
        <w:numPr>
          <w:ilvl w:val="0"/>
          <w:numId w:val="33"/>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7E5F5DFD" w14:textId="131BC198" w:rsidR="00BB572E" w:rsidRDefault="00BB572E" w:rsidP="006C26E1">
      <w:pPr>
        <w:pStyle w:val="af6"/>
        <w:numPr>
          <w:ilvl w:val="0"/>
          <w:numId w:val="33"/>
        </w:numPr>
        <w:tabs>
          <w:tab w:val="left" w:pos="567"/>
        </w:tabs>
        <w:ind w:left="567" w:hanging="425"/>
        <w:jc w:val="both"/>
        <w:rPr>
          <w:szCs w:val="28"/>
        </w:rPr>
      </w:pPr>
      <w:r>
        <w:rPr>
          <w:szCs w:val="28"/>
        </w:rPr>
        <w:t>К контактам</w:t>
      </w:r>
      <w:r w:rsidRPr="00BC6098">
        <w:rPr>
          <w:szCs w:val="28"/>
        </w:rPr>
        <w:t xml:space="preserve"> </w:t>
      </w:r>
      <w:r>
        <w:rPr>
          <w:szCs w:val="28"/>
        </w:rPr>
        <w:t>КИП-М5 «Тр»</w:t>
      </w:r>
      <w:r w:rsidR="006D2EAF" w:rsidRPr="006D2EAF">
        <w:rPr>
          <w:szCs w:val="28"/>
        </w:rPr>
        <w:t xml:space="preserve"> </w:t>
      </w:r>
      <w:r w:rsidR="006D2EAF">
        <w:rPr>
          <w:szCs w:val="28"/>
        </w:rPr>
        <w:t>и «Эс»</w:t>
      </w:r>
      <w:r>
        <w:rPr>
          <w:szCs w:val="28"/>
        </w:rPr>
        <w:t xml:space="preserve"> подключить соответственно</w:t>
      </w:r>
      <w:r w:rsidRPr="00C86A7C">
        <w:rPr>
          <w:szCs w:val="28"/>
        </w:rPr>
        <w:t xml:space="preserve"> </w:t>
      </w:r>
      <w:r>
        <w:rPr>
          <w:szCs w:val="28"/>
        </w:rPr>
        <w:t>провода «</w:t>
      </w:r>
      <w:r w:rsidR="008D0666">
        <w:rPr>
          <w:szCs w:val="28"/>
          <w:lang w:val="en-US"/>
        </w:rPr>
        <w:t>Out</w:t>
      </w:r>
      <w:r>
        <w:rPr>
          <w:szCs w:val="28"/>
        </w:rPr>
        <w:t>» и «</w:t>
      </w:r>
      <w:r w:rsidR="00D358C4">
        <w:rPr>
          <w:szCs w:val="28"/>
          <w:lang w:val="en-US"/>
        </w:rPr>
        <w:t>Gnd</w:t>
      </w:r>
      <w:r>
        <w:rPr>
          <w:szCs w:val="28"/>
        </w:rPr>
        <w:t>» от генератора</w:t>
      </w:r>
      <w:r w:rsidR="006C36ED" w:rsidRPr="006C36ED">
        <w:t xml:space="preserve"> </w:t>
      </w:r>
      <w:r w:rsidR="006C36ED" w:rsidRPr="006C36ED">
        <w:rPr>
          <w:szCs w:val="28"/>
        </w:rPr>
        <w:t>GW Instek SFG-2107</w:t>
      </w:r>
      <w:r w:rsidR="006C36ED">
        <w:rPr>
          <w:szCs w:val="28"/>
        </w:rPr>
        <w:t>.</w:t>
      </w:r>
      <w:r w:rsidR="00E93F8F">
        <w:rPr>
          <w:szCs w:val="28"/>
        </w:rPr>
        <w:t xml:space="preserve"> </w:t>
      </w:r>
      <w:r w:rsidR="00DA174B">
        <w:rPr>
          <w:szCs w:val="28"/>
        </w:rPr>
        <w:t xml:space="preserve">К этим контактам также подключить </w:t>
      </w:r>
      <w:r w:rsidR="001307E0">
        <w:rPr>
          <w:szCs w:val="28"/>
        </w:rPr>
        <w:t>мультиметр «</w:t>
      </w:r>
      <w:r w:rsidR="001307E0">
        <w:rPr>
          <w:szCs w:val="28"/>
          <w:lang w:val="en-US"/>
        </w:rPr>
        <w:t>Fluke</w:t>
      </w:r>
      <w:r w:rsidR="001307E0">
        <w:rPr>
          <w:szCs w:val="28"/>
        </w:rPr>
        <w:t>»</w:t>
      </w:r>
      <w:r w:rsidR="001307E0" w:rsidRPr="001307E0">
        <w:rPr>
          <w:szCs w:val="28"/>
        </w:rPr>
        <w:t xml:space="preserve"> </w:t>
      </w:r>
      <w:r w:rsidR="001307E0">
        <w:rPr>
          <w:szCs w:val="28"/>
        </w:rPr>
        <w:t>для контроля эффективного напряжения сигнала.</w:t>
      </w:r>
    </w:p>
    <w:p w14:paraId="2BA5A0C2" w14:textId="47473B78" w:rsidR="00BB572E" w:rsidRDefault="00BB572E" w:rsidP="006C26E1">
      <w:pPr>
        <w:pStyle w:val="af6"/>
        <w:numPr>
          <w:ilvl w:val="0"/>
          <w:numId w:val="33"/>
        </w:numPr>
        <w:tabs>
          <w:tab w:val="left" w:pos="567"/>
        </w:tabs>
        <w:ind w:left="567" w:hanging="425"/>
        <w:jc w:val="both"/>
        <w:rPr>
          <w:szCs w:val="28"/>
        </w:rPr>
      </w:pPr>
      <w:r>
        <w:rPr>
          <w:szCs w:val="28"/>
        </w:rPr>
        <w:t xml:space="preserve">Задать </w:t>
      </w:r>
      <w:r w:rsidR="006C36ED">
        <w:rPr>
          <w:szCs w:val="28"/>
        </w:rPr>
        <w:t xml:space="preserve">на генераторе частоту 50 Гц и </w:t>
      </w:r>
      <w:r w:rsidR="001307E0">
        <w:rPr>
          <w:szCs w:val="28"/>
        </w:rPr>
        <w:t>напряжение</w:t>
      </w:r>
      <w:r w:rsidR="006C36ED">
        <w:rPr>
          <w:szCs w:val="28"/>
        </w:rPr>
        <w:t xml:space="preserve"> 5 Вольт</w:t>
      </w:r>
      <w:r w:rsidR="00E93F8F">
        <w:rPr>
          <w:szCs w:val="28"/>
        </w:rPr>
        <w:t xml:space="preserve">, </w:t>
      </w:r>
      <w:r w:rsidR="001307E0">
        <w:rPr>
          <w:szCs w:val="28"/>
        </w:rPr>
        <w:t xml:space="preserve">контролируя </w:t>
      </w:r>
      <w:r w:rsidR="00954811">
        <w:rPr>
          <w:szCs w:val="28"/>
        </w:rPr>
        <w:t>напряжение мультиметром.</w:t>
      </w:r>
    </w:p>
    <w:p w14:paraId="0C14F10C" w14:textId="2A29BD99" w:rsidR="00BB572E" w:rsidRDefault="00BB572E" w:rsidP="006C26E1">
      <w:pPr>
        <w:pStyle w:val="af6"/>
        <w:numPr>
          <w:ilvl w:val="0"/>
          <w:numId w:val="33"/>
        </w:numPr>
        <w:tabs>
          <w:tab w:val="left" w:pos="567"/>
        </w:tabs>
        <w:ind w:left="567" w:hanging="425"/>
        <w:jc w:val="both"/>
        <w:rPr>
          <w:szCs w:val="28"/>
        </w:rPr>
      </w:pPr>
      <w:r>
        <w:rPr>
          <w:szCs w:val="28"/>
        </w:rPr>
        <w:t xml:space="preserve">Проверить наличие значения </w:t>
      </w:r>
      <w:r w:rsidR="006D2EAF">
        <w:rPr>
          <w:szCs w:val="28"/>
        </w:rPr>
        <w:t>наведенного напряжения</w:t>
      </w:r>
      <w:r>
        <w:rPr>
          <w:szCs w:val="28"/>
        </w:rPr>
        <w:t xml:space="preserve">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строке «</w:t>
      </w:r>
      <w:r w:rsidR="006D2EAF">
        <w:rPr>
          <w:szCs w:val="28"/>
        </w:rPr>
        <w:t>Наведенное напряжение</w:t>
      </w:r>
      <w:r>
        <w:rPr>
          <w:szCs w:val="28"/>
        </w:rPr>
        <w:t>».</w:t>
      </w:r>
    </w:p>
    <w:p w14:paraId="1A70002D" w14:textId="20C78BE7" w:rsidR="00BB572E" w:rsidRDefault="00BB572E" w:rsidP="006C26E1">
      <w:pPr>
        <w:pStyle w:val="af6"/>
        <w:numPr>
          <w:ilvl w:val="0"/>
          <w:numId w:val="33"/>
        </w:numPr>
        <w:tabs>
          <w:tab w:val="left" w:pos="567"/>
        </w:tabs>
        <w:ind w:left="567" w:hanging="425"/>
        <w:jc w:val="both"/>
        <w:rPr>
          <w:szCs w:val="28"/>
        </w:rPr>
      </w:pPr>
      <w:r>
        <w:rPr>
          <w:szCs w:val="28"/>
        </w:rPr>
        <w:t>Зафиксировать</w:t>
      </w:r>
      <w:r w:rsidR="00494F8E">
        <w:rPr>
          <w:szCs w:val="28"/>
        </w:rPr>
        <w:t xml:space="preserve"> измеренное</w:t>
      </w:r>
      <w:r>
        <w:rPr>
          <w:szCs w:val="28"/>
        </w:rPr>
        <w:t xml:space="preserve"> значение </w:t>
      </w:r>
      <w:r w:rsidR="00E93F8F">
        <w:rPr>
          <w:szCs w:val="28"/>
        </w:rPr>
        <w:t>наведенного напряжения</w:t>
      </w:r>
      <w:r>
        <w:rPr>
          <w:szCs w:val="28"/>
        </w:rPr>
        <w:t xml:space="preserve"> в </w:t>
      </w:r>
      <w:r w:rsidRPr="006908DD">
        <w:rPr>
          <w:szCs w:val="28"/>
        </w:rPr>
        <w:t>таблице</w:t>
      </w:r>
      <w:ins w:id="243" w:author="Перов Дмитрий Александрович" w:date="2021-03-10T10:32:00Z">
        <w:r w:rsidR="00D2183E" w:rsidRPr="006908DD">
          <w:rPr>
            <w:szCs w:val="28"/>
          </w:rPr>
          <w:t xml:space="preserve"> 4.12.1 </w:t>
        </w:r>
      </w:ins>
      <w:del w:id="244" w:author="Перов Дмитрий Александрович" w:date="2021-03-10T10:32:00Z">
        <w:r w:rsidRPr="006908DD" w:rsidDel="00D2183E">
          <w:rPr>
            <w:szCs w:val="28"/>
          </w:rPr>
          <w:delText xml:space="preserve"> </w:delText>
        </w:r>
      </w:del>
      <w:r w:rsidRPr="006908DD">
        <w:t>Протокола испытаний</w:t>
      </w:r>
      <w:r w:rsidRPr="006908DD">
        <w:rPr>
          <w:szCs w:val="28"/>
        </w:rPr>
        <w:t>.</w:t>
      </w:r>
    </w:p>
    <w:p w14:paraId="6F7F97EA" w14:textId="31571A8D" w:rsidR="001F356F" w:rsidRDefault="001F356F" w:rsidP="006C26E1">
      <w:pPr>
        <w:pStyle w:val="af6"/>
        <w:numPr>
          <w:ilvl w:val="0"/>
          <w:numId w:val="33"/>
        </w:numPr>
        <w:tabs>
          <w:tab w:val="left" w:pos="567"/>
        </w:tabs>
        <w:ind w:left="567" w:hanging="425"/>
        <w:jc w:val="both"/>
        <w:rPr>
          <w:szCs w:val="28"/>
        </w:rPr>
      </w:pPr>
      <w:r>
        <w:rPr>
          <w:szCs w:val="28"/>
        </w:rPr>
        <w:t>Проверить наличие значения частоты наведенного напряжения в окне браузера в таблице «</w:t>
      </w:r>
      <w:r w:rsidR="00B46862">
        <w:rPr>
          <w:szCs w:val="28"/>
          <w:lang w:val="en-US"/>
        </w:rPr>
        <w:t>RS</w:t>
      </w:r>
      <w:r w:rsidR="00B46862" w:rsidRPr="00B46862">
        <w:rPr>
          <w:szCs w:val="28"/>
        </w:rPr>
        <w:t>-485</w:t>
      </w:r>
      <w:r w:rsidRPr="000C4B91">
        <w:rPr>
          <w:szCs w:val="28"/>
        </w:rPr>
        <w:t xml:space="preserve"> </w:t>
      </w:r>
      <w:r>
        <w:rPr>
          <w:szCs w:val="28"/>
          <w:lang w:val="en-US"/>
        </w:rPr>
        <w:t>Modbus</w:t>
      </w:r>
      <w:r w:rsidRPr="000C4B91">
        <w:rPr>
          <w:szCs w:val="28"/>
        </w:rPr>
        <w:t xml:space="preserve"> </w:t>
      </w:r>
      <w:r>
        <w:rPr>
          <w:szCs w:val="28"/>
          <w:lang w:val="en-US"/>
        </w:rPr>
        <w:t>RTU</w:t>
      </w:r>
      <w:r>
        <w:rPr>
          <w:szCs w:val="28"/>
        </w:rPr>
        <w:t>»</w:t>
      </w:r>
      <w:r w:rsidRPr="000C4B91">
        <w:rPr>
          <w:szCs w:val="28"/>
        </w:rPr>
        <w:t xml:space="preserve"> </w:t>
      </w:r>
      <w:r>
        <w:rPr>
          <w:szCs w:val="28"/>
        </w:rPr>
        <w:t>в столбце «Текущие» в строке «Частота наведенного напр.».</w:t>
      </w:r>
    </w:p>
    <w:p w14:paraId="3029C608" w14:textId="19685271" w:rsidR="005354A6" w:rsidRPr="006908DD" w:rsidRDefault="001F356F" w:rsidP="005354A6">
      <w:pPr>
        <w:pStyle w:val="af6"/>
        <w:numPr>
          <w:ilvl w:val="0"/>
          <w:numId w:val="33"/>
        </w:numPr>
        <w:tabs>
          <w:tab w:val="left" w:pos="567"/>
        </w:tabs>
        <w:ind w:left="567" w:hanging="425"/>
        <w:jc w:val="both"/>
        <w:rPr>
          <w:ins w:id="245" w:author="Перов Дмитрий Александрович" w:date="2021-03-10T10:42:00Z"/>
          <w:szCs w:val="28"/>
        </w:rPr>
      </w:pPr>
      <w:r w:rsidRPr="006908DD">
        <w:rPr>
          <w:szCs w:val="28"/>
        </w:rPr>
        <w:t xml:space="preserve">Зафиксировать </w:t>
      </w:r>
      <w:r w:rsidR="00494F8E" w:rsidRPr="006908DD">
        <w:rPr>
          <w:szCs w:val="28"/>
        </w:rPr>
        <w:t xml:space="preserve">измеренное </w:t>
      </w:r>
      <w:r w:rsidRPr="006908DD">
        <w:rPr>
          <w:szCs w:val="28"/>
        </w:rPr>
        <w:t xml:space="preserve">значение </w:t>
      </w:r>
      <w:r w:rsidR="005F6B67" w:rsidRPr="006908DD">
        <w:rPr>
          <w:szCs w:val="28"/>
        </w:rPr>
        <w:t xml:space="preserve">частоты </w:t>
      </w:r>
      <w:r w:rsidRPr="006908DD">
        <w:rPr>
          <w:szCs w:val="28"/>
        </w:rPr>
        <w:t>наведенного напряжения</w:t>
      </w:r>
      <w:r w:rsidR="00494F8E" w:rsidRPr="006908DD">
        <w:rPr>
          <w:szCs w:val="28"/>
        </w:rPr>
        <w:t xml:space="preserve"> </w:t>
      </w:r>
      <w:r w:rsidRPr="006908DD">
        <w:rPr>
          <w:szCs w:val="28"/>
        </w:rPr>
        <w:t xml:space="preserve">в таблице </w:t>
      </w:r>
      <w:ins w:id="246" w:author="Перов Дмитрий Александрович" w:date="2021-03-10T10:46:00Z">
        <w:r w:rsidR="008D1264" w:rsidRPr="006908DD">
          <w:rPr>
            <w:szCs w:val="28"/>
          </w:rPr>
          <w:t xml:space="preserve">4.12.1 </w:t>
        </w:r>
        <w:r w:rsidR="008D1264" w:rsidRPr="006908DD">
          <w:t>Протокола испытаний</w:t>
        </w:r>
        <w:r w:rsidR="008D1264" w:rsidRPr="006908DD">
          <w:rPr>
            <w:szCs w:val="28"/>
          </w:rPr>
          <w:t>.</w:t>
        </w:r>
      </w:ins>
      <w:del w:id="247" w:author="Перов Дмитрий Александрович" w:date="2021-03-10T10:46:00Z">
        <w:r w:rsidRPr="006908DD" w:rsidDel="008D1264">
          <w:delText>Протокола испытаний</w:delText>
        </w:r>
        <w:r w:rsidRPr="006908DD" w:rsidDel="008D1264">
          <w:rPr>
            <w:szCs w:val="28"/>
          </w:rPr>
          <w:delText>.</w:delText>
        </w:r>
      </w:del>
    </w:p>
    <w:p w14:paraId="3022F892" w14:textId="77777777" w:rsidR="00645CC0" w:rsidRPr="006908DD" w:rsidRDefault="00645CC0" w:rsidP="005354A6">
      <w:pPr>
        <w:pStyle w:val="af6"/>
        <w:numPr>
          <w:ilvl w:val="0"/>
          <w:numId w:val="33"/>
        </w:numPr>
        <w:tabs>
          <w:tab w:val="left" w:pos="567"/>
        </w:tabs>
        <w:ind w:left="567" w:hanging="425"/>
        <w:jc w:val="both"/>
        <w:rPr>
          <w:ins w:id="248" w:author="Перов Дмитрий Александрович" w:date="2021-03-10T10:43:00Z"/>
          <w:szCs w:val="28"/>
        </w:rPr>
      </w:pPr>
      <w:ins w:id="249" w:author="Перов Дмитрий Александрович" w:date="2021-03-10T10:42:00Z">
        <w:r w:rsidRPr="006908DD">
          <w:rPr>
            <w:szCs w:val="28"/>
          </w:rPr>
          <w:t xml:space="preserve">Повторить пункты 3-7 для </w:t>
        </w:r>
      </w:ins>
      <w:ins w:id="250" w:author="Перов Дмитрий Александрович" w:date="2021-03-10T10:43:00Z">
        <w:r w:rsidRPr="006908DD">
          <w:rPr>
            <w:szCs w:val="28"/>
          </w:rPr>
          <w:t>напряжений 2,5 и 6,5 Вольт.</w:t>
        </w:r>
      </w:ins>
    </w:p>
    <w:p w14:paraId="1F6809E5" w14:textId="0CDA96C9" w:rsidR="00645CC0" w:rsidRPr="006908DD" w:rsidRDefault="00645CC0" w:rsidP="005354A6">
      <w:pPr>
        <w:pStyle w:val="af6"/>
        <w:numPr>
          <w:ilvl w:val="0"/>
          <w:numId w:val="33"/>
        </w:numPr>
        <w:tabs>
          <w:tab w:val="left" w:pos="567"/>
        </w:tabs>
        <w:ind w:left="567" w:hanging="425"/>
        <w:jc w:val="both"/>
        <w:rPr>
          <w:szCs w:val="28"/>
        </w:rPr>
      </w:pPr>
      <w:ins w:id="251" w:author="Перов Дмитрий Александрович" w:date="2021-03-10T10:43:00Z">
        <w:r w:rsidRPr="006908DD">
          <w:rPr>
            <w:szCs w:val="28"/>
          </w:rPr>
          <w:t xml:space="preserve">Повторить пункты 3-8 для </w:t>
        </w:r>
      </w:ins>
      <w:ins w:id="252" w:author="Перов Дмитрий Александрович" w:date="2021-03-10T10:42:00Z">
        <w:r w:rsidRPr="006908DD">
          <w:rPr>
            <w:szCs w:val="28"/>
          </w:rPr>
          <w:t>частоты 60 Гц</w:t>
        </w:r>
      </w:ins>
      <w:ins w:id="253" w:author="Перов Дмитрий Александрович" w:date="2021-03-10T10:43:00Z">
        <w:r w:rsidRPr="006908DD">
          <w:rPr>
            <w:szCs w:val="28"/>
          </w:rPr>
          <w:t>, фик</w:t>
        </w:r>
      </w:ins>
      <w:ins w:id="254" w:author="Перов Дмитрий Александрович" w:date="2021-03-10T10:44:00Z">
        <w:r w:rsidRPr="006908DD">
          <w:rPr>
            <w:szCs w:val="28"/>
          </w:rPr>
          <w:t xml:space="preserve">сируя измеренные значения в таблице 4.12.2 </w:t>
        </w:r>
        <w:r w:rsidRPr="006908DD">
          <w:t>Протокола испытаний</w:t>
        </w:r>
        <w:r w:rsidRPr="006908DD">
          <w:rPr>
            <w:szCs w:val="28"/>
          </w:rPr>
          <w:t>.</w:t>
        </w:r>
      </w:ins>
    </w:p>
    <w:p w14:paraId="49A4FAE2" w14:textId="337BD1BB" w:rsidR="005354A6" w:rsidRPr="005354A6" w:rsidRDefault="005354A6" w:rsidP="005354A6">
      <w:pPr>
        <w:pStyle w:val="af6"/>
        <w:numPr>
          <w:ilvl w:val="0"/>
          <w:numId w:val="33"/>
        </w:numPr>
        <w:tabs>
          <w:tab w:val="left" w:pos="567"/>
        </w:tabs>
        <w:ind w:left="567" w:hanging="425"/>
        <w:jc w:val="both"/>
        <w:rPr>
          <w:szCs w:val="28"/>
        </w:rPr>
      </w:pPr>
      <w:r w:rsidRPr="005354A6">
        <w:rPr>
          <w:szCs w:val="28"/>
        </w:rPr>
        <w:t>По введенным табличным данным автоматически будет произведен расчет погрешности измерения канала по формуле:</w:t>
      </w:r>
    </w:p>
    <w:p w14:paraId="332C682B" w14:textId="46B05919" w:rsidR="005354A6" w:rsidRPr="00D2415E" w:rsidRDefault="005354A6" w:rsidP="00D2415E">
      <w:pPr>
        <w:tabs>
          <w:tab w:val="left" w:pos="567"/>
        </w:tabs>
        <w:jc w:val="center"/>
        <w:rPr>
          <w:szCs w:val="28"/>
        </w:rPr>
      </w:pPr>
      <w:r w:rsidRPr="001412C0">
        <w:rPr>
          <w:i/>
          <w:iCs/>
          <w:szCs w:val="28"/>
        </w:rPr>
        <w:t>δ</w:t>
      </w:r>
      <w:r w:rsidRPr="001412C0">
        <w:rPr>
          <w:i/>
          <w:iCs/>
          <w:szCs w:val="28"/>
          <w:lang w:val="en-US"/>
        </w:rPr>
        <w:t>U</w:t>
      </w:r>
      <w:r>
        <w:rPr>
          <w:i/>
          <w:iCs/>
          <w:szCs w:val="28"/>
          <w:vertAlign w:val="subscript"/>
        </w:rPr>
        <w:t>нав</w:t>
      </w:r>
      <w:r w:rsidRPr="001412C0">
        <w:rPr>
          <w:i/>
          <w:iCs/>
          <w:szCs w:val="28"/>
          <w:vertAlign w:val="subscript"/>
        </w:rPr>
        <w:t xml:space="preserve">. </w:t>
      </w:r>
      <w:r w:rsidRPr="001412C0">
        <w:rPr>
          <w:i/>
          <w:iCs/>
          <w:szCs w:val="28"/>
        </w:rPr>
        <w:t>= (</w:t>
      </w:r>
      <w:r w:rsidRPr="001412C0">
        <w:rPr>
          <w:i/>
          <w:iCs/>
          <w:szCs w:val="28"/>
          <w:lang w:val="en-US"/>
        </w:rPr>
        <w:t>U</w:t>
      </w:r>
      <w:r>
        <w:rPr>
          <w:i/>
          <w:iCs/>
          <w:szCs w:val="28"/>
          <w:vertAlign w:val="subscript"/>
        </w:rPr>
        <w:t>нав</w:t>
      </w:r>
      <w:r w:rsidRPr="001412C0">
        <w:rPr>
          <w:i/>
          <w:iCs/>
          <w:szCs w:val="28"/>
          <w:vertAlign w:val="subscript"/>
        </w:rPr>
        <w:t>.изм.</w:t>
      </w:r>
      <w:r w:rsidRPr="001412C0">
        <w:rPr>
          <w:i/>
          <w:iCs/>
          <w:szCs w:val="28"/>
        </w:rPr>
        <w:t xml:space="preserve"> – </w:t>
      </w:r>
      <w:r w:rsidRPr="001412C0">
        <w:rPr>
          <w:i/>
          <w:iCs/>
          <w:szCs w:val="28"/>
          <w:lang w:val="en-US"/>
        </w:rPr>
        <w:t>U</w:t>
      </w:r>
      <w:r>
        <w:rPr>
          <w:i/>
          <w:iCs/>
          <w:szCs w:val="28"/>
          <w:vertAlign w:val="subscript"/>
        </w:rPr>
        <w:t>нав</w:t>
      </w:r>
      <w:r w:rsidRPr="001412C0">
        <w:rPr>
          <w:i/>
          <w:iCs/>
          <w:szCs w:val="28"/>
          <w:vertAlign w:val="subscript"/>
        </w:rPr>
        <w:t>.факт.</w:t>
      </w:r>
      <w:r w:rsidRPr="001412C0">
        <w:rPr>
          <w:i/>
          <w:iCs/>
          <w:szCs w:val="28"/>
        </w:rPr>
        <w:t xml:space="preserve">) ⁄ </w:t>
      </w:r>
      <w:r w:rsidRPr="001412C0">
        <w:rPr>
          <w:i/>
          <w:iCs/>
          <w:szCs w:val="28"/>
          <w:lang w:val="en-US"/>
        </w:rPr>
        <w:t>U</w:t>
      </w:r>
      <w:r>
        <w:rPr>
          <w:i/>
          <w:iCs/>
          <w:szCs w:val="28"/>
          <w:vertAlign w:val="subscript"/>
        </w:rPr>
        <w:t>нав</w:t>
      </w:r>
      <w:r w:rsidRPr="001412C0">
        <w:rPr>
          <w:i/>
          <w:iCs/>
          <w:szCs w:val="28"/>
          <w:vertAlign w:val="subscript"/>
        </w:rPr>
        <w:t>.факт</w:t>
      </w:r>
      <w:r w:rsidR="00822231">
        <w:rPr>
          <w:i/>
          <w:iCs/>
          <w:szCs w:val="28"/>
          <w:vertAlign w:val="subscript"/>
        </w:rPr>
        <w:t>.</w:t>
      </w:r>
    </w:p>
    <w:p w14:paraId="008AB60D" w14:textId="71B73CF2" w:rsidR="00BB572E" w:rsidRDefault="00BB572E" w:rsidP="006C26E1">
      <w:pPr>
        <w:pStyle w:val="af6"/>
        <w:tabs>
          <w:tab w:val="left" w:pos="567"/>
        </w:tabs>
        <w:spacing w:before="120"/>
        <w:ind w:left="0" w:firstLine="426"/>
        <w:jc w:val="both"/>
      </w:pPr>
      <w:r w:rsidRPr="001D08FE">
        <w:t>Плата считается выдержавшей испытание, если рассчитанные</w:t>
      </w:r>
      <w:del w:id="255" w:author="Перов Дмитрий Александрович" w:date="2021-03-10T10:44:00Z">
        <w:r w:rsidRPr="001D08FE" w:rsidDel="00D5461A">
          <w:delText xml:space="preserve"> в </w:delText>
        </w:r>
        <w:r w:rsidRPr="00F872D9" w:rsidDel="00D5461A">
          <w:rPr>
            <w:color w:val="FF0000"/>
          </w:rPr>
          <w:delText>таблице Протокола испытаний</w:delText>
        </w:r>
      </w:del>
      <w:r w:rsidRPr="00F872D9">
        <w:rPr>
          <w:color w:val="FF0000"/>
        </w:rPr>
        <w:t xml:space="preserve"> </w:t>
      </w:r>
      <w:r w:rsidRPr="001D08FE">
        <w:t xml:space="preserve">погрешности измерения </w:t>
      </w:r>
      <w:r w:rsidR="005F6B67">
        <w:rPr>
          <w:szCs w:val="28"/>
        </w:rPr>
        <w:t>эффективного значения наведенного напряжения</w:t>
      </w:r>
      <w:r>
        <w:rPr>
          <w:szCs w:val="28"/>
        </w:rPr>
        <w:t xml:space="preserve"> </w:t>
      </w:r>
      <w:r w:rsidRPr="001D08FE">
        <w:t>не превышают значений, определенных</w:t>
      </w:r>
      <w:r w:rsidR="005F6B67">
        <w:t xml:space="preserve"> для канала измерения суммарного потенциала</w:t>
      </w:r>
      <w:r w:rsidRPr="001D08FE">
        <w:t xml:space="preserve"> в разделе </w:t>
      </w:r>
      <w:r>
        <w:t>4</w:t>
      </w:r>
      <w:r w:rsidRPr="001D08FE">
        <w:t xml:space="preserve"> Таблицы 4.1</w:t>
      </w:r>
      <w:del w:id="256" w:author="Перов Дмитрий Александрович" w:date="2021-03-10T10:46:00Z">
        <w:r w:rsidR="00864FFC" w:rsidDel="00C111F8">
          <w:delText>.</w:delText>
        </w:r>
      </w:del>
      <w:ins w:id="257" w:author="Перов Дмитрий Александрович" w:date="2021-03-10T10:45:00Z">
        <w:r w:rsidR="00D5461A">
          <w:t>, а также правильно измеряется частота наведенного напряжения.</w:t>
        </w:r>
      </w:ins>
      <w:del w:id="258" w:author="Перов Дмитрий Александрович" w:date="2021-03-10T10:45:00Z">
        <w:r w:rsidR="00864FFC" w:rsidDel="00D5461A">
          <w:delText xml:space="preserve"> </w:delText>
        </w:r>
      </w:del>
    </w:p>
    <w:p w14:paraId="50652EE8" w14:textId="77777777" w:rsidR="00864FFC" w:rsidRPr="00583492" w:rsidRDefault="00864FFC" w:rsidP="00BB572E">
      <w:pPr>
        <w:pStyle w:val="af6"/>
        <w:tabs>
          <w:tab w:val="left" w:pos="567"/>
        </w:tabs>
        <w:spacing w:before="120"/>
        <w:ind w:left="0" w:firstLine="567"/>
        <w:jc w:val="both"/>
      </w:pPr>
    </w:p>
    <w:p w14:paraId="2FC9404A" w14:textId="2407C5BA" w:rsidR="004A3141" w:rsidRPr="00864FFC" w:rsidRDefault="00864FFC" w:rsidP="005B4732">
      <w:pPr>
        <w:pStyle w:val="af6"/>
        <w:numPr>
          <w:ilvl w:val="0"/>
          <w:numId w:val="13"/>
        </w:numPr>
        <w:tabs>
          <w:tab w:val="left" w:pos="993"/>
        </w:tabs>
        <w:spacing w:before="120"/>
        <w:ind w:left="0" w:firstLine="284"/>
        <w:jc w:val="both"/>
        <w:rPr>
          <w:b/>
          <w:bCs/>
        </w:rPr>
      </w:pPr>
      <w:r w:rsidRPr="00864FFC">
        <w:rPr>
          <w:b/>
          <w:bCs/>
        </w:rPr>
        <w:t xml:space="preserve">Проверка канала задатчика напряжения </w:t>
      </w:r>
      <w:commentRangeStart w:id="259"/>
      <w:r w:rsidRPr="00864FFC">
        <w:rPr>
          <w:b/>
          <w:bCs/>
        </w:rPr>
        <w:t>0-10 В.</w:t>
      </w:r>
      <w:commentRangeEnd w:id="259"/>
      <w:r w:rsidR="00D17436">
        <w:rPr>
          <w:rStyle w:val="af9"/>
        </w:rPr>
        <w:commentReference w:id="259"/>
      </w:r>
    </w:p>
    <w:p w14:paraId="3C22E245" w14:textId="77777777" w:rsidR="00B05C85" w:rsidRPr="000C4B91" w:rsidRDefault="00B05C85" w:rsidP="006C26E1">
      <w:pPr>
        <w:tabs>
          <w:tab w:val="left" w:pos="567"/>
        </w:tabs>
        <w:spacing w:before="240"/>
        <w:jc w:val="both"/>
      </w:pPr>
      <w:r w:rsidRPr="000C4B91">
        <w:t>Испытание проводят в следующей последовательности:</w:t>
      </w:r>
    </w:p>
    <w:p w14:paraId="214F5686" w14:textId="77777777" w:rsidR="00B05C85" w:rsidRDefault="00B05C85" w:rsidP="006C26E1">
      <w:pPr>
        <w:pStyle w:val="af6"/>
        <w:numPr>
          <w:ilvl w:val="0"/>
          <w:numId w:val="34"/>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0BAB8190" w14:textId="70D1EC6B" w:rsidR="00B05C85" w:rsidRDefault="0061744E" w:rsidP="006C26E1">
      <w:pPr>
        <w:pStyle w:val="af6"/>
        <w:numPr>
          <w:ilvl w:val="0"/>
          <w:numId w:val="34"/>
        </w:numPr>
        <w:tabs>
          <w:tab w:val="left" w:pos="567"/>
        </w:tabs>
        <w:ind w:left="567" w:hanging="425"/>
        <w:jc w:val="both"/>
        <w:rPr>
          <w:szCs w:val="28"/>
        </w:rPr>
      </w:pPr>
      <w:r>
        <w:rPr>
          <w:szCs w:val="28"/>
        </w:rPr>
        <w:t>В</w:t>
      </w:r>
      <w:r w:rsidR="00B05C85">
        <w:rPr>
          <w:szCs w:val="28"/>
        </w:rPr>
        <w:t xml:space="preserve"> окне браузера в таблице «</w:t>
      </w:r>
      <w:r w:rsidR="00B46862">
        <w:rPr>
          <w:szCs w:val="28"/>
          <w:lang w:val="en-US"/>
        </w:rPr>
        <w:t>RS</w:t>
      </w:r>
      <w:r w:rsidR="00B46862" w:rsidRPr="00B46862">
        <w:rPr>
          <w:szCs w:val="28"/>
        </w:rPr>
        <w:t>-485</w:t>
      </w:r>
      <w:r w:rsidR="00B05C85" w:rsidRPr="000C4B91">
        <w:rPr>
          <w:szCs w:val="28"/>
        </w:rPr>
        <w:t xml:space="preserve"> </w:t>
      </w:r>
      <w:r w:rsidR="00B05C85">
        <w:rPr>
          <w:szCs w:val="28"/>
          <w:lang w:val="en-US"/>
        </w:rPr>
        <w:t>Modbus</w:t>
      </w:r>
      <w:r w:rsidR="00B05C85" w:rsidRPr="000C4B91">
        <w:rPr>
          <w:szCs w:val="28"/>
        </w:rPr>
        <w:t xml:space="preserve"> </w:t>
      </w:r>
      <w:r w:rsidR="00B05C85">
        <w:rPr>
          <w:szCs w:val="28"/>
          <w:lang w:val="en-US"/>
        </w:rPr>
        <w:t>RTU</w:t>
      </w:r>
      <w:r w:rsidR="00B05C85">
        <w:rPr>
          <w:szCs w:val="28"/>
        </w:rPr>
        <w:t>»</w:t>
      </w:r>
      <w:r w:rsidR="00B05C85" w:rsidRPr="000C4B91">
        <w:rPr>
          <w:szCs w:val="28"/>
        </w:rPr>
        <w:t xml:space="preserve"> </w:t>
      </w:r>
      <w:r>
        <w:rPr>
          <w:szCs w:val="28"/>
        </w:rPr>
        <w:t xml:space="preserve">нажать значок </w:t>
      </w:r>
      <w:r w:rsidR="005A6F87">
        <w:rPr>
          <w:noProof/>
          <w:szCs w:val="28"/>
        </w:rPr>
        <w:drawing>
          <wp:inline distT="0" distB="0" distL="0" distR="0" wp14:anchorId="166675E3" wp14:editId="1EF5717A">
            <wp:extent cx="219075" cy="2095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4">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sidR="00B05C85">
        <w:rPr>
          <w:szCs w:val="28"/>
        </w:rPr>
        <w:t xml:space="preserve"> </w:t>
      </w:r>
      <w:r w:rsidR="00D01322">
        <w:rPr>
          <w:szCs w:val="28"/>
        </w:rPr>
        <w:t xml:space="preserve">в </w:t>
      </w:r>
      <w:r w:rsidR="00B05C85">
        <w:rPr>
          <w:szCs w:val="28"/>
        </w:rPr>
        <w:t>строке «</w:t>
      </w:r>
      <w:r w:rsidR="00AB186E">
        <w:rPr>
          <w:szCs w:val="28"/>
        </w:rPr>
        <w:t>Напряжение управления станцией (0…10 В)</w:t>
      </w:r>
      <w:r w:rsidR="00B05C85">
        <w:rPr>
          <w:szCs w:val="28"/>
        </w:rPr>
        <w:t>».</w:t>
      </w:r>
      <w:r w:rsidR="003E4EB8">
        <w:rPr>
          <w:szCs w:val="28"/>
        </w:rPr>
        <w:t xml:space="preserve"> (смотри Рис.2 Приложение Г)</w:t>
      </w:r>
      <w:r w:rsidR="009A2E31">
        <w:rPr>
          <w:szCs w:val="28"/>
        </w:rPr>
        <w:t>.</w:t>
      </w:r>
    </w:p>
    <w:p w14:paraId="0DEDAAC3" w14:textId="7943C2D4" w:rsidR="00E07577" w:rsidRPr="00E07577" w:rsidRDefault="00AB186E" w:rsidP="006C26E1">
      <w:pPr>
        <w:pStyle w:val="af6"/>
        <w:numPr>
          <w:ilvl w:val="0"/>
          <w:numId w:val="34"/>
        </w:numPr>
        <w:tabs>
          <w:tab w:val="left" w:pos="567"/>
        </w:tabs>
        <w:ind w:left="567" w:hanging="425"/>
        <w:jc w:val="both"/>
        <w:rPr>
          <w:szCs w:val="28"/>
        </w:rPr>
      </w:pPr>
      <w:r>
        <w:rPr>
          <w:szCs w:val="28"/>
        </w:rPr>
        <w:t>Во всплывшем окне нажать кнопку «0 Вольт».</w:t>
      </w:r>
    </w:p>
    <w:p w14:paraId="4D96344C" w14:textId="1D5792A7" w:rsidR="00B05C85" w:rsidRPr="006908DD" w:rsidRDefault="00E07577" w:rsidP="006C26E1">
      <w:pPr>
        <w:pStyle w:val="af6"/>
        <w:numPr>
          <w:ilvl w:val="0"/>
          <w:numId w:val="34"/>
        </w:numPr>
        <w:tabs>
          <w:tab w:val="left" w:pos="567"/>
        </w:tabs>
        <w:ind w:left="567" w:hanging="425"/>
        <w:jc w:val="both"/>
        <w:rPr>
          <w:szCs w:val="28"/>
        </w:rPr>
      </w:pPr>
      <w:r>
        <w:rPr>
          <w:szCs w:val="28"/>
        </w:rPr>
        <w:t>Через 3 секунды или более з</w:t>
      </w:r>
      <w:r w:rsidR="00B05C85">
        <w:rPr>
          <w:szCs w:val="28"/>
        </w:rPr>
        <w:t>афиксировать значение</w:t>
      </w:r>
      <w:r>
        <w:rPr>
          <w:szCs w:val="28"/>
        </w:rPr>
        <w:t>,</w:t>
      </w:r>
      <w:r w:rsidR="00AB186E" w:rsidRPr="00AB186E">
        <w:rPr>
          <w:szCs w:val="28"/>
        </w:rPr>
        <w:t xml:space="preserve"> </w:t>
      </w:r>
      <w:r w:rsidR="00AB186E">
        <w:rPr>
          <w:szCs w:val="28"/>
        </w:rPr>
        <w:t xml:space="preserve">измеренное вольтметром </w:t>
      </w:r>
      <w:r w:rsidR="00AB186E">
        <w:rPr>
          <w:szCs w:val="28"/>
          <w:lang w:val="en-US"/>
        </w:rPr>
        <w:t>PV</w:t>
      </w:r>
      <w:r w:rsidR="00AB186E" w:rsidRPr="00AB186E">
        <w:rPr>
          <w:szCs w:val="28"/>
        </w:rPr>
        <w:t>1</w:t>
      </w:r>
      <w:r>
        <w:rPr>
          <w:szCs w:val="28"/>
        </w:rPr>
        <w:t>,</w:t>
      </w:r>
      <w:r w:rsidR="00B05C85">
        <w:rPr>
          <w:szCs w:val="28"/>
        </w:rPr>
        <w:t xml:space="preserve"> в </w:t>
      </w:r>
      <w:r w:rsidR="00B05C85" w:rsidRPr="006908DD">
        <w:rPr>
          <w:szCs w:val="28"/>
        </w:rPr>
        <w:t xml:space="preserve">таблице </w:t>
      </w:r>
      <w:ins w:id="260" w:author="Перов Дмитрий Александрович" w:date="2021-03-10T10:50:00Z">
        <w:r w:rsidR="004711D7" w:rsidRPr="006908DD">
          <w:rPr>
            <w:szCs w:val="28"/>
          </w:rPr>
          <w:t xml:space="preserve">4.13.3 </w:t>
        </w:r>
      </w:ins>
      <w:r w:rsidR="00B05C85" w:rsidRPr="006908DD">
        <w:t>Протокола испытаний</w:t>
      </w:r>
      <w:r w:rsidR="00B05C85" w:rsidRPr="006908DD">
        <w:rPr>
          <w:szCs w:val="28"/>
        </w:rPr>
        <w:t>.</w:t>
      </w:r>
    </w:p>
    <w:p w14:paraId="6CF2C2A6" w14:textId="77777777" w:rsidR="00822231" w:rsidRPr="006908DD" w:rsidRDefault="00E07577" w:rsidP="00822231">
      <w:pPr>
        <w:pStyle w:val="af6"/>
        <w:numPr>
          <w:ilvl w:val="0"/>
          <w:numId w:val="33"/>
        </w:numPr>
        <w:tabs>
          <w:tab w:val="left" w:pos="567"/>
        </w:tabs>
        <w:ind w:left="567" w:hanging="425"/>
        <w:jc w:val="both"/>
        <w:rPr>
          <w:szCs w:val="28"/>
        </w:rPr>
      </w:pPr>
      <w:r w:rsidRPr="006908DD">
        <w:rPr>
          <w:szCs w:val="28"/>
        </w:rPr>
        <w:t xml:space="preserve">Повторить пункты 2 - 4 для напряжения задания «5 Вольт» и «10 Вольт» с фиксацией измеренных вольтметром значений в соответствующих строках таблицы </w:t>
      </w:r>
      <w:r w:rsidRPr="006908DD">
        <w:t>Протокола испытаний</w:t>
      </w:r>
      <w:r w:rsidRPr="006908DD">
        <w:rPr>
          <w:szCs w:val="28"/>
        </w:rPr>
        <w:t>.</w:t>
      </w:r>
      <w:r w:rsidR="00822231" w:rsidRPr="006908DD">
        <w:rPr>
          <w:szCs w:val="28"/>
        </w:rPr>
        <w:t xml:space="preserve"> </w:t>
      </w:r>
    </w:p>
    <w:p w14:paraId="48CF2E8F" w14:textId="704A4981" w:rsidR="00822231" w:rsidRPr="005354A6" w:rsidRDefault="00822231" w:rsidP="00822231">
      <w:pPr>
        <w:pStyle w:val="af6"/>
        <w:numPr>
          <w:ilvl w:val="0"/>
          <w:numId w:val="33"/>
        </w:numPr>
        <w:tabs>
          <w:tab w:val="left" w:pos="567"/>
        </w:tabs>
        <w:ind w:left="567" w:hanging="425"/>
        <w:jc w:val="both"/>
        <w:rPr>
          <w:szCs w:val="28"/>
        </w:rPr>
      </w:pPr>
      <w:r w:rsidRPr="005354A6">
        <w:rPr>
          <w:szCs w:val="28"/>
        </w:rPr>
        <w:t>По введенным табличным данным автоматически будет произведен расчет погрешности измерения канала по формуле:</w:t>
      </w:r>
    </w:p>
    <w:p w14:paraId="298630D8" w14:textId="34A1A88F" w:rsidR="00B05C85" w:rsidRPr="00822231" w:rsidRDefault="00822231" w:rsidP="00822231">
      <w:pPr>
        <w:tabs>
          <w:tab w:val="left" w:pos="567"/>
        </w:tabs>
        <w:jc w:val="center"/>
        <w:rPr>
          <w:szCs w:val="28"/>
        </w:rPr>
      </w:pPr>
      <w:r w:rsidRPr="001412C0">
        <w:rPr>
          <w:i/>
          <w:iCs/>
          <w:szCs w:val="28"/>
        </w:rPr>
        <w:t>δ</w:t>
      </w:r>
      <w:r w:rsidRPr="001412C0">
        <w:rPr>
          <w:i/>
          <w:iCs/>
          <w:szCs w:val="28"/>
          <w:lang w:val="en-US"/>
        </w:rPr>
        <w:t>U</w:t>
      </w:r>
      <w:bookmarkStart w:id="261" w:name="_Hlk50646979"/>
      <w:r>
        <w:rPr>
          <w:i/>
          <w:iCs/>
          <w:szCs w:val="28"/>
          <w:vertAlign w:val="subscript"/>
        </w:rPr>
        <w:t>упр</w:t>
      </w:r>
      <w:bookmarkEnd w:id="261"/>
      <w:r w:rsidRPr="001412C0">
        <w:rPr>
          <w:i/>
          <w:iCs/>
          <w:szCs w:val="28"/>
          <w:vertAlign w:val="subscript"/>
        </w:rPr>
        <w:t xml:space="preserve">. </w:t>
      </w:r>
      <w:r w:rsidRPr="001412C0">
        <w:rPr>
          <w:i/>
          <w:iCs/>
          <w:szCs w:val="28"/>
        </w:rPr>
        <w:t>= (</w:t>
      </w:r>
      <w:r w:rsidRPr="001412C0">
        <w:rPr>
          <w:i/>
          <w:iCs/>
          <w:szCs w:val="28"/>
          <w:lang w:val="en-US"/>
        </w:rPr>
        <w:t>U</w:t>
      </w:r>
      <w:r>
        <w:rPr>
          <w:i/>
          <w:iCs/>
          <w:szCs w:val="28"/>
          <w:vertAlign w:val="subscript"/>
        </w:rPr>
        <w:t>упр</w:t>
      </w:r>
      <w:r w:rsidRPr="001412C0">
        <w:rPr>
          <w:i/>
          <w:iCs/>
          <w:szCs w:val="28"/>
          <w:vertAlign w:val="subscript"/>
        </w:rPr>
        <w:t>.изм.</w:t>
      </w:r>
      <w:r w:rsidRPr="001412C0">
        <w:rPr>
          <w:i/>
          <w:iCs/>
          <w:szCs w:val="28"/>
        </w:rPr>
        <w:t xml:space="preserve"> – </w:t>
      </w:r>
      <w:r w:rsidRPr="001412C0">
        <w:rPr>
          <w:i/>
          <w:iCs/>
          <w:szCs w:val="28"/>
          <w:lang w:val="en-US"/>
        </w:rPr>
        <w:t>U</w:t>
      </w:r>
      <w:r>
        <w:rPr>
          <w:i/>
          <w:iCs/>
          <w:szCs w:val="28"/>
          <w:vertAlign w:val="subscript"/>
        </w:rPr>
        <w:t>упр</w:t>
      </w:r>
      <w:r w:rsidRPr="001412C0">
        <w:rPr>
          <w:i/>
          <w:iCs/>
          <w:szCs w:val="28"/>
          <w:vertAlign w:val="subscript"/>
        </w:rPr>
        <w:t>.факт.</w:t>
      </w:r>
      <w:r w:rsidRPr="001412C0">
        <w:rPr>
          <w:i/>
          <w:iCs/>
          <w:szCs w:val="28"/>
        </w:rPr>
        <w:t xml:space="preserve">) ⁄ </w:t>
      </w:r>
      <w:r w:rsidRPr="001412C0">
        <w:rPr>
          <w:i/>
          <w:iCs/>
          <w:szCs w:val="28"/>
          <w:lang w:val="en-US"/>
        </w:rPr>
        <w:t>U</w:t>
      </w:r>
      <w:r>
        <w:rPr>
          <w:i/>
          <w:iCs/>
          <w:szCs w:val="28"/>
          <w:vertAlign w:val="subscript"/>
        </w:rPr>
        <w:t>упр</w:t>
      </w:r>
      <w:r w:rsidRPr="001412C0">
        <w:rPr>
          <w:i/>
          <w:iCs/>
          <w:szCs w:val="28"/>
          <w:vertAlign w:val="subscript"/>
        </w:rPr>
        <w:t>.факт</w:t>
      </w:r>
      <w:r>
        <w:rPr>
          <w:i/>
          <w:iCs/>
          <w:szCs w:val="28"/>
          <w:vertAlign w:val="subscript"/>
        </w:rPr>
        <w:t>.</w:t>
      </w:r>
    </w:p>
    <w:p w14:paraId="1C0C9D85" w14:textId="3FE9BA99" w:rsidR="00B05C85" w:rsidDel="00F2227D" w:rsidRDefault="00B05C85" w:rsidP="00F2227D">
      <w:pPr>
        <w:pStyle w:val="af6"/>
        <w:tabs>
          <w:tab w:val="left" w:pos="567"/>
        </w:tabs>
        <w:spacing w:before="120"/>
        <w:ind w:left="0" w:firstLine="426"/>
        <w:jc w:val="both"/>
        <w:rPr>
          <w:del w:id="262" w:author="Перов Дмитрий Александрович" w:date="2021-03-10T10:51:00Z"/>
        </w:rPr>
      </w:pPr>
      <w:r w:rsidRPr="001D08FE">
        <w:t xml:space="preserve">Плата считается выдержавшей испытание, если рассчитанные </w:t>
      </w:r>
      <w:del w:id="263" w:author="Перов Дмитрий Александрович" w:date="2021-03-10T10:51:00Z">
        <w:r w:rsidRPr="001D08FE" w:rsidDel="004711D7">
          <w:delText xml:space="preserve">в </w:delText>
        </w:r>
        <w:r w:rsidRPr="00F872D9" w:rsidDel="004711D7">
          <w:rPr>
            <w:color w:val="FF0000"/>
          </w:rPr>
          <w:delText xml:space="preserve">таблице Протокола испытаний </w:delText>
        </w:r>
      </w:del>
      <w:r w:rsidRPr="001D08FE">
        <w:t xml:space="preserve">погрешности </w:t>
      </w:r>
      <w:del w:id="264" w:author="Перов Дмитрий Александрович" w:date="2021-03-10T10:51:00Z">
        <w:r w:rsidR="0064650B" w:rsidDel="004711D7">
          <w:delText xml:space="preserve">заданных и </w:delText>
        </w:r>
      </w:del>
      <w:r w:rsidR="0064650B">
        <w:t>измеренных значений напряжения</w:t>
      </w:r>
      <w:r>
        <w:rPr>
          <w:szCs w:val="28"/>
        </w:rPr>
        <w:t xml:space="preserve"> </w:t>
      </w:r>
      <w:r w:rsidRPr="001D08FE">
        <w:t>не превышают значений</w:t>
      </w:r>
      <w:r w:rsidR="0064650B" w:rsidRPr="001D08FE">
        <w:t xml:space="preserve">, определенных в разделе </w:t>
      </w:r>
      <w:r w:rsidR="0064650B">
        <w:t>10</w:t>
      </w:r>
      <w:r w:rsidR="0064650B" w:rsidRPr="001D08FE">
        <w:t xml:space="preserve"> Таблицы 4.1.</w:t>
      </w:r>
    </w:p>
    <w:p w14:paraId="04A84B1D" w14:textId="77777777" w:rsidR="00F2227D" w:rsidRPr="00583492" w:rsidRDefault="00F2227D" w:rsidP="006C26E1">
      <w:pPr>
        <w:pStyle w:val="af6"/>
        <w:tabs>
          <w:tab w:val="left" w:pos="567"/>
        </w:tabs>
        <w:spacing w:before="120"/>
        <w:ind w:left="0" w:firstLine="426"/>
        <w:jc w:val="both"/>
        <w:rPr>
          <w:ins w:id="265" w:author="Перов Дмитрий Александрович" w:date="2021-03-10T10:51:00Z"/>
        </w:rPr>
      </w:pPr>
    </w:p>
    <w:p w14:paraId="6ABB0D07" w14:textId="7656E7C6" w:rsidR="00D2415E" w:rsidRDefault="00D2415E">
      <w:pPr>
        <w:pStyle w:val="af6"/>
        <w:tabs>
          <w:tab w:val="left" w:pos="567"/>
        </w:tabs>
        <w:spacing w:before="120"/>
        <w:ind w:left="0" w:firstLine="426"/>
        <w:jc w:val="both"/>
        <w:rPr>
          <w:highlight w:val="yellow"/>
        </w:rPr>
        <w:pPrChange w:id="266" w:author="Перов Дмитрий Александрович" w:date="2021-03-10T10:51:00Z">
          <w:pPr>
            <w:spacing w:line="240" w:lineRule="auto"/>
          </w:pPr>
        </w:pPrChange>
      </w:pPr>
      <w:del w:id="267" w:author="Перов Дмитрий Александрович" w:date="2021-03-10T10:51:00Z">
        <w:r w:rsidDel="00F2227D">
          <w:rPr>
            <w:highlight w:val="yellow"/>
          </w:rPr>
          <w:br w:type="page"/>
        </w:r>
      </w:del>
    </w:p>
    <w:p w14:paraId="59CF3A1A" w14:textId="55C484FC" w:rsidR="004A3141" w:rsidRPr="00484A95" w:rsidRDefault="00A53E07" w:rsidP="005B4732">
      <w:pPr>
        <w:pStyle w:val="af6"/>
        <w:numPr>
          <w:ilvl w:val="0"/>
          <w:numId w:val="13"/>
        </w:numPr>
        <w:tabs>
          <w:tab w:val="left" w:pos="993"/>
        </w:tabs>
        <w:spacing w:before="120"/>
        <w:ind w:left="0" w:firstLine="284"/>
        <w:jc w:val="both"/>
        <w:rPr>
          <w:b/>
          <w:bCs/>
        </w:rPr>
      </w:pPr>
      <w:r w:rsidRPr="00484A95">
        <w:rPr>
          <w:b/>
          <w:bCs/>
        </w:rPr>
        <w:t xml:space="preserve">Проверка интерфейса </w:t>
      </w:r>
      <w:r w:rsidR="00F7611F">
        <w:rPr>
          <w:b/>
          <w:bCs/>
          <w:lang w:val="en-US"/>
        </w:rPr>
        <w:t>Ethernet</w:t>
      </w:r>
      <w:r w:rsidRPr="00484A95">
        <w:rPr>
          <w:b/>
          <w:bCs/>
        </w:rPr>
        <w:t>.</w:t>
      </w:r>
    </w:p>
    <w:p w14:paraId="149FF023" w14:textId="77777777" w:rsidR="007B7DAA" w:rsidRPr="000C4B91" w:rsidRDefault="007B7DAA" w:rsidP="006C26E1">
      <w:pPr>
        <w:tabs>
          <w:tab w:val="left" w:pos="567"/>
        </w:tabs>
        <w:spacing w:before="240"/>
        <w:jc w:val="both"/>
      </w:pPr>
      <w:r w:rsidRPr="000C4B91">
        <w:t>Испытание проводят в следующей последовательности:</w:t>
      </w:r>
    </w:p>
    <w:p w14:paraId="56CC23B0" w14:textId="77777777" w:rsidR="007B7DAA" w:rsidRDefault="007B7DAA" w:rsidP="006C26E1">
      <w:pPr>
        <w:pStyle w:val="af6"/>
        <w:numPr>
          <w:ilvl w:val="0"/>
          <w:numId w:val="35"/>
        </w:numPr>
        <w:tabs>
          <w:tab w:val="left" w:pos="567"/>
        </w:tabs>
        <w:ind w:left="567" w:hanging="425"/>
        <w:jc w:val="both"/>
        <w:rPr>
          <w:szCs w:val="28"/>
        </w:rPr>
      </w:pPr>
      <w:r>
        <w:rPr>
          <w:szCs w:val="28"/>
        </w:rPr>
        <w:t>Провести все действия, описанные в разделе 6.3 данной ПМ для проверки наличия связи с устройством.</w:t>
      </w:r>
    </w:p>
    <w:p w14:paraId="708200E2" w14:textId="07A0C934" w:rsidR="007B7DAA" w:rsidRPr="001E2D0B" w:rsidRDefault="007B4EB7" w:rsidP="006C26E1">
      <w:pPr>
        <w:pStyle w:val="af6"/>
        <w:numPr>
          <w:ilvl w:val="0"/>
          <w:numId w:val="35"/>
        </w:numPr>
        <w:tabs>
          <w:tab w:val="left" w:pos="567"/>
        </w:tabs>
        <w:ind w:left="567" w:hanging="425"/>
        <w:jc w:val="both"/>
        <w:rPr>
          <w:szCs w:val="28"/>
        </w:rPr>
      </w:pPr>
      <w:r>
        <w:rPr>
          <w:szCs w:val="28"/>
        </w:rPr>
        <w:t xml:space="preserve">Установить </w:t>
      </w:r>
      <w:r>
        <w:rPr>
          <w:iCs/>
          <w:szCs w:val="28"/>
          <w:lang w:val="en-US"/>
        </w:rPr>
        <w:t>IP</w:t>
      </w:r>
      <w:r>
        <w:rPr>
          <w:iCs/>
          <w:szCs w:val="28"/>
        </w:rPr>
        <w:noBreakHyphen/>
        <w:t xml:space="preserve">адрес </w:t>
      </w:r>
      <w:r w:rsidRPr="001E2D0B">
        <w:rPr>
          <w:b/>
          <w:bCs/>
          <w:i/>
          <w:szCs w:val="28"/>
        </w:rPr>
        <w:t>192.168.1.1</w:t>
      </w:r>
      <w:ins w:id="268" w:author="Перов Дмитрий Александрович" w:date="2021-03-10T10:52:00Z">
        <w:r w:rsidR="00D77DA5">
          <w:rPr>
            <w:b/>
            <w:bCs/>
            <w:i/>
            <w:szCs w:val="28"/>
          </w:rPr>
          <w:t>00</w:t>
        </w:r>
      </w:ins>
      <w:ins w:id="269" w:author="Перов Дмитрий Александрович" w:date="2021-03-10T10:53:00Z">
        <w:r w:rsidR="00FD4B9D">
          <w:rPr>
            <w:b/>
            <w:bCs/>
            <w:i/>
            <w:szCs w:val="28"/>
          </w:rPr>
          <w:t xml:space="preserve"> (или другой</w:t>
        </w:r>
        <w:r w:rsidR="007161EE">
          <w:rPr>
            <w:b/>
            <w:bCs/>
            <w:i/>
            <w:szCs w:val="28"/>
          </w:rPr>
          <w:t xml:space="preserve"> адрес</w:t>
        </w:r>
        <w:r w:rsidR="00FD4B9D">
          <w:rPr>
            <w:b/>
            <w:bCs/>
            <w:i/>
            <w:szCs w:val="28"/>
          </w:rPr>
          <w:t xml:space="preserve">, отличный от </w:t>
        </w:r>
      </w:ins>
      <w:r>
        <w:rPr>
          <w:iCs/>
          <w:szCs w:val="28"/>
        </w:rPr>
        <w:t xml:space="preserve"> </w:t>
      </w:r>
      <w:ins w:id="270" w:author="Перов Дмитрий Александрович" w:date="2021-03-10T10:53:00Z">
        <w:r w:rsidR="00FD4B9D" w:rsidRPr="001E2D0B">
          <w:rPr>
            <w:b/>
            <w:bCs/>
            <w:i/>
            <w:szCs w:val="28"/>
          </w:rPr>
          <w:t>192.168.1.1</w:t>
        </w:r>
        <w:r w:rsidR="00FD4B9D">
          <w:rPr>
            <w:b/>
            <w:bCs/>
            <w:i/>
            <w:szCs w:val="28"/>
          </w:rPr>
          <w:t xml:space="preserve">) </w:t>
        </w:r>
      </w:ins>
      <w:r>
        <w:rPr>
          <w:iCs/>
          <w:szCs w:val="28"/>
        </w:rPr>
        <w:t>для сетевой карты, используемой для подключения к КИП</w:t>
      </w:r>
      <w:r>
        <w:rPr>
          <w:iCs/>
          <w:szCs w:val="28"/>
        </w:rPr>
        <w:noBreakHyphen/>
        <w:t xml:space="preserve">М5 по интерфейсу </w:t>
      </w:r>
      <w:r w:rsidR="00F7611F">
        <w:rPr>
          <w:iCs/>
          <w:szCs w:val="28"/>
          <w:lang w:val="en-US"/>
        </w:rPr>
        <w:t>Ethernet</w:t>
      </w:r>
      <w:r>
        <w:rPr>
          <w:iCs/>
          <w:szCs w:val="28"/>
        </w:rPr>
        <w:t xml:space="preserve">, маска подключения </w:t>
      </w:r>
      <w:r w:rsidRPr="001E2D0B">
        <w:rPr>
          <w:b/>
          <w:bCs/>
          <w:i/>
          <w:szCs w:val="28"/>
        </w:rPr>
        <w:t>255.255.255.0</w:t>
      </w:r>
    </w:p>
    <w:p w14:paraId="1C0CEE4D" w14:textId="4C79E15B" w:rsidR="001E2D0B" w:rsidRDefault="00BA7ACD" w:rsidP="006C26E1">
      <w:pPr>
        <w:pStyle w:val="af6"/>
        <w:numPr>
          <w:ilvl w:val="0"/>
          <w:numId w:val="35"/>
        </w:numPr>
        <w:tabs>
          <w:tab w:val="left" w:pos="567"/>
        </w:tabs>
        <w:ind w:left="567" w:hanging="425"/>
        <w:jc w:val="both"/>
        <w:rPr>
          <w:szCs w:val="28"/>
        </w:rPr>
      </w:pPr>
      <w:r>
        <w:rPr>
          <w:szCs w:val="28"/>
        </w:rPr>
        <w:t>Убедиться, что остальные сетевые карты/адаптеры не используют указанную в п.2 подсеть. При необходимости отключить остальные сетевые карты.</w:t>
      </w:r>
    </w:p>
    <w:p w14:paraId="19F1A2F4" w14:textId="56E335B4" w:rsidR="007B7DAA" w:rsidRDefault="005A0FEA" w:rsidP="006C26E1">
      <w:pPr>
        <w:pStyle w:val="af6"/>
        <w:numPr>
          <w:ilvl w:val="0"/>
          <w:numId w:val="35"/>
        </w:numPr>
        <w:tabs>
          <w:tab w:val="left" w:pos="567"/>
        </w:tabs>
        <w:ind w:left="567" w:hanging="425"/>
        <w:jc w:val="both"/>
        <w:rPr>
          <w:szCs w:val="28"/>
        </w:rPr>
      </w:pPr>
      <w:r>
        <w:rPr>
          <w:szCs w:val="28"/>
        </w:rPr>
        <w:t xml:space="preserve">В адресной строке браузера набрать </w:t>
      </w:r>
      <w:del w:id="271" w:author="Перов Дмитрий Александрович" w:date="2021-03-10T10:52:00Z">
        <w:r w:rsidR="00353CC0" w:rsidDel="00D77DA5">
          <w:fldChar w:fldCharType="begin"/>
        </w:r>
        <w:r w:rsidR="00353CC0" w:rsidDel="00D77DA5">
          <w:delInstrText xml:space="preserve"> HYPERLINK "http://192.168.1.2" </w:delInstrText>
        </w:r>
        <w:r w:rsidR="00353CC0" w:rsidDel="00D77DA5">
          <w:fldChar w:fldCharType="separate"/>
        </w:r>
        <w:r w:rsidRPr="00F50853" w:rsidDel="00D77DA5">
          <w:rPr>
            <w:rStyle w:val="af3"/>
            <w:szCs w:val="28"/>
            <w:lang w:val="en-US"/>
          </w:rPr>
          <w:delText>http</w:delText>
        </w:r>
        <w:r w:rsidRPr="00F50853" w:rsidDel="00D77DA5">
          <w:rPr>
            <w:rStyle w:val="af3"/>
            <w:szCs w:val="28"/>
          </w:rPr>
          <w:delText>://192.168.1.2</w:delText>
        </w:r>
        <w:r w:rsidR="00353CC0" w:rsidDel="00D77DA5">
          <w:rPr>
            <w:rStyle w:val="af3"/>
            <w:szCs w:val="28"/>
          </w:rPr>
          <w:fldChar w:fldCharType="end"/>
        </w:r>
        <w:r w:rsidRPr="005A0FEA" w:rsidDel="00D77DA5">
          <w:rPr>
            <w:szCs w:val="28"/>
          </w:rPr>
          <w:delText xml:space="preserve"> </w:delText>
        </w:r>
      </w:del>
      <w:ins w:id="272" w:author="Перов Дмитрий Александрович" w:date="2021-03-10T10:52:00Z">
        <w:r w:rsidR="00D77DA5">
          <w:fldChar w:fldCharType="begin"/>
        </w:r>
        <w:r w:rsidR="00D77DA5">
          <w:instrText xml:space="preserve"> HYPERLINK "http://192.168.1.2" </w:instrText>
        </w:r>
        <w:r w:rsidR="00D77DA5">
          <w:fldChar w:fldCharType="separate"/>
        </w:r>
        <w:r w:rsidR="00D77DA5" w:rsidRPr="00F50853">
          <w:rPr>
            <w:rStyle w:val="af3"/>
            <w:szCs w:val="28"/>
            <w:lang w:val="en-US"/>
          </w:rPr>
          <w:t>http</w:t>
        </w:r>
        <w:r w:rsidR="00D77DA5" w:rsidRPr="00F50853">
          <w:rPr>
            <w:rStyle w:val="af3"/>
            <w:szCs w:val="28"/>
          </w:rPr>
          <w:t>://192.168.1.</w:t>
        </w:r>
        <w:r w:rsidR="00D77DA5">
          <w:rPr>
            <w:rStyle w:val="af3"/>
            <w:szCs w:val="28"/>
          </w:rPr>
          <w:t>1</w:t>
        </w:r>
        <w:r w:rsidR="00D77DA5">
          <w:rPr>
            <w:rStyle w:val="af3"/>
            <w:szCs w:val="28"/>
          </w:rPr>
          <w:fldChar w:fldCharType="end"/>
        </w:r>
        <w:r w:rsidR="00D77DA5" w:rsidRPr="005A0FEA">
          <w:rPr>
            <w:szCs w:val="28"/>
          </w:rPr>
          <w:t xml:space="preserve"> </w:t>
        </w:r>
      </w:ins>
      <w:r w:rsidRPr="005A0FEA">
        <w:rPr>
          <w:szCs w:val="28"/>
        </w:rPr>
        <w:t>(</w:t>
      </w:r>
      <w:r>
        <w:rPr>
          <w:szCs w:val="28"/>
        </w:rPr>
        <w:t>путь к веб</w:t>
      </w:r>
      <w:r>
        <w:rPr>
          <w:szCs w:val="28"/>
        </w:rPr>
        <w:noBreakHyphen/>
        <w:t>странице КИП</w:t>
      </w:r>
      <w:r>
        <w:rPr>
          <w:szCs w:val="28"/>
        </w:rPr>
        <w:noBreakHyphen/>
        <w:t>М5 по умолчанию).</w:t>
      </w:r>
    </w:p>
    <w:p w14:paraId="58260EC9" w14:textId="3EA13500" w:rsidR="005A0FEA" w:rsidRPr="00D319A4" w:rsidRDefault="005A0FEA" w:rsidP="006C26E1">
      <w:pPr>
        <w:pStyle w:val="af6"/>
        <w:numPr>
          <w:ilvl w:val="0"/>
          <w:numId w:val="35"/>
        </w:numPr>
        <w:tabs>
          <w:tab w:val="left" w:pos="567"/>
        </w:tabs>
        <w:ind w:left="567" w:hanging="425"/>
        <w:jc w:val="both"/>
        <w:rPr>
          <w:szCs w:val="28"/>
        </w:rPr>
      </w:pPr>
      <w:r>
        <w:rPr>
          <w:szCs w:val="28"/>
        </w:rPr>
        <w:t>Наблюдать открытие страницы с информацией, переданной устройством. Пример веб</w:t>
      </w:r>
      <w:r>
        <w:rPr>
          <w:szCs w:val="28"/>
        </w:rPr>
        <w:noBreakHyphen/>
        <w:t xml:space="preserve">страницы можно увидеть на Рис.3 </w:t>
      </w:r>
      <w:ins w:id="273" w:author="Перов Дмитрий Александрович" w:date="2021-03-10T10:54:00Z">
        <w:r w:rsidR="007161EE">
          <w:rPr>
            <w:szCs w:val="28"/>
          </w:rPr>
          <w:fldChar w:fldCharType="begin"/>
        </w:r>
        <w:r w:rsidR="007161EE">
          <w:rPr>
            <w:szCs w:val="28"/>
          </w:rPr>
          <w:instrText xml:space="preserve"> HYPERLINK  \l "_ПРИЛОЖЕНИЕ_Г_(справочное)" </w:instrText>
        </w:r>
        <w:r w:rsidR="007161EE">
          <w:rPr>
            <w:szCs w:val="28"/>
          </w:rPr>
          <w:fldChar w:fldCharType="separate"/>
        </w:r>
        <w:r w:rsidRPr="007161EE">
          <w:rPr>
            <w:rStyle w:val="af3"/>
            <w:szCs w:val="28"/>
          </w:rPr>
          <w:t>Приложения Г</w:t>
        </w:r>
        <w:r w:rsidR="007161EE">
          <w:rPr>
            <w:szCs w:val="28"/>
          </w:rPr>
          <w:fldChar w:fldCharType="end"/>
        </w:r>
      </w:ins>
      <w:r>
        <w:rPr>
          <w:szCs w:val="28"/>
        </w:rPr>
        <w:t>.</w:t>
      </w:r>
    </w:p>
    <w:p w14:paraId="66053C63" w14:textId="10690B88" w:rsidR="007B7DAA" w:rsidRPr="00583492" w:rsidRDefault="007B7DAA" w:rsidP="006C26E1">
      <w:pPr>
        <w:pStyle w:val="af6"/>
        <w:tabs>
          <w:tab w:val="left" w:pos="567"/>
        </w:tabs>
        <w:spacing w:before="120"/>
        <w:ind w:left="0" w:firstLine="426"/>
        <w:jc w:val="both"/>
      </w:pPr>
      <w:r w:rsidRPr="001D08FE">
        <w:t xml:space="preserve">Плата считается выдержавшей испытание, если </w:t>
      </w:r>
      <w:r w:rsidR="001E2D0B">
        <w:t xml:space="preserve">веб-страница </w:t>
      </w:r>
      <w:r w:rsidR="008307EE">
        <w:t>открывается в браузере</w:t>
      </w:r>
      <w:r w:rsidRPr="001D08FE">
        <w:t>.</w:t>
      </w:r>
    </w:p>
    <w:p w14:paraId="5741B9A3" w14:textId="77777777" w:rsidR="007B7DAA" w:rsidRPr="007B7DAA" w:rsidRDefault="007B7DAA" w:rsidP="007B7DAA">
      <w:pPr>
        <w:tabs>
          <w:tab w:val="left" w:pos="993"/>
        </w:tabs>
        <w:spacing w:before="120"/>
        <w:jc w:val="both"/>
        <w:rPr>
          <w:highlight w:val="yellow"/>
        </w:rPr>
      </w:pPr>
    </w:p>
    <w:p w14:paraId="3497BA4D" w14:textId="34F63426" w:rsidR="00B25115" w:rsidRPr="009403B6" w:rsidRDefault="009403B6" w:rsidP="00B25115">
      <w:pPr>
        <w:pStyle w:val="af6"/>
        <w:numPr>
          <w:ilvl w:val="0"/>
          <w:numId w:val="13"/>
        </w:numPr>
        <w:tabs>
          <w:tab w:val="left" w:pos="993"/>
        </w:tabs>
        <w:spacing w:before="120"/>
        <w:ind w:left="0" w:firstLine="284"/>
        <w:jc w:val="both"/>
      </w:pPr>
      <w:commentRangeStart w:id="274"/>
      <w:r w:rsidRPr="009403B6">
        <w:rPr>
          <w:b/>
          <w:bCs/>
        </w:rPr>
        <w:t xml:space="preserve">Проверка интерфейса </w:t>
      </w:r>
      <w:r w:rsidRPr="009403B6">
        <w:rPr>
          <w:b/>
          <w:bCs/>
          <w:lang w:val="en-US"/>
        </w:rPr>
        <w:t>Bluetooth</w:t>
      </w:r>
      <w:r>
        <w:t>.</w:t>
      </w:r>
      <w:commentRangeEnd w:id="274"/>
      <w:r w:rsidR="00F45B99">
        <w:rPr>
          <w:rStyle w:val="af9"/>
        </w:rPr>
        <w:commentReference w:id="274"/>
      </w:r>
    </w:p>
    <w:p w14:paraId="75D0A680" w14:textId="77777777" w:rsidR="00B25115" w:rsidRPr="000636BB" w:rsidRDefault="00B25115" w:rsidP="006C26E1">
      <w:pPr>
        <w:tabs>
          <w:tab w:val="left" w:pos="567"/>
        </w:tabs>
        <w:spacing w:before="240"/>
        <w:jc w:val="both"/>
      </w:pPr>
      <w:r w:rsidRPr="000636BB">
        <w:t>Испытание проводят в следующей последовательности:</w:t>
      </w:r>
    </w:p>
    <w:p w14:paraId="60907150" w14:textId="53543619" w:rsidR="00B25115" w:rsidRPr="000636BB" w:rsidRDefault="00B8137C" w:rsidP="006C26E1">
      <w:pPr>
        <w:pStyle w:val="af6"/>
        <w:numPr>
          <w:ilvl w:val="0"/>
          <w:numId w:val="36"/>
        </w:numPr>
        <w:tabs>
          <w:tab w:val="left" w:pos="567"/>
        </w:tabs>
        <w:ind w:left="567" w:hanging="425"/>
        <w:jc w:val="both"/>
        <w:rPr>
          <w:szCs w:val="28"/>
        </w:rPr>
      </w:pPr>
      <w:r w:rsidRPr="000636BB">
        <w:rPr>
          <w:szCs w:val="28"/>
        </w:rPr>
        <w:t xml:space="preserve">На тестовом телефоне во вкладке «Настройки - </w:t>
      </w:r>
      <w:r w:rsidRPr="000636BB">
        <w:rPr>
          <w:szCs w:val="28"/>
          <w:lang w:val="en-US"/>
        </w:rPr>
        <w:t>Bluetooth</w:t>
      </w:r>
      <w:r w:rsidRPr="000636BB">
        <w:rPr>
          <w:szCs w:val="28"/>
        </w:rPr>
        <w:t>» найти в списке доступных устройств п</w:t>
      </w:r>
      <w:ins w:id="275" w:author="Перов Дмитрий Александрович" w:date="2021-03-10T10:54:00Z">
        <w:r w:rsidR="00DE5F46">
          <w:rPr>
            <w:szCs w:val="28"/>
          </w:rPr>
          <w:t>р</w:t>
        </w:r>
      </w:ins>
      <w:r w:rsidRPr="000636BB">
        <w:rPr>
          <w:szCs w:val="28"/>
        </w:rPr>
        <w:t>оверяемое устройство по серийному номеру и выполнить сопряжение с ним (пример «</w:t>
      </w:r>
      <w:r w:rsidRPr="000636BB">
        <w:rPr>
          <w:szCs w:val="28"/>
          <w:lang w:val="en-US"/>
        </w:rPr>
        <w:t>Kip</w:t>
      </w:r>
      <w:r w:rsidRPr="000636BB">
        <w:rPr>
          <w:szCs w:val="28"/>
        </w:rPr>
        <w:t>-</w:t>
      </w:r>
      <w:r w:rsidRPr="000636BB">
        <w:rPr>
          <w:szCs w:val="28"/>
          <w:lang w:val="en-US"/>
        </w:rPr>
        <w:t>X</w:t>
      </w:r>
      <w:r w:rsidRPr="000636BB">
        <w:rPr>
          <w:szCs w:val="28"/>
        </w:rPr>
        <w:t>_</w:t>
      </w:r>
      <w:r w:rsidRPr="000636BB">
        <w:rPr>
          <w:szCs w:val="28"/>
          <w:lang w:val="en-US"/>
        </w:rPr>
        <w:t>v</w:t>
      </w:r>
      <w:r w:rsidRPr="000636BB">
        <w:rPr>
          <w:szCs w:val="28"/>
        </w:rPr>
        <w:t>1.01_</w:t>
      </w:r>
      <w:del w:id="276" w:author="Перов Дмитрий Александрович" w:date="2021-03-10T10:54:00Z">
        <w:r w:rsidRPr="000636BB" w:rsidDel="00DE5F46">
          <w:rPr>
            <w:szCs w:val="28"/>
          </w:rPr>
          <w:delText>5</w:delText>
        </w:r>
      </w:del>
      <w:ins w:id="277" w:author="Перов Дмитрий Александрович" w:date="2021-03-10T10:54:00Z">
        <w:r w:rsidR="00DE5F46">
          <w:rPr>
            <w:szCs w:val="28"/>
          </w:rPr>
          <w:t>1</w:t>
        </w:r>
      </w:ins>
      <w:r w:rsidRPr="000636BB">
        <w:rPr>
          <w:szCs w:val="28"/>
        </w:rPr>
        <w:t>», где последняя цифра является серийным номером устройства).</w:t>
      </w:r>
    </w:p>
    <w:p w14:paraId="2057EACC" w14:textId="041E2045" w:rsidR="00B25115" w:rsidRPr="000636BB" w:rsidRDefault="000636BB" w:rsidP="000636BB">
      <w:pPr>
        <w:pStyle w:val="af6"/>
        <w:numPr>
          <w:ilvl w:val="0"/>
          <w:numId w:val="36"/>
        </w:numPr>
        <w:tabs>
          <w:tab w:val="left" w:pos="567"/>
        </w:tabs>
        <w:ind w:left="567" w:hanging="425"/>
        <w:jc w:val="both"/>
        <w:rPr>
          <w:szCs w:val="28"/>
        </w:rPr>
      </w:pPr>
      <w:r>
        <w:rPr>
          <w:szCs w:val="28"/>
        </w:rPr>
        <w:t xml:space="preserve">Открыть </w:t>
      </w:r>
      <w:r>
        <w:rPr>
          <w:szCs w:val="28"/>
          <w:lang w:val="en-US"/>
        </w:rPr>
        <w:t>Android</w:t>
      </w:r>
      <w:r w:rsidRPr="000636BB">
        <w:rPr>
          <w:szCs w:val="28"/>
        </w:rPr>
        <w:t>-</w:t>
      </w:r>
      <w:r>
        <w:rPr>
          <w:szCs w:val="28"/>
        </w:rPr>
        <w:t>приложение</w:t>
      </w:r>
      <w:r w:rsidRPr="000636BB">
        <w:rPr>
          <w:szCs w:val="28"/>
        </w:rPr>
        <w:t xml:space="preserve"> </w:t>
      </w:r>
      <w:ins w:id="278" w:author="Перов Дмитрий Александрович" w:date="2021-03-10T10:55:00Z">
        <w:r w:rsidR="00AF3D25">
          <w:rPr>
            <w:i/>
            <w:iCs/>
          </w:rPr>
          <w:t xml:space="preserve">«КИП-М5 Монитор». </w:t>
        </w:r>
      </w:ins>
      <w:del w:id="279" w:author="Перов Дмитрий Александрович" w:date="2021-03-10T10:55:00Z">
        <w:r w:rsidDel="00AF3D25">
          <w:rPr>
            <w:szCs w:val="28"/>
          </w:rPr>
          <w:delText xml:space="preserve">«КИПМ5 Монитор». </w:delText>
        </w:r>
      </w:del>
      <w:r>
        <w:rPr>
          <w:szCs w:val="28"/>
        </w:rPr>
        <w:t>Во вкладке Меню, в левом верхнем углу, выбрать пункт «Поиск устройств». В появившимся списке выбрать устройство с серийным номером п</w:t>
      </w:r>
      <w:ins w:id="280" w:author="Перов Дмитрий Александрович" w:date="2021-03-10T10:55:00Z">
        <w:r w:rsidR="00316280">
          <w:rPr>
            <w:szCs w:val="28"/>
          </w:rPr>
          <w:t>р</w:t>
        </w:r>
      </w:ins>
      <w:r>
        <w:rPr>
          <w:szCs w:val="28"/>
        </w:rPr>
        <w:t xml:space="preserve">оверяемого устройства. В нижней части приложения появится оповещение «Получение данных…». </w:t>
      </w:r>
      <w:r w:rsidRPr="000636BB">
        <w:rPr>
          <w:szCs w:val="28"/>
        </w:rPr>
        <w:t xml:space="preserve">   </w:t>
      </w:r>
    </w:p>
    <w:p w14:paraId="431EF75F" w14:textId="3C0CFB37" w:rsidR="00BF0266" w:rsidDel="005349DF" w:rsidRDefault="000636BB">
      <w:pPr>
        <w:pStyle w:val="af6"/>
        <w:numPr>
          <w:ilvl w:val="0"/>
          <w:numId w:val="36"/>
        </w:numPr>
        <w:tabs>
          <w:tab w:val="left" w:pos="567"/>
        </w:tabs>
        <w:ind w:left="567" w:hanging="425"/>
        <w:jc w:val="both"/>
        <w:rPr>
          <w:del w:id="281" w:author="Перов Дмитрий Александрович" w:date="2021-03-10T10:57:00Z"/>
          <w:szCs w:val="28"/>
        </w:rPr>
      </w:pPr>
      <w:r w:rsidRPr="005349DF">
        <w:rPr>
          <w:szCs w:val="28"/>
        </w:rPr>
        <w:t>Наблюдать получение информации, переданной устройством. Пример можно увидеть на Рис.</w:t>
      </w:r>
      <w:r w:rsidR="000D5E46" w:rsidRPr="005349DF">
        <w:rPr>
          <w:szCs w:val="28"/>
        </w:rPr>
        <w:t>4</w:t>
      </w:r>
    </w:p>
    <w:p w14:paraId="67D75AB1" w14:textId="002ABA91" w:rsidR="00B25115" w:rsidRPr="005349DF" w:rsidRDefault="000636BB" w:rsidP="005349DF">
      <w:pPr>
        <w:pStyle w:val="af6"/>
        <w:numPr>
          <w:ilvl w:val="0"/>
          <w:numId w:val="36"/>
        </w:numPr>
        <w:tabs>
          <w:tab w:val="left" w:pos="567"/>
        </w:tabs>
        <w:ind w:left="567" w:hanging="425"/>
        <w:jc w:val="both"/>
        <w:rPr>
          <w:szCs w:val="28"/>
        </w:rPr>
      </w:pPr>
      <w:r w:rsidRPr="005349DF">
        <w:rPr>
          <w:szCs w:val="28"/>
        </w:rPr>
        <w:t xml:space="preserve"> </w:t>
      </w:r>
      <w:ins w:id="282" w:author="Перов Дмитрий Александрович" w:date="2021-03-10T10:58:00Z">
        <w:r w:rsidR="005349DF">
          <w:rPr>
            <w:szCs w:val="28"/>
          </w:rPr>
          <w:fldChar w:fldCharType="begin"/>
        </w:r>
        <w:r w:rsidR="005349DF">
          <w:rPr>
            <w:szCs w:val="28"/>
          </w:rPr>
          <w:instrText xml:space="preserve"> HYPERLINK  \l "_ПРИЛОЖЕНИЕ_Г_(справочное)" </w:instrText>
        </w:r>
        <w:r w:rsidR="005349DF">
          <w:rPr>
            <w:szCs w:val="28"/>
          </w:rPr>
          <w:fldChar w:fldCharType="separate"/>
        </w:r>
        <w:r w:rsidRPr="005349DF">
          <w:rPr>
            <w:rStyle w:val="af3"/>
            <w:szCs w:val="28"/>
          </w:rPr>
          <w:t>Приложения Г</w:t>
        </w:r>
        <w:r w:rsidR="005349DF">
          <w:rPr>
            <w:szCs w:val="28"/>
          </w:rPr>
          <w:fldChar w:fldCharType="end"/>
        </w:r>
      </w:ins>
      <w:r w:rsidRPr="005349DF">
        <w:rPr>
          <w:szCs w:val="28"/>
        </w:rPr>
        <w:t>.</w:t>
      </w:r>
    </w:p>
    <w:p w14:paraId="5EF4B53C" w14:textId="1A67EF69" w:rsidR="00B25115" w:rsidRPr="000636BB" w:rsidRDefault="00B25115" w:rsidP="006C26E1">
      <w:pPr>
        <w:pStyle w:val="af6"/>
        <w:tabs>
          <w:tab w:val="left" w:pos="567"/>
        </w:tabs>
        <w:spacing w:before="120"/>
        <w:ind w:left="0" w:firstLine="426"/>
        <w:jc w:val="both"/>
      </w:pPr>
      <w:r w:rsidRPr="000636BB">
        <w:t xml:space="preserve">Плата считается выдержавшей испытание, если </w:t>
      </w:r>
      <w:r w:rsidR="009403B6" w:rsidRPr="000636BB">
        <w:t>соединение</w:t>
      </w:r>
      <w:r w:rsidRPr="000636BB">
        <w:t xml:space="preserve"> </w:t>
      </w:r>
      <w:r w:rsidR="009403B6" w:rsidRPr="000636BB">
        <w:t>успешно устанавливается</w:t>
      </w:r>
      <w:r w:rsidR="000636BB">
        <w:t xml:space="preserve"> и устройство передает</w:t>
      </w:r>
      <w:r w:rsidR="009403B6" w:rsidRPr="000636BB">
        <w:t xml:space="preserve"> данные</w:t>
      </w:r>
      <w:r w:rsidRPr="000636BB">
        <w:t>.</w:t>
      </w:r>
    </w:p>
    <w:p w14:paraId="0F321DC6" w14:textId="77777777" w:rsidR="00B25115" w:rsidRPr="000636BB" w:rsidRDefault="00B25115" w:rsidP="00B25115">
      <w:pPr>
        <w:tabs>
          <w:tab w:val="left" w:pos="993"/>
        </w:tabs>
        <w:spacing w:before="120"/>
        <w:jc w:val="both"/>
        <w:rPr>
          <w:highlight w:val="yellow"/>
        </w:rPr>
      </w:pPr>
    </w:p>
    <w:p w14:paraId="71237DA2" w14:textId="1FC2D4B8" w:rsidR="00A8061E" w:rsidRDefault="00A8061E" w:rsidP="00A8061E">
      <w:pPr>
        <w:pStyle w:val="af6"/>
        <w:numPr>
          <w:ilvl w:val="0"/>
          <w:numId w:val="13"/>
        </w:numPr>
        <w:tabs>
          <w:tab w:val="left" w:pos="993"/>
        </w:tabs>
        <w:spacing w:before="120"/>
        <w:ind w:left="0" w:firstLine="284"/>
        <w:jc w:val="both"/>
      </w:pPr>
      <w:r w:rsidRPr="009403B6">
        <w:rPr>
          <w:b/>
          <w:bCs/>
        </w:rPr>
        <w:t xml:space="preserve">Проверка </w:t>
      </w:r>
      <w:r w:rsidR="00527A10">
        <w:rPr>
          <w:b/>
          <w:bCs/>
          <w:lang w:val="en-US"/>
        </w:rPr>
        <w:t xml:space="preserve">GSM </w:t>
      </w:r>
      <w:r w:rsidR="00527A10">
        <w:rPr>
          <w:b/>
          <w:bCs/>
        </w:rPr>
        <w:t>канала</w:t>
      </w:r>
      <w:r>
        <w:t>.</w:t>
      </w:r>
    </w:p>
    <w:p w14:paraId="2C90C7C8" w14:textId="77777777" w:rsidR="00A8061E" w:rsidRPr="000C4B91" w:rsidRDefault="00A8061E" w:rsidP="006C26E1">
      <w:pPr>
        <w:tabs>
          <w:tab w:val="left" w:pos="567"/>
        </w:tabs>
        <w:spacing w:before="240"/>
        <w:jc w:val="both"/>
      </w:pPr>
      <w:r w:rsidRPr="000C4B91">
        <w:t>Испытание проводят в следующей последовательности:</w:t>
      </w:r>
    </w:p>
    <w:p w14:paraId="2D6ADC9C" w14:textId="336A38EF" w:rsidR="00652BCC" w:rsidRDefault="00652BCC" w:rsidP="00652BCC">
      <w:pPr>
        <w:pStyle w:val="af6"/>
        <w:numPr>
          <w:ilvl w:val="0"/>
          <w:numId w:val="49"/>
        </w:numPr>
        <w:tabs>
          <w:tab w:val="left" w:pos="567"/>
        </w:tabs>
        <w:ind w:left="567" w:hanging="425"/>
        <w:jc w:val="both"/>
        <w:rPr>
          <w:ins w:id="283" w:author="Перов Дмитрий Александрович" w:date="2021-03-10T11:00:00Z"/>
          <w:szCs w:val="28"/>
        </w:rPr>
      </w:pPr>
      <w:ins w:id="284" w:author="Перов Дмитрий Александрович" w:date="2021-03-10T10:59:00Z">
        <w:r>
          <w:rPr>
            <w:szCs w:val="28"/>
          </w:rPr>
          <w:t>Собрать схему испытаний, приведенную на Рис. 1</w:t>
        </w:r>
        <w:r w:rsidRPr="00FD0AAA">
          <w:rPr>
            <w:szCs w:val="28"/>
          </w:rPr>
          <w:t xml:space="preserve"> </w:t>
        </w:r>
        <w:r>
          <w:rPr>
            <w:szCs w:val="28"/>
          </w:rPr>
          <w:fldChar w:fldCharType="begin"/>
        </w:r>
        <w:r>
          <w:rPr>
            <w:szCs w:val="28"/>
          </w:rPr>
          <w:instrText xml:space="preserve"> HYPERLINK  \l "_ПРИЛОЖЕНИЕ_Б_(обязательное)" </w:instrText>
        </w:r>
        <w:r>
          <w:rPr>
            <w:szCs w:val="28"/>
          </w:rPr>
          <w:fldChar w:fldCharType="separate"/>
        </w:r>
        <w:r w:rsidRPr="00AC66AA">
          <w:rPr>
            <w:rStyle w:val="af3"/>
            <w:szCs w:val="28"/>
          </w:rPr>
          <w:t>Приложения Б</w:t>
        </w:r>
        <w:r>
          <w:rPr>
            <w:szCs w:val="28"/>
          </w:rPr>
          <w:fldChar w:fldCharType="end"/>
        </w:r>
        <w:r w:rsidRPr="00C30340">
          <w:rPr>
            <w:szCs w:val="28"/>
          </w:rPr>
          <w:t>.</w:t>
        </w:r>
      </w:ins>
    </w:p>
    <w:p w14:paraId="779E06F7" w14:textId="38ED42C8" w:rsidR="00652BCC" w:rsidRPr="00DD04B9" w:rsidRDefault="00652BCC">
      <w:pPr>
        <w:pStyle w:val="af6"/>
        <w:numPr>
          <w:ilvl w:val="0"/>
          <w:numId w:val="49"/>
        </w:numPr>
        <w:tabs>
          <w:tab w:val="left" w:pos="567"/>
        </w:tabs>
        <w:ind w:left="567" w:hanging="425"/>
        <w:jc w:val="both"/>
        <w:rPr>
          <w:ins w:id="285" w:author="Перов Дмитрий Александрович" w:date="2021-03-10T10:59:00Z"/>
          <w:szCs w:val="28"/>
        </w:rPr>
        <w:pPrChange w:id="286" w:author="Перов Дмитрий Александрович" w:date="2021-03-10T11:04:00Z">
          <w:pPr>
            <w:pStyle w:val="af6"/>
            <w:numPr>
              <w:numId w:val="49"/>
            </w:numPr>
            <w:tabs>
              <w:tab w:val="left" w:pos="567"/>
            </w:tabs>
            <w:ind w:left="851" w:hanging="709"/>
            <w:jc w:val="both"/>
          </w:pPr>
        </w:pPrChange>
      </w:pPr>
      <w:ins w:id="287" w:author="Перов Дмитрий Александрович" w:date="2021-03-10T11:02:00Z">
        <w:r>
          <w:rPr>
            <w:szCs w:val="28"/>
          </w:rPr>
          <w:t xml:space="preserve">Вставить в устройство </w:t>
        </w:r>
        <w:r>
          <w:rPr>
            <w:szCs w:val="28"/>
            <w:lang w:val="en-US"/>
          </w:rPr>
          <w:t>SIM</w:t>
        </w:r>
        <w:r w:rsidRPr="00652BCC">
          <w:rPr>
            <w:szCs w:val="28"/>
            <w:rPrChange w:id="288" w:author="Перов Дмитрий Александрович" w:date="2021-03-10T11:02:00Z">
              <w:rPr>
                <w:szCs w:val="28"/>
                <w:lang w:val="en-US"/>
              </w:rPr>
            </w:rPrChange>
          </w:rPr>
          <w:t>-</w:t>
        </w:r>
        <w:r>
          <w:rPr>
            <w:szCs w:val="28"/>
          </w:rPr>
          <w:t>карту</w:t>
        </w:r>
      </w:ins>
      <w:ins w:id="289" w:author="Перов Дмитрий Александрович" w:date="2021-03-10T11:04:00Z">
        <w:r>
          <w:rPr>
            <w:szCs w:val="28"/>
          </w:rPr>
          <w:t xml:space="preserve"> со статическим </w:t>
        </w:r>
        <w:r>
          <w:rPr>
            <w:szCs w:val="28"/>
            <w:lang w:val="en-US"/>
          </w:rPr>
          <w:t>IP</w:t>
        </w:r>
        <w:r w:rsidRPr="00652BCC">
          <w:rPr>
            <w:szCs w:val="28"/>
            <w:rPrChange w:id="290" w:author="Перов Дмитрий Александрович" w:date="2021-03-10T11:04:00Z">
              <w:rPr>
                <w:szCs w:val="28"/>
                <w:lang w:val="en-US"/>
              </w:rPr>
            </w:rPrChange>
          </w:rPr>
          <w:t>-</w:t>
        </w:r>
        <w:r>
          <w:rPr>
            <w:szCs w:val="28"/>
          </w:rPr>
          <w:t>адресом</w:t>
        </w:r>
      </w:ins>
      <w:ins w:id="291" w:author="Перов Дмитрий Александрович" w:date="2021-03-10T11:02:00Z">
        <w:r>
          <w:rPr>
            <w:szCs w:val="28"/>
          </w:rPr>
          <w:t xml:space="preserve"> для </w:t>
        </w:r>
      </w:ins>
      <w:ins w:id="292" w:author="Перов Дмитрий Александрович" w:date="2021-03-10T11:03:00Z">
        <w:r>
          <w:rPr>
            <w:szCs w:val="28"/>
          </w:rPr>
          <w:t xml:space="preserve">соединения устройства с сетью </w:t>
        </w:r>
        <w:r>
          <w:rPr>
            <w:szCs w:val="28"/>
            <w:lang w:val="en-US"/>
          </w:rPr>
          <w:t>GSM</w:t>
        </w:r>
      </w:ins>
      <w:ins w:id="293" w:author="Перов Дмитрий Александрович" w:date="2021-03-10T11:04:00Z">
        <w:r>
          <w:rPr>
            <w:szCs w:val="28"/>
          </w:rPr>
          <w:t>.</w:t>
        </w:r>
      </w:ins>
      <w:ins w:id="294" w:author="Перов Дмитрий Александрович" w:date="2021-03-10T11:03:00Z">
        <w:r w:rsidRPr="00652BCC">
          <w:rPr>
            <w:szCs w:val="28"/>
            <w:rPrChange w:id="295" w:author="Перов Дмитрий Александрович" w:date="2021-03-10T11:03:00Z">
              <w:rPr>
                <w:szCs w:val="28"/>
                <w:lang w:val="en-US"/>
              </w:rPr>
            </w:rPrChange>
          </w:rPr>
          <w:t xml:space="preserve"> </w:t>
        </w:r>
      </w:ins>
      <w:ins w:id="296" w:author="Перов Дмитрий Александрович" w:date="2021-03-10T11:00:00Z">
        <w:r>
          <w:rPr>
            <w:szCs w:val="28"/>
          </w:rPr>
          <w:t>Устройство с</w:t>
        </w:r>
      </w:ins>
      <w:ins w:id="297" w:author="Перов Дмитрий Александрович" w:date="2021-03-10T11:01:00Z">
        <w:r>
          <w:rPr>
            <w:szCs w:val="28"/>
          </w:rPr>
          <w:t xml:space="preserve">конфигурировать с помощью программы </w:t>
        </w:r>
        <w:r>
          <w:t>«</w:t>
        </w:r>
        <w:r w:rsidRPr="000C3B24">
          <w:rPr>
            <w:i/>
            <w:iCs/>
          </w:rPr>
          <w:t>Конфигуратор КИП-М5</w:t>
        </w:r>
        <w:r>
          <w:t xml:space="preserve">» на работу в сети </w:t>
        </w:r>
        <w:r>
          <w:rPr>
            <w:lang w:val="en-US"/>
          </w:rPr>
          <w:t>G</w:t>
        </w:r>
      </w:ins>
      <w:ins w:id="298" w:author="Перов Дмитрий Александрович" w:date="2021-03-10T11:02:00Z">
        <w:r>
          <w:rPr>
            <w:lang w:val="en-US"/>
          </w:rPr>
          <w:t>PRS</w:t>
        </w:r>
      </w:ins>
      <w:ins w:id="299" w:author="Перов Дмитрий Александрович" w:date="2021-03-10T11:07:00Z">
        <w:r w:rsidR="00653C5A">
          <w:t xml:space="preserve"> согласно требованиям к </w:t>
        </w:r>
        <w:r w:rsidR="00653C5A">
          <w:rPr>
            <w:lang w:val="en-US"/>
          </w:rPr>
          <w:t>SIM</w:t>
        </w:r>
        <w:r w:rsidR="00653C5A" w:rsidRPr="00653C5A">
          <w:rPr>
            <w:rPrChange w:id="300" w:author="Перов Дмитрий Александрович" w:date="2021-03-10T11:07:00Z">
              <w:rPr>
                <w:lang w:val="en-US"/>
              </w:rPr>
            </w:rPrChange>
          </w:rPr>
          <w:t>-</w:t>
        </w:r>
        <w:r w:rsidR="00653C5A">
          <w:t>карте, предъявляемыми оператором связи</w:t>
        </w:r>
      </w:ins>
      <w:ins w:id="301" w:author="Перов Дмитрий Александрович" w:date="2021-03-10T11:03:00Z">
        <w:r>
          <w:t xml:space="preserve">. </w:t>
        </w:r>
      </w:ins>
    </w:p>
    <w:p w14:paraId="047E17B6" w14:textId="37573496" w:rsidR="00652BCC" w:rsidRPr="007A5DD7" w:rsidRDefault="00652BCC">
      <w:pPr>
        <w:pStyle w:val="af6"/>
        <w:numPr>
          <w:ilvl w:val="0"/>
          <w:numId w:val="49"/>
        </w:numPr>
        <w:tabs>
          <w:tab w:val="left" w:pos="567"/>
        </w:tabs>
        <w:ind w:left="567" w:hanging="425"/>
        <w:jc w:val="both"/>
        <w:rPr>
          <w:ins w:id="302" w:author="Перов Дмитрий Александрович" w:date="2021-03-10T10:59:00Z"/>
        </w:rPr>
        <w:pPrChange w:id="303" w:author="Перов Дмитрий Александрович" w:date="2021-03-10T11:00:00Z">
          <w:pPr>
            <w:pStyle w:val="af6"/>
            <w:numPr>
              <w:numId w:val="49"/>
            </w:numPr>
            <w:tabs>
              <w:tab w:val="left" w:pos="567"/>
            </w:tabs>
            <w:ind w:left="851" w:hanging="709"/>
            <w:jc w:val="both"/>
          </w:pPr>
        </w:pPrChange>
      </w:pPr>
      <w:ins w:id="304" w:author="Перов Дмитрий Александрович" w:date="2021-03-10T10:59:00Z">
        <w:r>
          <w:rPr>
            <w:szCs w:val="28"/>
          </w:rPr>
          <w:t xml:space="preserve">На персональном компьютере запустить сервисную конфигурацию </w:t>
        </w:r>
        <w:r w:rsidRPr="000F5609">
          <w:rPr>
            <w:szCs w:val="28"/>
            <w:lang w:val="en-US"/>
          </w:rPr>
          <w:t>«</w:t>
        </w:r>
        <w:r>
          <w:rPr>
            <w:szCs w:val="28"/>
            <w:lang w:val="en-US"/>
          </w:rPr>
          <w:t>Kip</w:t>
        </w:r>
        <w:r>
          <w:rPr>
            <w:szCs w:val="28"/>
            <w:lang w:val="en-US"/>
          </w:rPr>
          <w:noBreakHyphen/>
          <w:t>M</w:t>
        </w:r>
        <w:r w:rsidRPr="00AD1487">
          <w:rPr>
            <w:szCs w:val="28"/>
            <w:lang w:val="en-US"/>
          </w:rPr>
          <w:t>5</w:t>
        </w:r>
        <w:r>
          <w:rPr>
            <w:szCs w:val="28"/>
            <w:lang w:val="en-US"/>
          </w:rPr>
          <w:noBreakHyphen/>
          <w:t>Test</w:t>
        </w:r>
        <w:r w:rsidRPr="000F5609">
          <w:rPr>
            <w:szCs w:val="28"/>
            <w:lang w:val="en-US"/>
          </w:rPr>
          <w:t>»</w:t>
        </w:r>
        <w:r w:rsidRPr="00AD1487">
          <w:rPr>
            <w:szCs w:val="28"/>
            <w:lang w:val="en-US"/>
          </w:rPr>
          <w:t xml:space="preserve"> </w:t>
        </w:r>
        <w:r>
          <w:rPr>
            <w:szCs w:val="28"/>
          </w:rPr>
          <w:t>в</w:t>
        </w:r>
        <w:r w:rsidRPr="00AD1487">
          <w:rPr>
            <w:szCs w:val="28"/>
            <w:lang w:val="en-US"/>
          </w:rPr>
          <w:t xml:space="preserve"> </w:t>
        </w:r>
        <w:r>
          <w:rPr>
            <w:szCs w:val="28"/>
            <w:lang w:val="en-US"/>
          </w:rPr>
          <w:t>Rapid</w:t>
        </w:r>
        <w:r w:rsidRPr="00AD1487">
          <w:rPr>
            <w:szCs w:val="28"/>
            <w:lang w:val="en-US"/>
          </w:rPr>
          <w:t xml:space="preserve"> </w:t>
        </w:r>
        <w:r>
          <w:rPr>
            <w:szCs w:val="28"/>
            <w:lang w:val="en-US"/>
          </w:rPr>
          <w:t>Scada</w:t>
        </w:r>
        <w:r w:rsidRPr="00AD1487">
          <w:rPr>
            <w:szCs w:val="28"/>
            <w:lang w:val="en-US"/>
          </w:rPr>
          <w:t xml:space="preserve">. </w:t>
        </w:r>
        <w:r>
          <w:rPr>
            <w:szCs w:val="28"/>
          </w:rPr>
          <w:t xml:space="preserve">На странице браузера </w:t>
        </w:r>
        <w:r>
          <w:fldChar w:fldCharType="begin"/>
        </w:r>
        <w:r>
          <w:instrText xml:space="preserve"> HYPERLINK "http://localhost/Scada/View.aspx" </w:instrText>
        </w:r>
        <w:r>
          <w:fldChar w:fldCharType="separate"/>
        </w:r>
        <w:r w:rsidRPr="008F1ECF">
          <w:rPr>
            <w:rStyle w:val="af3"/>
            <w:szCs w:val="28"/>
          </w:rPr>
          <w:t>http://localhost/Scada/View.aspx</w:t>
        </w:r>
        <w:r>
          <w:rPr>
            <w:rStyle w:val="af3"/>
            <w:szCs w:val="28"/>
          </w:rPr>
          <w:fldChar w:fldCharType="end"/>
        </w:r>
        <w:r>
          <w:rPr>
            <w:szCs w:val="28"/>
          </w:rPr>
          <w:t xml:space="preserve"> в таблице «</w:t>
        </w:r>
      </w:ins>
      <w:ins w:id="305" w:author="Перов Дмитрий Александрович" w:date="2021-03-10T11:05:00Z">
        <w:r w:rsidR="0035164F">
          <w:rPr>
            <w:szCs w:val="28"/>
            <w:lang w:val="en-US"/>
          </w:rPr>
          <w:t>GPRS</w:t>
        </w:r>
      </w:ins>
      <w:ins w:id="306" w:author="Перов Дмитрий Александрович" w:date="2021-03-10T10:59:00Z">
        <w:r w:rsidRPr="00643990">
          <w:rPr>
            <w:szCs w:val="28"/>
          </w:rPr>
          <w:t xml:space="preserve"> </w:t>
        </w:r>
        <w:r>
          <w:rPr>
            <w:szCs w:val="28"/>
            <w:lang w:val="en-US"/>
          </w:rPr>
          <w:t>Modbus</w:t>
        </w:r>
        <w:r w:rsidRPr="00643990">
          <w:rPr>
            <w:szCs w:val="28"/>
          </w:rPr>
          <w:t xml:space="preserve"> </w:t>
        </w:r>
      </w:ins>
      <w:ins w:id="307" w:author="Перов Дмитрий Александрович" w:date="2021-03-10T11:05:00Z">
        <w:r w:rsidR="0035164F">
          <w:rPr>
            <w:szCs w:val="28"/>
            <w:lang w:val="en-US"/>
          </w:rPr>
          <w:t>TCP</w:t>
        </w:r>
      </w:ins>
      <w:ins w:id="308" w:author="Перов Дмитрий Александрович" w:date="2021-03-10T10:59:00Z">
        <w:r>
          <w:rPr>
            <w:szCs w:val="28"/>
          </w:rPr>
          <w:t xml:space="preserve">» в столбце «Текущие» наблюдать появление данных, полученных от устройства. Работа с </w:t>
        </w:r>
        <w:r>
          <w:rPr>
            <w:szCs w:val="28"/>
            <w:lang w:val="en-US"/>
          </w:rPr>
          <w:t>Rapid</w:t>
        </w:r>
        <w:r w:rsidRPr="001351D7">
          <w:rPr>
            <w:szCs w:val="28"/>
          </w:rPr>
          <w:t xml:space="preserve"> </w:t>
        </w:r>
        <w:r>
          <w:rPr>
            <w:szCs w:val="28"/>
            <w:lang w:val="en-US"/>
          </w:rPr>
          <w:t>Scada</w:t>
        </w:r>
        <w:r w:rsidRPr="001351D7">
          <w:rPr>
            <w:szCs w:val="28"/>
          </w:rPr>
          <w:t xml:space="preserve"> </w:t>
        </w:r>
        <w:r>
          <w:rPr>
            <w:szCs w:val="28"/>
          </w:rPr>
          <w:t>в части отображения данных в браузере описана в п.5.3 – п.5.7 данной ПМ.</w:t>
        </w:r>
      </w:ins>
    </w:p>
    <w:p w14:paraId="494CFDA7" w14:textId="24F8F889" w:rsidR="00A8061E" w:rsidRPr="00A8061E" w:rsidDel="00652BCC" w:rsidRDefault="00652BCC">
      <w:pPr>
        <w:tabs>
          <w:tab w:val="left" w:pos="567"/>
        </w:tabs>
        <w:ind w:firstLine="426"/>
        <w:jc w:val="both"/>
        <w:rPr>
          <w:del w:id="309" w:author="Перов Дмитрий Александрович" w:date="2021-03-10T10:59:00Z"/>
          <w:color w:val="FF0000"/>
          <w:szCs w:val="28"/>
        </w:rPr>
        <w:pPrChange w:id="310" w:author="Перов Дмитрий Александрович" w:date="2021-03-10T11:06:00Z">
          <w:pPr>
            <w:pStyle w:val="af6"/>
            <w:numPr>
              <w:numId w:val="37"/>
            </w:numPr>
            <w:tabs>
              <w:tab w:val="left" w:pos="567"/>
            </w:tabs>
            <w:ind w:left="567" w:hanging="425"/>
            <w:jc w:val="both"/>
          </w:pPr>
        </w:pPrChange>
      </w:pPr>
      <w:ins w:id="311" w:author="Перов Дмитрий Александрович" w:date="2021-03-10T10:59:00Z">
        <w:r>
          <w:t>Плата считается выдержавшей испытание, если присутствует обмен данными между КИП</w:t>
        </w:r>
        <w:r>
          <w:noBreakHyphen/>
          <w:t xml:space="preserve">М5 и </w:t>
        </w:r>
        <w:r>
          <w:rPr>
            <w:szCs w:val="28"/>
            <w:lang w:val="en-US"/>
          </w:rPr>
          <w:t>Rapid</w:t>
        </w:r>
        <w:r w:rsidRPr="00EE6FEC">
          <w:rPr>
            <w:szCs w:val="28"/>
          </w:rPr>
          <w:t xml:space="preserve"> </w:t>
        </w:r>
        <w:r>
          <w:rPr>
            <w:szCs w:val="28"/>
            <w:lang w:val="en-US"/>
          </w:rPr>
          <w:t>Scada</w:t>
        </w:r>
        <w:r>
          <w:t>.</w:t>
        </w:r>
      </w:ins>
      <w:del w:id="312" w:author="Перов Дмитрий Александрович" w:date="2021-03-10T10:59:00Z">
        <w:r w:rsidR="00A8061E" w:rsidRPr="00A8061E" w:rsidDel="00652BCC">
          <w:rPr>
            <w:color w:val="FF0000"/>
            <w:szCs w:val="28"/>
          </w:rPr>
          <w:delText>Провести ...</w:delText>
        </w:r>
      </w:del>
    </w:p>
    <w:p w14:paraId="29ABB9C6" w14:textId="0765888B" w:rsidR="00A8061E" w:rsidRPr="00A8061E" w:rsidDel="00652BCC" w:rsidRDefault="00A8061E">
      <w:pPr>
        <w:tabs>
          <w:tab w:val="left" w:pos="567"/>
        </w:tabs>
        <w:ind w:firstLine="426"/>
        <w:jc w:val="both"/>
        <w:rPr>
          <w:del w:id="313" w:author="Перов Дмитрий Александрович" w:date="2021-03-10T10:59:00Z"/>
          <w:color w:val="FF0000"/>
          <w:szCs w:val="28"/>
        </w:rPr>
        <w:pPrChange w:id="314" w:author="Перов Дмитрий Александрович" w:date="2021-03-10T11:06:00Z">
          <w:pPr>
            <w:pStyle w:val="af6"/>
            <w:numPr>
              <w:numId w:val="37"/>
            </w:numPr>
            <w:tabs>
              <w:tab w:val="left" w:pos="567"/>
            </w:tabs>
            <w:ind w:left="567" w:hanging="425"/>
            <w:jc w:val="both"/>
          </w:pPr>
        </w:pPrChange>
      </w:pPr>
      <w:del w:id="315" w:author="Перов Дмитрий Александрович" w:date="2021-03-10T10:59:00Z">
        <w:r w:rsidRPr="00A8061E" w:rsidDel="00652BCC">
          <w:rPr>
            <w:color w:val="FF0000"/>
            <w:szCs w:val="28"/>
          </w:rPr>
          <w:delText xml:space="preserve">Установить </w:delText>
        </w:r>
        <w:r w:rsidRPr="00A8061E" w:rsidDel="00652BCC">
          <w:rPr>
            <w:iCs/>
            <w:color w:val="FF0000"/>
            <w:szCs w:val="28"/>
          </w:rPr>
          <w:delText>…</w:delText>
        </w:r>
      </w:del>
    </w:p>
    <w:p w14:paraId="3C02AD0F" w14:textId="2F641448" w:rsidR="00A8061E" w:rsidRPr="00A8061E" w:rsidDel="00652BCC" w:rsidRDefault="00A8061E">
      <w:pPr>
        <w:tabs>
          <w:tab w:val="left" w:pos="567"/>
        </w:tabs>
        <w:ind w:firstLine="426"/>
        <w:jc w:val="both"/>
        <w:rPr>
          <w:del w:id="316" w:author="Перов Дмитрий Александрович" w:date="2021-03-10T10:59:00Z"/>
          <w:color w:val="FF0000"/>
          <w:szCs w:val="28"/>
        </w:rPr>
        <w:pPrChange w:id="317" w:author="Перов Дмитрий Александрович" w:date="2021-03-10T11:06:00Z">
          <w:pPr>
            <w:pStyle w:val="af6"/>
            <w:numPr>
              <w:numId w:val="37"/>
            </w:numPr>
            <w:tabs>
              <w:tab w:val="left" w:pos="567"/>
            </w:tabs>
            <w:ind w:left="567" w:hanging="425"/>
            <w:jc w:val="both"/>
          </w:pPr>
        </w:pPrChange>
      </w:pPr>
      <w:del w:id="318" w:author="Перов Дмитрий Александрович" w:date="2021-03-10T10:59:00Z">
        <w:r w:rsidRPr="00A8061E" w:rsidDel="00652BCC">
          <w:rPr>
            <w:color w:val="FF0000"/>
            <w:szCs w:val="28"/>
          </w:rPr>
          <w:delText>Убедиться …</w:delText>
        </w:r>
      </w:del>
    </w:p>
    <w:p w14:paraId="6018650F" w14:textId="1AFF7A4C" w:rsidR="0094728E" w:rsidDel="0035164F" w:rsidRDefault="00A8061E">
      <w:pPr>
        <w:tabs>
          <w:tab w:val="left" w:pos="567"/>
        </w:tabs>
        <w:ind w:firstLine="426"/>
        <w:jc w:val="both"/>
        <w:rPr>
          <w:del w:id="319" w:author="Перов Дмитрий Александрович" w:date="2021-03-10T11:06:00Z"/>
        </w:rPr>
        <w:pPrChange w:id="320" w:author="Перов Дмитрий Александрович" w:date="2021-03-10T11:06:00Z">
          <w:pPr>
            <w:pStyle w:val="af6"/>
            <w:tabs>
              <w:tab w:val="left" w:pos="567"/>
            </w:tabs>
            <w:spacing w:before="120"/>
            <w:ind w:left="0" w:firstLine="426"/>
            <w:jc w:val="both"/>
          </w:pPr>
        </w:pPrChange>
      </w:pPr>
      <w:del w:id="321" w:author="Перов Дмитрий Александрович" w:date="2021-03-10T11:06:00Z">
        <w:r w:rsidRPr="001D08FE" w:rsidDel="0035164F">
          <w:delText xml:space="preserve">Плата считается выдержавшей испытание, если </w:delText>
        </w:r>
        <w:r w:rsidR="00E14F32" w:rsidDel="0035164F">
          <w:delText xml:space="preserve">присутствует обмен данными между устройством и </w:delText>
        </w:r>
        <w:r w:rsidR="00E14F32" w:rsidDel="0035164F">
          <w:rPr>
            <w:lang w:val="en-US"/>
          </w:rPr>
          <w:delText>Rapid</w:delText>
        </w:r>
        <w:r w:rsidR="00E14F32" w:rsidRPr="00E14F32" w:rsidDel="0035164F">
          <w:delText xml:space="preserve"> </w:delText>
        </w:r>
        <w:r w:rsidR="00E14F32" w:rsidDel="0035164F">
          <w:rPr>
            <w:lang w:val="en-US"/>
          </w:rPr>
          <w:delText>Scada</w:delText>
        </w:r>
        <w:r w:rsidR="0094728E" w:rsidDel="0035164F">
          <w:delText>.</w:delText>
        </w:r>
      </w:del>
    </w:p>
    <w:p w14:paraId="4DB5E0E8" w14:textId="7578FCA1" w:rsidR="00A8061E" w:rsidRDefault="00E14F32">
      <w:pPr>
        <w:tabs>
          <w:tab w:val="left" w:pos="567"/>
        </w:tabs>
        <w:ind w:firstLine="426"/>
        <w:jc w:val="both"/>
        <w:pPrChange w:id="322" w:author="Перов Дмитрий Александрович" w:date="2021-03-10T11:06:00Z">
          <w:pPr>
            <w:pStyle w:val="af6"/>
            <w:tabs>
              <w:tab w:val="left" w:pos="567"/>
            </w:tabs>
            <w:spacing w:before="120"/>
            <w:ind w:left="0" w:firstLine="426"/>
            <w:jc w:val="both"/>
          </w:pPr>
        </w:pPrChange>
      </w:pPr>
      <w:del w:id="323" w:author="Перов Дмитрий Александрович" w:date="2021-03-10T11:06:00Z">
        <w:r w:rsidRPr="00E14F32" w:rsidDel="0035164F">
          <w:delText xml:space="preserve"> </w:delText>
        </w:r>
        <w:r w:rsidRPr="0094728E" w:rsidDel="0035164F">
          <w:rPr>
            <w:highlight w:val="yellow"/>
          </w:rPr>
          <w:delText>и в столбце «Текущие» таблицы «</w:delText>
        </w:r>
        <w:r w:rsidRPr="0094728E" w:rsidDel="0035164F">
          <w:rPr>
            <w:highlight w:val="yellow"/>
            <w:lang w:val="en-US"/>
          </w:rPr>
          <w:delText>GPRS</w:delText>
        </w:r>
        <w:r w:rsidRPr="0094728E" w:rsidDel="0035164F">
          <w:rPr>
            <w:highlight w:val="yellow"/>
          </w:rPr>
          <w:delText xml:space="preserve"> </w:delText>
        </w:r>
        <w:r w:rsidRPr="0094728E" w:rsidDel="0035164F">
          <w:rPr>
            <w:highlight w:val="yellow"/>
            <w:lang w:val="en-US"/>
          </w:rPr>
          <w:delText>Modbus</w:delText>
        </w:r>
        <w:r w:rsidRPr="0094728E" w:rsidDel="0035164F">
          <w:rPr>
            <w:highlight w:val="yellow"/>
          </w:rPr>
          <w:delText xml:space="preserve"> </w:delText>
        </w:r>
        <w:r w:rsidRPr="0094728E" w:rsidDel="0035164F">
          <w:rPr>
            <w:highlight w:val="yellow"/>
            <w:lang w:val="en-US"/>
          </w:rPr>
          <w:delText>TCP</w:delText>
        </w:r>
        <w:r w:rsidRPr="0094728E" w:rsidDel="0035164F">
          <w:rPr>
            <w:highlight w:val="yellow"/>
          </w:rPr>
          <w:delText>» есть данные, полученные от устройства</w:delText>
        </w:r>
        <w:r w:rsidR="00A8061E" w:rsidRPr="0094728E" w:rsidDel="0035164F">
          <w:rPr>
            <w:highlight w:val="yellow"/>
          </w:rPr>
          <w:delText>.</w:delText>
        </w:r>
      </w:del>
    </w:p>
    <w:p w14:paraId="31D5D622" w14:textId="77777777" w:rsidR="00A8061E" w:rsidRPr="00583492" w:rsidRDefault="00A8061E" w:rsidP="00A8061E">
      <w:pPr>
        <w:pStyle w:val="af6"/>
        <w:tabs>
          <w:tab w:val="left" w:pos="567"/>
        </w:tabs>
        <w:spacing w:before="120"/>
        <w:ind w:left="0" w:firstLine="567"/>
        <w:jc w:val="both"/>
      </w:pPr>
    </w:p>
    <w:p w14:paraId="3F1E3D74" w14:textId="47FBFAA9" w:rsidR="004A3141" w:rsidRPr="00484A95" w:rsidRDefault="00523A5B" w:rsidP="005B4732">
      <w:pPr>
        <w:pStyle w:val="af6"/>
        <w:numPr>
          <w:ilvl w:val="0"/>
          <w:numId w:val="13"/>
        </w:numPr>
        <w:tabs>
          <w:tab w:val="left" w:pos="993"/>
        </w:tabs>
        <w:spacing w:before="120"/>
        <w:ind w:left="0" w:firstLine="284"/>
        <w:jc w:val="both"/>
        <w:rPr>
          <w:b/>
          <w:bCs/>
        </w:rPr>
      </w:pPr>
      <w:r w:rsidRPr="00484A95">
        <w:rPr>
          <w:b/>
          <w:bCs/>
        </w:rPr>
        <w:t>Проверка работоспособности в условиях полигона.</w:t>
      </w:r>
    </w:p>
    <w:p w14:paraId="05FEE6E5" w14:textId="5DC859E4" w:rsidR="00523A5B" w:rsidRPr="000C4B91" w:rsidDel="0057373E" w:rsidRDefault="00523A5B" w:rsidP="00DE2DCC">
      <w:pPr>
        <w:tabs>
          <w:tab w:val="left" w:pos="567"/>
        </w:tabs>
        <w:spacing w:before="240"/>
        <w:jc w:val="both"/>
        <w:rPr>
          <w:del w:id="324" w:author="Перов Дмитрий Александрович" w:date="2021-03-10T11:12:00Z"/>
        </w:rPr>
      </w:pPr>
      <w:r w:rsidRPr="000C4B91">
        <w:t xml:space="preserve">Испытание проводят </w:t>
      </w:r>
      <w:del w:id="325" w:author="Перов Дмитрий Александрович" w:date="2021-03-10T11:12:00Z">
        <w:r w:rsidRPr="000C4B91" w:rsidDel="0057373E">
          <w:delText>в следующей последовательности:</w:delText>
        </w:r>
      </w:del>
    </w:p>
    <w:p w14:paraId="2C43C696" w14:textId="22C4EDF6" w:rsidR="00E84E4F" w:rsidDel="0057373E" w:rsidRDefault="00E84E4F" w:rsidP="00DE2DCC">
      <w:pPr>
        <w:pStyle w:val="af6"/>
        <w:numPr>
          <w:ilvl w:val="0"/>
          <w:numId w:val="38"/>
        </w:numPr>
        <w:tabs>
          <w:tab w:val="left" w:pos="567"/>
        </w:tabs>
        <w:ind w:left="567" w:hanging="425"/>
        <w:jc w:val="both"/>
        <w:rPr>
          <w:del w:id="326" w:author="Перов Дмитрий Александрович" w:date="2021-03-10T11:12:00Z"/>
          <w:color w:val="FF0000"/>
          <w:szCs w:val="28"/>
        </w:rPr>
      </w:pPr>
      <w:del w:id="327" w:author="Перов Дмитрий Александрович" w:date="2021-03-10T11:12:00Z">
        <w:r w:rsidDel="0057373E">
          <w:rPr>
            <w:color w:val="FF0000"/>
            <w:szCs w:val="28"/>
          </w:rPr>
          <w:delText xml:space="preserve">Испытания проводят отдельно для каждого интерфейса подключения к системам сбора данных: </w:delText>
        </w:r>
        <w:r w:rsidDel="0057373E">
          <w:rPr>
            <w:lang w:val="en-US"/>
          </w:rPr>
          <w:delText>RS</w:delText>
        </w:r>
        <w:r w:rsidDel="0057373E">
          <w:noBreakHyphen/>
        </w:r>
        <w:r w:rsidRPr="00EA2650" w:rsidDel="0057373E">
          <w:delText>485</w:delText>
        </w:r>
        <w:r w:rsidDel="0057373E">
          <w:delText> </w:delText>
        </w:r>
        <w:r w:rsidRPr="00EA2650" w:rsidDel="0057373E">
          <w:delText>(</w:delText>
        </w:r>
        <w:r w:rsidDel="0057373E">
          <w:rPr>
            <w:lang w:val="en-US"/>
          </w:rPr>
          <w:delText>Modbus</w:delText>
        </w:r>
        <w:r w:rsidDel="0057373E">
          <w:delText> </w:delText>
        </w:r>
        <w:r w:rsidDel="0057373E">
          <w:rPr>
            <w:lang w:val="en-US"/>
          </w:rPr>
          <w:delText>RTU</w:delText>
        </w:r>
        <w:r w:rsidDel="0057373E">
          <w:delText> </w:delText>
        </w:r>
        <w:r w:rsidDel="0057373E">
          <w:rPr>
            <w:lang w:val="en-US"/>
          </w:rPr>
          <w:delText>Slave</w:delText>
        </w:r>
        <w:r w:rsidRPr="00EA2650" w:rsidDel="0057373E">
          <w:delText xml:space="preserve">), </w:delText>
        </w:r>
        <w:r w:rsidR="00F7611F" w:rsidDel="0057373E">
          <w:rPr>
            <w:lang w:val="en-US"/>
          </w:rPr>
          <w:delText>Ethernet</w:delText>
        </w:r>
        <w:r w:rsidDel="0057373E">
          <w:delText> </w:delText>
        </w:r>
        <w:r w:rsidRPr="00EA2650" w:rsidDel="0057373E">
          <w:delText>(</w:delText>
        </w:r>
        <w:r w:rsidDel="0057373E">
          <w:rPr>
            <w:lang w:val="en-US"/>
          </w:rPr>
          <w:delText>Modbus</w:delText>
        </w:r>
        <w:r w:rsidDel="0057373E">
          <w:delText> </w:delText>
        </w:r>
        <w:r w:rsidDel="0057373E">
          <w:rPr>
            <w:lang w:val="en-US"/>
          </w:rPr>
          <w:delText>TCP</w:delText>
        </w:r>
        <w:r w:rsidDel="0057373E">
          <w:delText> </w:delText>
        </w:r>
        <w:r w:rsidDel="0057373E">
          <w:rPr>
            <w:lang w:val="en-US"/>
          </w:rPr>
          <w:delText>Slave</w:delText>
        </w:r>
        <w:r w:rsidRPr="002A50CE" w:rsidDel="0057373E">
          <w:delText xml:space="preserve">) </w:delText>
        </w:r>
        <w:r w:rsidDel="0057373E">
          <w:delText xml:space="preserve">и </w:delText>
        </w:r>
        <w:r w:rsidDel="0057373E">
          <w:rPr>
            <w:lang w:val="en-US"/>
          </w:rPr>
          <w:delText>GPRS</w:delText>
        </w:r>
        <w:r w:rsidDel="0057373E">
          <w:delText> </w:delText>
        </w:r>
        <w:r w:rsidRPr="002A50CE" w:rsidDel="0057373E">
          <w:delText>(</w:delText>
        </w:r>
        <w:r w:rsidDel="0057373E">
          <w:rPr>
            <w:lang w:val="en-US"/>
          </w:rPr>
          <w:delText>Modbus</w:delText>
        </w:r>
        <w:r w:rsidDel="0057373E">
          <w:delText> </w:delText>
        </w:r>
        <w:r w:rsidDel="0057373E">
          <w:rPr>
            <w:lang w:val="en-US"/>
          </w:rPr>
          <w:delText>over</w:delText>
        </w:r>
        <w:r w:rsidDel="0057373E">
          <w:delText> </w:delText>
        </w:r>
        <w:r w:rsidDel="0057373E">
          <w:rPr>
            <w:lang w:val="en-US"/>
          </w:rPr>
          <w:delText>TCP</w:delText>
        </w:r>
        <w:r w:rsidDel="0057373E">
          <w:delText> </w:delText>
        </w:r>
        <w:r w:rsidDel="0057373E">
          <w:rPr>
            <w:lang w:val="en-US"/>
          </w:rPr>
          <w:delText>Slave</w:delText>
        </w:r>
        <w:r w:rsidRPr="00340280" w:rsidDel="0057373E">
          <w:delText>)</w:delText>
        </w:r>
        <w:r w:rsidDel="0057373E">
          <w:delText>.</w:delText>
        </w:r>
      </w:del>
    </w:p>
    <w:p w14:paraId="15C2082F" w14:textId="5E69E3FF" w:rsidR="00E84E4F" w:rsidRPr="00E84E4F" w:rsidDel="0057373E" w:rsidRDefault="00E84E4F" w:rsidP="00DE2DCC">
      <w:pPr>
        <w:pStyle w:val="af6"/>
        <w:numPr>
          <w:ilvl w:val="0"/>
          <w:numId w:val="38"/>
        </w:numPr>
        <w:tabs>
          <w:tab w:val="left" w:pos="567"/>
        </w:tabs>
        <w:ind w:left="567" w:hanging="425"/>
        <w:jc w:val="both"/>
        <w:rPr>
          <w:del w:id="328" w:author="Перов Дмитрий Александрович" w:date="2021-03-10T11:12:00Z"/>
          <w:color w:val="FF0000"/>
          <w:szCs w:val="28"/>
        </w:rPr>
      </w:pPr>
      <w:del w:id="329" w:author="Перов Дмитрий Александрович" w:date="2021-03-10T11:12:00Z">
        <w:r w:rsidRPr="00A8061E" w:rsidDel="0057373E">
          <w:rPr>
            <w:color w:val="FF0000"/>
            <w:szCs w:val="28"/>
          </w:rPr>
          <w:delText>Провести ...</w:delText>
        </w:r>
      </w:del>
    </w:p>
    <w:p w14:paraId="7267D6F3" w14:textId="409CC2D4" w:rsidR="00523A5B" w:rsidRPr="00A8061E" w:rsidDel="0057373E" w:rsidRDefault="00523A5B" w:rsidP="00DE2DCC">
      <w:pPr>
        <w:pStyle w:val="af6"/>
        <w:numPr>
          <w:ilvl w:val="0"/>
          <w:numId w:val="38"/>
        </w:numPr>
        <w:tabs>
          <w:tab w:val="left" w:pos="567"/>
        </w:tabs>
        <w:ind w:left="567" w:hanging="425"/>
        <w:jc w:val="both"/>
        <w:rPr>
          <w:del w:id="330" w:author="Перов Дмитрий Александрович" w:date="2021-03-10T11:12:00Z"/>
          <w:color w:val="FF0000"/>
          <w:szCs w:val="28"/>
        </w:rPr>
      </w:pPr>
      <w:del w:id="331" w:author="Перов Дмитрий Александрович" w:date="2021-03-10T11:12:00Z">
        <w:r w:rsidRPr="00A8061E" w:rsidDel="0057373E">
          <w:rPr>
            <w:color w:val="FF0000"/>
            <w:szCs w:val="28"/>
          </w:rPr>
          <w:delText xml:space="preserve">Установить </w:delText>
        </w:r>
        <w:r w:rsidRPr="00A8061E" w:rsidDel="0057373E">
          <w:rPr>
            <w:iCs/>
            <w:color w:val="FF0000"/>
            <w:szCs w:val="28"/>
          </w:rPr>
          <w:delText>…</w:delText>
        </w:r>
      </w:del>
    </w:p>
    <w:p w14:paraId="14AE1719" w14:textId="48A81B68" w:rsidR="00523A5B" w:rsidRPr="00A8061E" w:rsidRDefault="00523A5B">
      <w:pPr>
        <w:tabs>
          <w:tab w:val="left" w:pos="567"/>
        </w:tabs>
        <w:spacing w:before="240"/>
        <w:jc w:val="both"/>
        <w:rPr>
          <w:color w:val="FF0000"/>
          <w:szCs w:val="28"/>
        </w:rPr>
        <w:pPrChange w:id="332" w:author="Перов Дмитрий Александрович" w:date="2021-03-10T11:12:00Z">
          <w:pPr>
            <w:pStyle w:val="af6"/>
            <w:numPr>
              <w:numId w:val="38"/>
            </w:numPr>
            <w:tabs>
              <w:tab w:val="left" w:pos="567"/>
            </w:tabs>
            <w:ind w:left="567" w:hanging="425"/>
            <w:jc w:val="both"/>
          </w:pPr>
        </w:pPrChange>
      </w:pPr>
      <w:del w:id="333" w:author="Перов Дмитрий Александрович" w:date="2021-03-10T11:12:00Z">
        <w:r w:rsidRPr="00A8061E" w:rsidDel="0057373E">
          <w:rPr>
            <w:color w:val="FF0000"/>
            <w:szCs w:val="28"/>
          </w:rPr>
          <w:delText>Убедиться …</w:delText>
        </w:r>
      </w:del>
      <w:ins w:id="334" w:author="Перов Дмитрий Александрович" w:date="2021-03-10T11:12:00Z">
        <w:r w:rsidR="0057373E">
          <w:t>для готовых изделий по методике испытаний на полигоне.</w:t>
        </w:r>
      </w:ins>
    </w:p>
    <w:p w14:paraId="75B8E66E" w14:textId="10CEEB27" w:rsidR="00523A5B" w:rsidDel="0057373E" w:rsidRDefault="00523A5B" w:rsidP="00DE2DCC">
      <w:pPr>
        <w:pStyle w:val="af6"/>
        <w:tabs>
          <w:tab w:val="left" w:pos="567"/>
        </w:tabs>
        <w:spacing w:before="120"/>
        <w:ind w:left="0" w:firstLine="426"/>
        <w:jc w:val="both"/>
        <w:rPr>
          <w:del w:id="335" w:author="Перов Дмитрий Александрович" w:date="2021-03-10T11:12:00Z"/>
        </w:rPr>
      </w:pPr>
      <w:del w:id="336" w:author="Перов Дмитрий Александрович" w:date="2021-03-10T11:12:00Z">
        <w:r w:rsidRPr="001D08FE" w:rsidDel="0057373E">
          <w:delText xml:space="preserve">Плата считается выдержавшей испытание, если </w:delText>
        </w:r>
        <w:r w:rsidDel="0057373E">
          <w:delText xml:space="preserve">присутствует обмен данными между устройством и </w:delText>
        </w:r>
        <w:r w:rsidDel="0057373E">
          <w:rPr>
            <w:lang w:val="en-US"/>
          </w:rPr>
          <w:delText>Rapid</w:delText>
        </w:r>
        <w:r w:rsidRPr="00E14F32" w:rsidDel="0057373E">
          <w:delText xml:space="preserve"> </w:delText>
        </w:r>
        <w:r w:rsidDel="0057373E">
          <w:rPr>
            <w:lang w:val="en-US"/>
          </w:rPr>
          <w:delText>Scada</w:delText>
        </w:r>
        <w:r w:rsidR="0094728E" w:rsidDel="0057373E">
          <w:delText>.</w:delText>
        </w:r>
      </w:del>
    </w:p>
    <w:p w14:paraId="28CC00E2" w14:textId="6D1FEAF1" w:rsidR="00523A5B" w:rsidRPr="00523A5B" w:rsidDel="0057373E" w:rsidRDefault="00523A5B" w:rsidP="00523A5B">
      <w:pPr>
        <w:tabs>
          <w:tab w:val="left" w:pos="993"/>
        </w:tabs>
        <w:spacing w:before="120"/>
        <w:jc w:val="both"/>
        <w:rPr>
          <w:del w:id="337" w:author="Перов Дмитрий Александрович" w:date="2021-03-10T11:13:00Z"/>
        </w:rPr>
      </w:pPr>
    </w:p>
    <w:p w14:paraId="210D57DD" w14:textId="77777777" w:rsidR="00BF7FB3" w:rsidRPr="00BF7FB3" w:rsidRDefault="00BF7FB3" w:rsidP="00BF7FB3">
      <w:pPr>
        <w:tabs>
          <w:tab w:val="left" w:pos="993"/>
        </w:tabs>
        <w:spacing w:before="120"/>
        <w:jc w:val="both"/>
        <w:rPr>
          <w:highlight w:val="yellow"/>
        </w:rPr>
      </w:pPr>
    </w:p>
    <w:p w14:paraId="1AD472E7" w14:textId="67061FB3" w:rsidR="00523A5B" w:rsidRPr="003A742C" w:rsidRDefault="007F6092" w:rsidP="005B4732">
      <w:pPr>
        <w:pStyle w:val="af6"/>
        <w:numPr>
          <w:ilvl w:val="0"/>
          <w:numId w:val="13"/>
        </w:numPr>
        <w:tabs>
          <w:tab w:val="left" w:pos="993"/>
        </w:tabs>
        <w:spacing w:before="120"/>
        <w:ind w:left="0" w:firstLine="284"/>
        <w:jc w:val="both"/>
        <w:rPr>
          <w:b/>
          <w:bCs/>
        </w:rPr>
      </w:pPr>
      <w:r w:rsidRPr="007F6092">
        <w:rPr>
          <w:b/>
          <w:bCs/>
          <w:color w:val="000000"/>
          <w:szCs w:val="28"/>
        </w:rPr>
        <w:t>Проверка сопротивления и электрической прочности изоляции.</w:t>
      </w:r>
    </w:p>
    <w:p w14:paraId="7A7AD860" w14:textId="403F8F48" w:rsidR="003A742C" w:rsidRDefault="003A742C" w:rsidP="007D7F63">
      <w:pPr>
        <w:tabs>
          <w:tab w:val="left" w:pos="567"/>
        </w:tabs>
        <w:spacing w:before="120"/>
        <w:ind w:firstLine="426"/>
        <w:jc w:val="both"/>
        <w:rPr>
          <w:b/>
          <w:bCs/>
        </w:rPr>
      </w:pPr>
      <w:r w:rsidRPr="00004F2B">
        <w:rPr>
          <w:szCs w:val="28"/>
        </w:rPr>
        <w:t xml:space="preserve">Испытание проводят </w:t>
      </w:r>
      <w:r w:rsidRPr="00687FF2">
        <w:t>методом 101</w:t>
      </w:r>
      <w:r>
        <w:t xml:space="preserve">, </w:t>
      </w:r>
      <w:commentRangeStart w:id="338"/>
      <w:r>
        <w:t>102</w:t>
      </w:r>
      <w:commentRangeEnd w:id="338"/>
      <w:r>
        <w:rPr>
          <w:rStyle w:val="af9"/>
        </w:rPr>
        <w:commentReference w:id="338"/>
      </w:r>
      <w:r w:rsidRPr="00687FF2">
        <w:t xml:space="preserve"> </w:t>
      </w:r>
      <w:r>
        <w:t>по ГОСТ 26567-85</w:t>
      </w:r>
      <w:ins w:id="339" w:author="Перов Дмитрий Александрович" w:date="2021-03-10T11:15:00Z">
        <w:r w:rsidR="008C6A53">
          <w:t xml:space="preserve"> с учетом требований ГОСТ 12997</w:t>
        </w:r>
      </w:ins>
      <w:r>
        <w:t>.</w:t>
      </w:r>
      <w:r w:rsidRPr="003A742C">
        <w:t xml:space="preserve"> </w:t>
      </w:r>
      <w:r>
        <w:t>Измерения электрической прочности и сопротивления изоляции гальванически изолированных групп цепей производят с помощью установки для проверки параметров электрической безопасности. Сопротивление изоляции проверяют при постоянном напряжении 500 В для всех цепей гальванически развязанных цепей относительно цепи питания устройства</w:t>
      </w:r>
      <w:ins w:id="340" w:author="Перов Дмитрий Александрович" w:date="2021-02-26T12:20:00Z">
        <w:r w:rsidR="00F64EF4">
          <w:t xml:space="preserve"> (вывод</w:t>
        </w:r>
      </w:ins>
      <w:ins w:id="341" w:author="Перов Дмитрий Александрович" w:date="2021-02-26T12:21:00Z">
        <w:r w:rsidR="00A1054C">
          <w:t>ов</w:t>
        </w:r>
      </w:ins>
      <w:ins w:id="342" w:author="Перов Дмитрий Александрович" w:date="2021-02-26T12:20:00Z">
        <w:r w:rsidR="00F64EF4">
          <w:t xml:space="preserve"> </w:t>
        </w:r>
        <w:r w:rsidR="00F64EF4" w:rsidRPr="00A1054C">
          <w:t>+</w:t>
        </w:r>
        <w:r w:rsidR="00F64EF4">
          <w:rPr>
            <w:lang w:val="en-US"/>
          </w:rPr>
          <w:t>U</w:t>
        </w:r>
        <w:commentRangeStart w:id="343"/>
        <w:r w:rsidR="00F64EF4" w:rsidRPr="00A1054C">
          <w:t xml:space="preserve"> </w:t>
        </w:r>
      </w:ins>
      <w:commentRangeEnd w:id="343"/>
      <w:ins w:id="344" w:author="Перов Дмитрий Александрович" w:date="2021-02-26T12:21:00Z">
        <w:r w:rsidR="00A1054C">
          <w:rPr>
            <w:rStyle w:val="af9"/>
          </w:rPr>
          <w:commentReference w:id="343"/>
        </w:r>
      </w:ins>
      <w:ins w:id="345" w:author="Перов Дмитрий Александрович" w:date="2021-02-26T12:20:00Z">
        <w:r w:rsidR="00F64EF4">
          <w:t>и -</w:t>
        </w:r>
        <w:r w:rsidR="00F64EF4">
          <w:rPr>
            <w:lang w:val="en-US"/>
          </w:rPr>
          <w:t>U</w:t>
        </w:r>
      </w:ins>
      <w:ins w:id="346" w:author="Перов Дмитрий Александрович" w:date="2021-02-26T12:21:00Z">
        <w:r w:rsidR="00F64EF4" w:rsidRPr="00A1054C">
          <w:t>)</w:t>
        </w:r>
      </w:ins>
      <w:r>
        <w:t xml:space="preserve"> согласно таблице 4.2 и </w:t>
      </w:r>
      <w:r w:rsidR="006D2666">
        <w:t xml:space="preserve">Рис.3 </w:t>
      </w:r>
      <w:ins w:id="347" w:author="Перов Дмитрий Александрович" w:date="2021-03-10T11:25:00Z">
        <w:r w:rsidR="007D7F63">
          <w:fldChar w:fldCharType="begin"/>
        </w:r>
        <w:r w:rsidR="007D7F63">
          <w:instrText xml:space="preserve"> HYPERLINK  \l "_ПРИЛОЖЕНИЕ_Б_(обязательное)" </w:instrText>
        </w:r>
        <w:r w:rsidR="007D7F63">
          <w:fldChar w:fldCharType="separate"/>
        </w:r>
        <w:r w:rsidR="006D2666" w:rsidRPr="007D7F63">
          <w:rPr>
            <w:rStyle w:val="af3"/>
          </w:rPr>
          <w:t>Приложения Б</w:t>
        </w:r>
        <w:r w:rsidR="007D7F63">
          <w:fldChar w:fldCharType="end"/>
        </w:r>
      </w:ins>
      <w:r>
        <w:t>. Электрическая прочность изоляции между гальванически изолированными группами цепей, указанными в таблице 4.</w:t>
      </w:r>
      <w:del w:id="348" w:author="Перов Дмитрий Александрович" w:date="2021-03-10T11:27:00Z">
        <w:r w:rsidDel="007D7F63">
          <w:delText>2</w:delText>
        </w:r>
      </w:del>
      <w:ins w:id="349" w:author="Перов Дмитрий Александрович" w:date="2021-03-10T11:27:00Z">
        <w:r w:rsidR="007D7F63">
          <w:t>3</w:t>
        </w:r>
      </w:ins>
      <w:r>
        <w:t>, проверяется в течении 1 минуты испытательным напряжением 500 В переменного тока частотой 50 Гц</w:t>
      </w:r>
      <w:ins w:id="350" w:author="Перов Дмитрий Александрович" w:date="2021-03-10T11:27:00Z">
        <w:r w:rsidR="007D7F63">
          <w:t xml:space="preserve"> для </w:t>
        </w:r>
      </w:ins>
      <w:ins w:id="351" w:author="Перов Дмитрий Александрович" w:date="2021-03-10T11:30:00Z">
        <w:r w:rsidR="007D7F63">
          <w:t>цепей</w:t>
        </w:r>
      </w:ins>
      <w:ins w:id="352" w:author="Перов Дмитрий Александрович" w:date="2021-03-10T11:27:00Z">
        <w:r w:rsidR="007D7F63">
          <w:t xml:space="preserve"> </w:t>
        </w:r>
      </w:ins>
      <w:ins w:id="353" w:author="Перов Дмитрий Александрович" w:date="2021-03-10T11:28:00Z">
        <w:r w:rsidR="007D7F63">
          <w:t>«Питание</w:t>
        </w:r>
      </w:ins>
      <w:ins w:id="354" w:author="Перов Дмитрий Александрович" w:date="2021-03-10T11:30:00Z">
        <w:r w:rsidR="007D7F63">
          <w:t xml:space="preserve"> - </w:t>
        </w:r>
      </w:ins>
      <w:ins w:id="355" w:author="Перов Дмитрий Александрович" w:date="2021-03-10T11:28:00Z">
        <w:r w:rsidR="007D7F63">
          <w:t>Измеритель потенциалов», «Питание</w:t>
        </w:r>
      </w:ins>
      <w:ins w:id="356" w:author="Перов Дмитрий Александрович" w:date="2021-03-10T11:30:00Z">
        <w:r w:rsidR="007D7F63">
          <w:t xml:space="preserve"> - </w:t>
        </w:r>
      </w:ins>
      <w:ins w:id="357" w:author="Перов Дмитрий Александрович" w:date="2021-03-10T11:28:00Z">
        <w:r w:rsidR="007D7F63">
          <w:t>RS-485», «Питание</w:t>
        </w:r>
      </w:ins>
      <w:ins w:id="358" w:author="Перов Дмитрий Александрович" w:date="2021-03-10T11:30:00Z">
        <w:r w:rsidR="007D7F63">
          <w:t xml:space="preserve"> - </w:t>
        </w:r>
      </w:ins>
      <w:ins w:id="359" w:author="Перов Дмитрий Александрович" w:date="2021-03-10T11:28:00Z">
        <w:r w:rsidR="007D7F63">
          <w:t>Напряжение управления»</w:t>
        </w:r>
      </w:ins>
      <w:ins w:id="360" w:author="Перов Дмитрий Александрович" w:date="2021-03-10T11:29:00Z">
        <w:r w:rsidR="007D7F63">
          <w:t xml:space="preserve">, напряжением 1500 В переменного тока частотой 50 Гц для </w:t>
        </w:r>
      </w:ins>
      <w:ins w:id="361" w:author="Перов Дмитрий Александрович" w:date="2021-03-10T11:30:00Z">
        <w:r w:rsidR="007D7F63">
          <w:t>цепей «</w:t>
        </w:r>
      </w:ins>
      <w:ins w:id="362" w:author="Перов Дмитрий Александрович" w:date="2021-03-10T11:28:00Z">
        <w:r w:rsidR="007D7F63">
          <w:t>Питание - Измеритель напряжения и тока станции</w:t>
        </w:r>
      </w:ins>
      <w:ins w:id="363" w:author="Перов Дмитрий Александрович" w:date="2021-03-10T11:30:00Z">
        <w:r w:rsidR="007D7F63">
          <w:t>» и</w:t>
        </w:r>
      </w:ins>
      <w:ins w:id="364" w:author="Перов Дмитрий Александрович" w:date="2021-03-10T11:31:00Z">
        <w:r w:rsidR="007D7F63">
          <w:t xml:space="preserve"> напряжением 2000 В переменного тока частотой 50 для цепей «</w:t>
        </w:r>
      </w:ins>
      <w:ins w:id="365" w:author="Перов Дмитрий Александрович" w:date="2021-03-10T11:28:00Z">
        <w:r w:rsidR="007D7F63">
          <w:t>Питание – Напряжение питания</w:t>
        </w:r>
      </w:ins>
      <w:ins w:id="366" w:author="Перов Дмитрий Александрович" w:date="2021-03-10T11:31:00Z">
        <w:r w:rsidR="007D7F63">
          <w:t>».</w:t>
        </w:r>
      </w:ins>
      <w:del w:id="367" w:author="Перов Дмитрий Александрович" w:date="2021-03-10T11:27:00Z">
        <w:r w:rsidDel="007D7F63">
          <w:delText>.</w:delText>
        </w:r>
      </w:del>
    </w:p>
    <w:p w14:paraId="41901927" w14:textId="7BDAFA85" w:rsidR="00EA10B7" w:rsidRDefault="003A742C">
      <w:pPr>
        <w:tabs>
          <w:tab w:val="left" w:pos="567"/>
        </w:tabs>
        <w:spacing w:before="240"/>
        <w:ind w:firstLine="426"/>
        <w:jc w:val="both"/>
        <w:rPr>
          <w:highlight w:val="yellow"/>
        </w:rPr>
      </w:pPr>
      <w:r>
        <w:t>Плата считается выдержавшей испытание, если не произошло пробоя изоляции или перекрытие изоляции по поверхности, а сопротивление изоляции соответствует требованиям</w:t>
      </w:r>
      <w:r w:rsidR="001C6E1B">
        <w:t xml:space="preserve"> безопасности</w:t>
      </w:r>
      <w:r>
        <w:t>, указанными в таблице 4.2</w:t>
      </w:r>
      <w:r w:rsidR="001C6E1B">
        <w:t>.</w:t>
      </w:r>
      <w:r w:rsidR="001C6E1B" w:rsidRPr="00EA10B7">
        <w:rPr>
          <w:highlight w:val="yellow"/>
        </w:rPr>
        <w:t xml:space="preserve"> </w:t>
      </w:r>
    </w:p>
    <w:p w14:paraId="1AC9C611" w14:textId="77777777" w:rsidR="00073146" w:rsidDel="007D7F63" w:rsidRDefault="00073146" w:rsidP="00073146">
      <w:pPr>
        <w:tabs>
          <w:tab w:val="left" w:pos="567"/>
        </w:tabs>
        <w:spacing w:before="240"/>
        <w:ind w:firstLine="426"/>
        <w:jc w:val="both"/>
        <w:rPr>
          <w:del w:id="368" w:author="Перов Дмитрий Александрович" w:date="2021-03-10T11:31:00Z"/>
          <w:highlight w:val="yellow"/>
        </w:rPr>
      </w:pPr>
    </w:p>
    <w:p w14:paraId="3E1674F1" w14:textId="77777777" w:rsidR="0040086D" w:rsidRDefault="0040086D">
      <w:pPr>
        <w:tabs>
          <w:tab w:val="left" w:pos="567"/>
        </w:tabs>
        <w:spacing w:before="240"/>
        <w:ind w:firstLine="426"/>
        <w:jc w:val="both"/>
        <w:rPr>
          <w:highlight w:val="yellow"/>
        </w:rPr>
        <w:pPrChange w:id="369" w:author="Перов Дмитрий Александрович" w:date="2021-03-10T11:31:00Z">
          <w:pPr>
            <w:tabs>
              <w:tab w:val="left" w:pos="993"/>
            </w:tabs>
            <w:spacing w:before="240"/>
            <w:ind w:firstLine="567"/>
            <w:jc w:val="both"/>
          </w:pPr>
        </w:pPrChange>
      </w:pPr>
    </w:p>
    <w:p w14:paraId="488CF944" w14:textId="542BB46B" w:rsidR="001C6E1B" w:rsidRPr="0040086D" w:rsidRDefault="001C6E1B" w:rsidP="00DE2DCC">
      <w:pPr>
        <w:pStyle w:val="af6"/>
        <w:numPr>
          <w:ilvl w:val="0"/>
          <w:numId w:val="13"/>
        </w:numPr>
        <w:tabs>
          <w:tab w:val="left" w:pos="993"/>
        </w:tabs>
        <w:spacing w:before="240"/>
        <w:ind w:left="0" w:firstLine="284"/>
        <w:jc w:val="both"/>
        <w:rPr>
          <w:b/>
          <w:bCs/>
        </w:rPr>
      </w:pPr>
      <w:r>
        <w:rPr>
          <w:b/>
          <w:bCs/>
          <w:color w:val="000000"/>
          <w:szCs w:val="28"/>
        </w:rPr>
        <w:t xml:space="preserve"> </w:t>
      </w:r>
      <w:r w:rsidRPr="0040086D">
        <w:rPr>
          <w:b/>
          <w:bCs/>
        </w:rPr>
        <w:t>Проверка входного сопротивления канала измерения суммарного потенциала.</w:t>
      </w:r>
    </w:p>
    <w:p w14:paraId="69594CA8" w14:textId="77777777" w:rsidR="001C6E1B" w:rsidRPr="00EE6FEC" w:rsidRDefault="001C6E1B" w:rsidP="001C6E1B">
      <w:pPr>
        <w:tabs>
          <w:tab w:val="left" w:pos="567"/>
        </w:tabs>
        <w:spacing w:before="240"/>
        <w:jc w:val="both"/>
      </w:pPr>
      <w:r w:rsidRPr="00EE6FEC">
        <w:t>Испытание проводят в следующей последовательности:</w:t>
      </w:r>
    </w:p>
    <w:p w14:paraId="05F0DB1D" w14:textId="77777777" w:rsidR="00E704DB" w:rsidRDefault="00CB5F3F" w:rsidP="00E704DB">
      <w:pPr>
        <w:pStyle w:val="af6"/>
        <w:numPr>
          <w:ilvl w:val="0"/>
          <w:numId w:val="48"/>
        </w:numPr>
        <w:ind w:left="567" w:hanging="425"/>
      </w:pPr>
      <w:r w:rsidRPr="00E704DB">
        <w:t>Собрать схему испытаний, приведенную на Рис. 4 Приложения Б.</w:t>
      </w:r>
    </w:p>
    <w:p w14:paraId="1A0F88AB" w14:textId="5B812EE5" w:rsidR="00E704DB" w:rsidRPr="00E704DB" w:rsidRDefault="00CB5F3F" w:rsidP="00E704DB">
      <w:pPr>
        <w:pStyle w:val="af6"/>
        <w:numPr>
          <w:ilvl w:val="0"/>
          <w:numId w:val="48"/>
        </w:numPr>
        <w:ind w:left="567" w:hanging="425"/>
      </w:pPr>
      <w:r w:rsidRPr="00E704DB">
        <w:t>На лабораторном источнике PU1 настроить выходное напряжение 24 В и ток ограничения 0,5 А. Разрешить подачу напряжения на выход источника.</w:t>
      </w:r>
    </w:p>
    <w:p w14:paraId="6D5D56D5" w14:textId="635FF0EE" w:rsidR="00E704DB" w:rsidRPr="00E704DB" w:rsidRDefault="00CB5F3F" w:rsidP="00E704DB">
      <w:pPr>
        <w:pStyle w:val="af6"/>
        <w:numPr>
          <w:ilvl w:val="0"/>
          <w:numId w:val="48"/>
        </w:numPr>
        <w:ind w:left="567" w:hanging="425"/>
      </w:pPr>
      <w:r w:rsidRPr="00E704DB">
        <w:t xml:space="preserve">На персональном компьютере запустить сервисную конфигурацию </w:t>
      </w:r>
      <w:r w:rsidR="000F5609" w:rsidRPr="00E704DB">
        <w:rPr>
          <w:lang w:val="en-US"/>
        </w:rPr>
        <w:t>«Kip</w:t>
      </w:r>
      <w:r w:rsidR="000F5609" w:rsidRPr="00E704DB">
        <w:rPr>
          <w:lang w:val="en-US"/>
        </w:rPr>
        <w:noBreakHyphen/>
        <w:t>M5</w:t>
      </w:r>
      <w:r w:rsidR="000F5609" w:rsidRPr="00E704DB">
        <w:rPr>
          <w:lang w:val="en-US"/>
        </w:rPr>
        <w:noBreakHyphen/>
        <w:t xml:space="preserve">Test» </w:t>
      </w:r>
      <w:r w:rsidRPr="00E704DB">
        <w:t>в</w:t>
      </w:r>
      <w:r w:rsidRPr="00E704DB">
        <w:rPr>
          <w:lang w:val="en-US"/>
        </w:rPr>
        <w:t xml:space="preserve"> Rapid Scada. </w:t>
      </w:r>
      <w:r w:rsidRPr="00E704DB">
        <w:t xml:space="preserve">На странице браузера </w:t>
      </w:r>
      <w:hyperlink r:id="rId25" w:history="1">
        <w:r w:rsidRPr="00E704DB">
          <w:rPr>
            <w:rStyle w:val="af3"/>
            <w:i/>
            <w:iCs/>
            <w:szCs w:val="28"/>
          </w:rPr>
          <w:t>http://localhost/Scada/View.aspx</w:t>
        </w:r>
      </w:hyperlink>
      <w:r w:rsidRPr="00E704DB">
        <w:t xml:space="preserve"> в таблице «</w:t>
      </w:r>
      <w:r w:rsidR="00B46862">
        <w:t>RS-485</w:t>
      </w:r>
      <w:r w:rsidRPr="00E704DB">
        <w:t xml:space="preserve"> Modbus RTU» в столбце «Текущие» наблюдать появление данных, полученных от устройства.</w:t>
      </w:r>
      <w:r w:rsidR="00E704DB" w:rsidRPr="00E704DB">
        <w:t xml:space="preserve"> </w:t>
      </w:r>
      <w:r w:rsidRPr="00E704DB">
        <w:t xml:space="preserve">Работа с </w:t>
      </w:r>
      <w:r w:rsidR="00E704DB" w:rsidRPr="00E704DB">
        <w:t xml:space="preserve">программой </w:t>
      </w:r>
      <w:r w:rsidRPr="00E704DB">
        <w:t>Rapid Scada в части отображения данных в браузере описана в п.5.3 – п.5.6 данной ПМ.</w:t>
      </w:r>
    </w:p>
    <w:p w14:paraId="088F390C" w14:textId="4F0AD36A" w:rsidR="00E704DB" w:rsidRPr="00E704DB" w:rsidRDefault="00CB5F3F" w:rsidP="00E704DB">
      <w:pPr>
        <w:pStyle w:val="af6"/>
        <w:numPr>
          <w:ilvl w:val="0"/>
          <w:numId w:val="48"/>
        </w:numPr>
        <w:ind w:left="567" w:hanging="425"/>
      </w:pPr>
      <w:r w:rsidRPr="00E704DB">
        <w:t>На калибраторе PU2 установить выходное напряжение 10 В и разрешить подачу напряжения на выход.</w:t>
      </w:r>
      <w:bookmarkStart w:id="370" w:name="_Hlk50630445"/>
    </w:p>
    <w:p w14:paraId="43224D42" w14:textId="1C494353" w:rsidR="0057104B" w:rsidRPr="0057104B" w:rsidRDefault="00CB5F3F" w:rsidP="00E704DB">
      <w:pPr>
        <w:pStyle w:val="af6"/>
        <w:numPr>
          <w:ilvl w:val="0"/>
          <w:numId w:val="48"/>
        </w:numPr>
        <w:ind w:left="567" w:hanging="425"/>
      </w:pPr>
      <w:r w:rsidRPr="00E704DB">
        <w:t>Зафиксировать значение суммарного потенциала</w:t>
      </w:r>
      <w:r w:rsidR="007742F2" w:rsidRPr="00E704DB">
        <w:t xml:space="preserve"> (</w:t>
      </w:r>
      <w:r w:rsidR="007742F2" w:rsidRPr="00E704DB">
        <w:rPr>
          <w:i/>
          <w:iCs/>
        </w:rPr>
        <w:t>U</w:t>
      </w:r>
      <w:r w:rsidR="007742F2" w:rsidRPr="00E704DB">
        <w:rPr>
          <w:i/>
          <w:iCs/>
          <w:vertAlign w:val="subscript"/>
        </w:rPr>
        <w:t>1</w:t>
      </w:r>
      <w:r w:rsidR="007742F2">
        <w:t>)</w:t>
      </w:r>
      <w:r w:rsidRPr="00E704DB">
        <w:t xml:space="preserve">, измеренного платой, </w:t>
      </w:r>
      <w:r w:rsidR="007742F2" w:rsidRPr="00E704DB">
        <w:t>отображаемо</w:t>
      </w:r>
      <w:r w:rsidR="0057104B" w:rsidRPr="00E704DB">
        <w:t>го</w:t>
      </w:r>
      <w:r w:rsidR="007742F2" w:rsidRPr="00E704DB">
        <w:t xml:space="preserve"> в таблице «</w:t>
      </w:r>
      <w:r w:rsidR="00B46862">
        <w:t>RS-485</w:t>
      </w:r>
      <w:r w:rsidR="007742F2" w:rsidRPr="00E704DB">
        <w:t xml:space="preserve"> Modbus RTU» в столбце «Текущие» в строке «Потенциал сумм.»</w:t>
      </w:r>
      <w:r w:rsidRPr="00E704DB">
        <w:t>.</w:t>
      </w:r>
    </w:p>
    <w:bookmarkEnd w:id="370"/>
    <w:p w14:paraId="2EF0D830" w14:textId="5CC44572" w:rsidR="0057104B" w:rsidRDefault="0057104B" w:rsidP="00E704DB">
      <w:pPr>
        <w:pStyle w:val="af6"/>
        <w:numPr>
          <w:ilvl w:val="0"/>
          <w:numId w:val="48"/>
        </w:numPr>
        <w:ind w:left="567" w:hanging="425"/>
      </w:pPr>
      <w:r w:rsidRPr="0057104B">
        <w:t>Разомкнуть цепь электрода сравнения (контакт «ЭС» клеммного блока) и подключить в разрыв цепи резистор 10 МОм 1%</w:t>
      </w:r>
      <w:r w:rsidR="001C6E1B">
        <w:tab/>
      </w:r>
      <w:r>
        <w:t>.</w:t>
      </w:r>
    </w:p>
    <w:p w14:paraId="0AAD9258" w14:textId="582D35A0" w:rsidR="0057104B" w:rsidRDefault="0057104B" w:rsidP="00E704DB">
      <w:pPr>
        <w:pStyle w:val="af6"/>
        <w:numPr>
          <w:ilvl w:val="0"/>
          <w:numId w:val="48"/>
        </w:numPr>
        <w:ind w:left="567" w:hanging="425"/>
      </w:pPr>
      <w:r w:rsidRPr="0057104B">
        <w:t>Зафиксировать значение суммарного потенциала (</w:t>
      </w:r>
      <w:r w:rsidRPr="00E704DB">
        <w:rPr>
          <w:i/>
          <w:iCs/>
        </w:rPr>
        <w:t>U</w:t>
      </w:r>
      <w:r w:rsidRPr="00E704DB">
        <w:rPr>
          <w:i/>
          <w:iCs/>
          <w:vertAlign w:val="subscript"/>
        </w:rPr>
        <w:t>2</w:t>
      </w:r>
      <w:r w:rsidRPr="0057104B">
        <w:t>), измеренного платой, отображаемо</w:t>
      </w:r>
      <w:r>
        <w:t>го</w:t>
      </w:r>
      <w:r w:rsidRPr="0057104B">
        <w:t xml:space="preserve"> в таблице «</w:t>
      </w:r>
      <w:r w:rsidR="00B46862">
        <w:t>RS-485</w:t>
      </w:r>
      <w:r w:rsidRPr="0057104B">
        <w:t xml:space="preserve"> Modbus RTU» в столбце «Текущие» в строке «Потенциал сумм.».</w:t>
      </w:r>
    </w:p>
    <w:p w14:paraId="1E6DB61A" w14:textId="08C2E0AD" w:rsidR="0057104B" w:rsidRDefault="0057104B" w:rsidP="00E704DB">
      <w:pPr>
        <w:pStyle w:val="af6"/>
        <w:numPr>
          <w:ilvl w:val="0"/>
          <w:numId w:val="48"/>
        </w:numPr>
        <w:ind w:left="567" w:hanging="425"/>
        <w:rPr>
          <w:ins w:id="371" w:author="Перов Дмитрий Александрович" w:date="2021-03-10T11:35:00Z"/>
        </w:rPr>
      </w:pPr>
      <w:r>
        <w:t>Рассчитать входное сопротивление канала измерения суммарного потенциала по формуле:</w:t>
      </w:r>
    </w:p>
    <w:p w14:paraId="15853358" w14:textId="77777777" w:rsidR="0080127C" w:rsidRDefault="0080127C">
      <w:pPr>
        <w:pStyle w:val="af6"/>
        <w:tabs>
          <w:tab w:val="left" w:pos="567"/>
        </w:tabs>
        <w:spacing w:before="240"/>
        <w:ind w:left="720"/>
        <w:jc w:val="center"/>
        <w:rPr>
          <w:ins w:id="372" w:author="Перов Дмитрий Александрович" w:date="2021-03-10T11:35:00Z"/>
          <w:i/>
          <w:iCs/>
        </w:rPr>
        <w:pPrChange w:id="373" w:author="Перов Дмитрий Александрович" w:date="2021-03-10T11:35:00Z">
          <w:pPr>
            <w:pStyle w:val="af6"/>
            <w:numPr>
              <w:numId w:val="48"/>
            </w:numPr>
            <w:tabs>
              <w:tab w:val="left" w:pos="567"/>
            </w:tabs>
            <w:spacing w:before="240"/>
            <w:ind w:left="720" w:hanging="360"/>
            <w:jc w:val="center"/>
          </w:pPr>
        </w:pPrChange>
      </w:pPr>
      <w:ins w:id="374" w:author="Перов Дмитрий Александрович" w:date="2021-03-10T11:35:00Z">
        <w:r w:rsidRPr="00484A95">
          <w:rPr>
            <w:i/>
            <w:iCs/>
          </w:rPr>
          <w:t>R</w:t>
        </w:r>
        <w:r w:rsidRPr="00B05C5C">
          <w:rPr>
            <w:i/>
            <w:iCs/>
            <w:vertAlign w:val="subscript"/>
          </w:rPr>
          <w:t>вх. сумм.</w:t>
        </w:r>
        <w:r w:rsidRPr="00484A95">
          <w:rPr>
            <w:i/>
            <w:iCs/>
          </w:rPr>
          <w:t xml:space="preserve"> = 10 * U</w:t>
        </w:r>
        <w:r w:rsidRPr="00B05C5C">
          <w:rPr>
            <w:i/>
            <w:iCs/>
            <w:vertAlign w:val="subscript"/>
          </w:rPr>
          <w:t xml:space="preserve">2 </w:t>
        </w:r>
        <w:r w:rsidRPr="00484A95">
          <w:rPr>
            <w:i/>
            <w:iCs/>
          </w:rPr>
          <w:t>/ (U</w:t>
        </w:r>
        <w:r w:rsidRPr="00B05C5C">
          <w:rPr>
            <w:i/>
            <w:iCs/>
            <w:vertAlign w:val="subscript"/>
          </w:rPr>
          <w:t>1</w:t>
        </w:r>
        <w:r w:rsidRPr="00484A95">
          <w:rPr>
            <w:i/>
            <w:iCs/>
          </w:rPr>
          <w:t xml:space="preserve"> - U</w:t>
        </w:r>
        <w:r w:rsidRPr="00B05C5C">
          <w:rPr>
            <w:i/>
            <w:iCs/>
            <w:vertAlign w:val="subscript"/>
          </w:rPr>
          <w:t>2</w:t>
        </w:r>
        <w:r w:rsidRPr="00484A95">
          <w:rPr>
            <w:i/>
            <w:iCs/>
          </w:rPr>
          <w:t>)</w:t>
        </w:r>
      </w:ins>
    </w:p>
    <w:p w14:paraId="373208B7" w14:textId="77777777" w:rsidR="0080127C" w:rsidRDefault="0080127C">
      <w:pPr>
        <w:pStyle w:val="af6"/>
        <w:ind w:left="567"/>
        <w:rPr>
          <w:ins w:id="375" w:author="Перов Дмитрий Александрович" w:date="2021-03-10T11:35:00Z"/>
        </w:rPr>
        <w:pPrChange w:id="376" w:author="Перов Дмитрий Александрович" w:date="2021-03-10T11:35:00Z">
          <w:pPr>
            <w:pStyle w:val="af6"/>
            <w:numPr>
              <w:numId w:val="48"/>
            </w:numPr>
            <w:ind w:left="567" w:hanging="425"/>
          </w:pPr>
        </w:pPrChange>
      </w:pPr>
    </w:p>
    <w:p w14:paraId="1F690912" w14:textId="75D1A7B3" w:rsidR="0080127C" w:rsidRDefault="0080127C" w:rsidP="00E704DB">
      <w:pPr>
        <w:pStyle w:val="af6"/>
        <w:numPr>
          <w:ilvl w:val="0"/>
          <w:numId w:val="48"/>
        </w:numPr>
        <w:ind w:left="567" w:hanging="425"/>
        <w:rPr>
          <w:ins w:id="377" w:author="Перов Дмитрий Александрович" w:date="2021-03-10T11:37:00Z"/>
        </w:rPr>
      </w:pPr>
      <w:ins w:id="378" w:author="Перов Дмитрий Александрович" w:date="2021-03-10T11:36:00Z">
        <w:r>
          <w:t xml:space="preserve">Повторить пункты 4-8 для </w:t>
        </w:r>
      </w:ins>
      <w:ins w:id="379" w:author="Перов Дмитрий Александрович" w:date="2021-03-10T11:46:00Z">
        <w:r w:rsidR="00B34852">
          <w:t xml:space="preserve">канала </w:t>
        </w:r>
      </w:ins>
      <w:ins w:id="380" w:author="Перов Дмитрий Александрович" w:date="2021-03-10T11:36:00Z">
        <w:r>
          <w:t>измерения входного сопротивления суммарного потенциала.</w:t>
        </w:r>
      </w:ins>
    </w:p>
    <w:p w14:paraId="144B1A00" w14:textId="777B6E1E" w:rsidR="0080127C" w:rsidDel="00C66FB4" w:rsidRDefault="0080127C" w:rsidP="00E704DB">
      <w:pPr>
        <w:pStyle w:val="af6"/>
        <w:numPr>
          <w:ilvl w:val="0"/>
          <w:numId w:val="48"/>
        </w:numPr>
        <w:ind w:left="567" w:hanging="425"/>
        <w:rPr>
          <w:del w:id="381" w:author="Перов Дмитрий Александрович" w:date="2021-03-10T11:47:00Z"/>
        </w:rPr>
      </w:pPr>
      <w:ins w:id="382" w:author="Перов Дмитрий Александрович" w:date="2021-03-10T11:37:00Z">
        <w:r>
          <w:t>Записать полученные значения входных сопротивлений</w:t>
        </w:r>
      </w:ins>
      <w:ins w:id="383" w:author="Перов Дмитрий Александрович" w:date="2021-03-10T11:46:00Z">
        <w:r w:rsidR="00B34852">
          <w:t xml:space="preserve"> в таблицу 4.18.1 Протокола испытаний.</w:t>
        </w:r>
      </w:ins>
    </w:p>
    <w:p w14:paraId="3CD4F564" w14:textId="4D94AB17" w:rsidR="0080127C" w:rsidRPr="00C66FB4" w:rsidRDefault="0057104B">
      <w:pPr>
        <w:pStyle w:val="af6"/>
        <w:numPr>
          <w:ilvl w:val="0"/>
          <w:numId w:val="48"/>
        </w:numPr>
        <w:ind w:left="567" w:hanging="425"/>
        <w:rPr>
          <w:i/>
          <w:iCs/>
          <w:rPrChange w:id="384" w:author="Перов Дмитрий Александрович" w:date="2021-03-10T11:47:00Z">
            <w:rPr/>
          </w:rPrChange>
        </w:rPr>
        <w:pPrChange w:id="385" w:author="Перов Дмитрий Александрович" w:date="2021-03-10T11:47:00Z">
          <w:pPr>
            <w:pStyle w:val="af6"/>
            <w:tabs>
              <w:tab w:val="left" w:pos="567"/>
            </w:tabs>
            <w:spacing w:before="240"/>
            <w:ind w:left="567" w:hanging="425"/>
            <w:jc w:val="center"/>
          </w:pPr>
        </w:pPrChange>
      </w:pPr>
      <w:del w:id="386" w:author="Перов Дмитрий Александрович" w:date="2021-03-10T11:35:00Z">
        <w:r w:rsidRPr="00C66FB4" w:rsidDel="0080127C">
          <w:rPr>
            <w:i/>
            <w:iCs/>
            <w:rPrChange w:id="387" w:author="Перов Дмитрий Александрович" w:date="2021-03-10T11:47:00Z">
              <w:rPr/>
            </w:rPrChange>
          </w:rPr>
          <w:delText>R</w:delText>
        </w:r>
        <w:r w:rsidRPr="00C66FB4" w:rsidDel="0080127C">
          <w:rPr>
            <w:i/>
            <w:iCs/>
            <w:vertAlign w:val="subscript"/>
            <w:rPrChange w:id="388" w:author="Перов Дмитрий Александрович" w:date="2021-03-10T11:47:00Z">
              <w:rPr>
                <w:vertAlign w:val="subscript"/>
              </w:rPr>
            </w:rPrChange>
          </w:rPr>
          <w:delText>вх. сумм.</w:delText>
        </w:r>
        <w:r w:rsidRPr="00C66FB4" w:rsidDel="0080127C">
          <w:rPr>
            <w:i/>
            <w:iCs/>
            <w:rPrChange w:id="389" w:author="Перов Дмитрий Александрович" w:date="2021-03-10T11:47:00Z">
              <w:rPr/>
            </w:rPrChange>
          </w:rPr>
          <w:delText xml:space="preserve"> = 10 * U</w:delText>
        </w:r>
        <w:r w:rsidRPr="00C66FB4" w:rsidDel="0080127C">
          <w:rPr>
            <w:i/>
            <w:iCs/>
            <w:vertAlign w:val="subscript"/>
            <w:rPrChange w:id="390" w:author="Перов Дмитрий Александрович" w:date="2021-03-10T11:47:00Z">
              <w:rPr>
                <w:vertAlign w:val="subscript"/>
              </w:rPr>
            </w:rPrChange>
          </w:rPr>
          <w:delText xml:space="preserve">2 </w:delText>
        </w:r>
        <w:r w:rsidRPr="00C66FB4" w:rsidDel="0080127C">
          <w:rPr>
            <w:i/>
            <w:iCs/>
            <w:rPrChange w:id="391" w:author="Перов Дмитрий Александрович" w:date="2021-03-10T11:47:00Z">
              <w:rPr/>
            </w:rPrChange>
          </w:rPr>
          <w:delText>/ (U</w:delText>
        </w:r>
        <w:r w:rsidRPr="00C66FB4" w:rsidDel="0080127C">
          <w:rPr>
            <w:i/>
            <w:iCs/>
            <w:vertAlign w:val="subscript"/>
            <w:rPrChange w:id="392" w:author="Перов Дмитрий Александрович" w:date="2021-03-10T11:47:00Z">
              <w:rPr>
                <w:vertAlign w:val="subscript"/>
              </w:rPr>
            </w:rPrChange>
          </w:rPr>
          <w:delText>1</w:delText>
        </w:r>
        <w:r w:rsidRPr="00C66FB4" w:rsidDel="0080127C">
          <w:rPr>
            <w:i/>
            <w:iCs/>
            <w:rPrChange w:id="393" w:author="Перов Дмитрий Александрович" w:date="2021-03-10T11:47:00Z">
              <w:rPr/>
            </w:rPrChange>
          </w:rPr>
          <w:delText xml:space="preserve"> - U</w:delText>
        </w:r>
        <w:r w:rsidRPr="00C66FB4" w:rsidDel="0080127C">
          <w:rPr>
            <w:i/>
            <w:iCs/>
            <w:vertAlign w:val="subscript"/>
            <w:rPrChange w:id="394" w:author="Перов Дмитрий Александрович" w:date="2021-03-10T11:47:00Z">
              <w:rPr>
                <w:vertAlign w:val="subscript"/>
              </w:rPr>
            </w:rPrChange>
          </w:rPr>
          <w:delText>2</w:delText>
        </w:r>
        <w:r w:rsidRPr="00C66FB4" w:rsidDel="0080127C">
          <w:rPr>
            <w:i/>
            <w:iCs/>
            <w:rPrChange w:id="395" w:author="Перов Дмитрий Александрович" w:date="2021-03-10T11:47:00Z">
              <w:rPr/>
            </w:rPrChange>
          </w:rPr>
          <w:delText>)</w:delText>
        </w:r>
      </w:del>
    </w:p>
    <w:p w14:paraId="40EAEAB5" w14:textId="7E302A03" w:rsidR="0057104B" w:rsidRDefault="0057104B" w:rsidP="00DE2DCC">
      <w:pPr>
        <w:tabs>
          <w:tab w:val="left" w:pos="567"/>
        </w:tabs>
        <w:spacing w:before="240"/>
        <w:ind w:firstLine="426"/>
        <w:jc w:val="both"/>
      </w:pPr>
      <w:r>
        <w:t>Плата считается выдержавшей испытание, если рассчитанн</w:t>
      </w:r>
      <w:r w:rsidR="00484A95">
        <w:t>ое</w:t>
      </w:r>
      <w:r>
        <w:t xml:space="preserve"> входн</w:t>
      </w:r>
      <w:r w:rsidR="00484A95">
        <w:t>ое</w:t>
      </w:r>
      <w:r>
        <w:t xml:space="preserve"> сопротивлен</w:t>
      </w:r>
      <w:r w:rsidR="00484A95">
        <w:t>ие</w:t>
      </w:r>
      <w:r>
        <w:t xml:space="preserve"> канал</w:t>
      </w:r>
      <w:r w:rsidR="00484A95">
        <w:t>а</w:t>
      </w:r>
      <w:r>
        <w:t xml:space="preserve"> измерения потенциал</w:t>
      </w:r>
      <w:r w:rsidR="00484A95">
        <w:t>а</w:t>
      </w:r>
      <w:r>
        <w:t xml:space="preserve"> наход</w:t>
      </w:r>
      <w:r w:rsidR="00484A95">
        <w:t>и</w:t>
      </w:r>
      <w:r>
        <w:t>тся в диапазоне 10 МОм ±5%.</w:t>
      </w:r>
    </w:p>
    <w:p w14:paraId="7778ACD1" w14:textId="77777777" w:rsidR="002F5CF2" w:rsidRPr="002F5CF2" w:rsidRDefault="002F5CF2" w:rsidP="002F5CF2">
      <w:pPr>
        <w:tabs>
          <w:tab w:val="left" w:pos="993"/>
        </w:tabs>
        <w:spacing w:before="120"/>
        <w:jc w:val="both"/>
        <w:rPr>
          <w:highlight w:val="yellow"/>
        </w:rPr>
      </w:pPr>
    </w:p>
    <w:p w14:paraId="18947C14" w14:textId="3495F22E" w:rsidR="002F5CF2" w:rsidRPr="00484A95" w:rsidRDefault="002F5CF2" w:rsidP="005B4732">
      <w:pPr>
        <w:pStyle w:val="af6"/>
        <w:numPr>
          <w:ilvl w:val="0"/>
          <w:numId w:val="13"/>
        </w:numPr>
        <w:tabs>
          <w:tab w:val="left" w:pos="993"/>
        </w:tabs>
        <w:spacing w:before="120"/>
        <w:ind w:left="0" w:firstLine="284"/>
        <w:jc w:val="both"/>
        <w:rPr>
          <w:b/>
          <w:bCs/>
        </w:rPr>
      </w:pPr>
      <w:bookmarkStart w:id="396" w:name="_Hlk50634217"/>
      <w:r w:rsidRPr="00484A95">
        <w:rPr>
          <w:b/>
          <w:bCs/>
          <w:color w:val="000000"/>
          <w:szCs w:val="28"/>
        </w:rPr>
        <w:t xml:space="preserve">Проверка точности канала измерения суммарного потенциала </w:t>
      </w:r>
      <w:r w:rsidRPr="00484A95">
        <w:rPr>
          <w:b/>
          <w:bCs/>
        </w:rPr>
        <w:t>при изменении температуры окружающей среды.</w:t>
      </w:r>
    </w:p>
    <w:p w14:paraId="4366DE7A" w14:textId="34264E1A" w:rsidR="002F5CF2" w:rsidRDefault="002F5CF2" w:rsidP="00DE2DCC">
      <w:pPr>
        <w:tabs>
          <w:tab w:val="left" w:pos="993"/>
        </w:tabs>
        <w:spacing w:before="120"/>
        <w:ind w:firstLine="426"/>
        <w:jc w:val="both"/>
      </w:pPr>
      <w:r>
        <w:t>Проверку проводят по методике пункта 6.7 настоящей ПМ при температурах окружающей среды минус 45°C</w:t>
      </w:r>
      <w:r w:rsidR="006D7D59">
        <w:t xml:space="preserve"> и</w:t>
      </w:r>
      <w:r>
        <w:t xml:space="preserve"> +</w:t>
      </w:r>
      <w:r w:rsidR="00EA6CAB">
        <w:t>60</w:t>
      </w:r>
      <w:r>
        <w:t>°C.</w:t>
      </w:r>
    </w:p>
    <w:p w14:paraId="5F6FC915" w14:textId="1DC1D1C6" w:rsidR="002F5CF2" w:rsidRDefault="002F5CF2" w:rsidP="00DE2DCC">
      <w:pPr>
        <w:tabs>
          <w:tab w:val="left" w:pos="993"/>
        </w:tabs>
        <w:spacing w:before="120"/>
        <w:ind w:firstLine="426"/>
        <w:jc w:val="both"/>
      </w:pPr>
      <w:r>
        <w:t xml:space="preserve">Плата считается выдержавшей проверку если отклонение результатов измерений от задаваемых значений не превышает требований, установленных </w:t>
      </w:r>
      <w:r w:rsidR="006D7D59" w:rsidRPr="001D08FE">
        <w:t xml:space="preserve">в разделе </w:t>
      </w:r>
      <w:r w:rsidR="006D7D59">
        <w:t>4</w:t>
      </w:r>
      <w:r w:rsidR="006D7D59" w:rsidRPr="001D08FE">
        <w:t xml:space="preserve"> Таблицы 4.1.</w:t>
      </w:r>
    </w:p>
    <w:bookmarkEnd w:id="396"/>
    <w:p w14:paraId="2F9957CC" w14:textId="77777777" w:rsidR="00483ADE" w:rsidRPr="002F5CF2" w:rsidRDefault="00483ADE" w:rsidP="002F5CF2">
      <w:pPr>
        <w:tabs>
          <w:tab w:val="left" w:pos="993"/>
        </w:tabs>
        <w:spacing w:before="120"/>
        <w:jc w:val="both"/>
        <w:rPr>
          <w:highlight w:val="yellow"/>
        </w:rPr>
      </w:pPr>
    </w:p>
    <w:p w14:paraId="4F2B159A" w14:textId="0180EB64" w:rsidR="00483ADE" w:rsidRPr="00484A95" w:rsidRDefault="00483ADE" w:rsidP="0040086D">
      <w:pPr>
        <w:pStyle w:val="af6"/>
        <w:numPr>
          <w:ilvl w:val="0"/>
          <w:numId w:val="13"/>
        </w:numPr>
        <w:tabs>
          <w:tab w:val="left" w:pos="993"/>
        </w:tabs>
        <w:spacing w:before="120"/>
        <w:ind w:left="0" w:firstLine="284"/>
        <w:jc w:val="both"/>
        <w:rPr>
          <w:b/>
          <w:bCs/>
        </w:rPr>
      </w:pPr>
      <w:r w:rsidRPr="00484A95">
        <w:rPr>
          <w:b/>
          <w:bCs/>
          <w:color w:val="000000"/>
          <w:szCs w:val="28"/>
        </w:rPr>
        <w:t xml:space="preserve">Проверка точности канала измерения поляризационного потенциала </w:t>
      </w:r>
      <w:r w:rsidRPr="00484A95">
        <w:rPr>
          <w:b/>
          <w:bCs/>
        </w:rPr>
        <w:t>при изменении температуры окружающей среды.</w:t>
      </w:r>
    </w:p>
    <w:p w14:paraId="42E888B7" w14:textId="59781472" w:rsidR="00483ADE" w:rsidRDefault="00483ADE" w:rsidP="00DE2DCC">
      <w:pPr>
        <w:tabs>
          <w:tab w:val="left" w:pos="993"/>
        </w:tabs>
        <w:spacing w:before="120"/>
        <w:ind w:firstLine="426"/>
        <w:jc w:val="both"/>
      </w:pPr>
      <w:r>
        <w:t>Проверку проводят по методике пункта 6.8 настоящей ПМ при температурах окружающей среды минус 45°C и +</w:t>
      </w:r>
      <w:r w:rsidR="00EA6CAB">
        <w:t>60</w:t>
      </w:r>
      <w:r>
        <w:t>°C.</w:t>
      </w:r>
    </w:p>
    <w:p w14:paraId="6DD1B12A" w14:textId="18C8B6DE" w:rsidR="00483ADE" w:rsidRDefault="00483ADE" w:rsidP="00DE2DCC">
      <w:pPr>
        <w:tabs>
          <w:tab w:val="left" w:pos="993"/>
        </w:tabs>
        <w:spacing w:before="120"/>
        <w:ind w:firstLine="426"/>
        <w:jc w:val="both"/>
      </w:pPr>
      <w:r>
        <w:t xml:space="preserve">Плата считается выдержавшей проверку если отклонение результатов измерений от задаваемых значений не превышает требований, установленных </w:t>
      </w:r>
      <w:r w:rsidRPr="001D08FE">
        <w:t xml:space="preserve">в разделе </w:t>
      </w:r>
      <w:r>
        <w:t>5</w:t>
      </w:r>
      <w:r w:rsidRPr="001D08FE">
        <w:t xml:space="preserve"> Таблицы 4.1.</w:t>
      </w:r>
    </w:p>
    <w:p w14:paraId="671C2D33" w14:textId="77777777" w:rsidR="00484A95" w:rsidRDefault="00484A95" w:rsidP="00483ADE">
      <w:pPr>
        <w:tabs>
          <w:tab w:val="left" w:pos="993"/>
        </w:tabs>
        <w:spacing w:before="120"/>
        <w:jc w:val="both"/>
      </w:pPr>
    </w:p>
    <w:p w14:paraId="6D701CCF" w14:textId="17BAA8EF" w:rsidR="006D16A2" w:rsidRPr="00484A95" w:rsidRDefault="006D16A2" w:rsidP="0040086D">
      <w:pPr>
        <w:pStyle w:val="af6"/>
        <w:numPr>
          <w:ilvl w:val="0"/>
          <w:numId w:val="13"/>
        </w:numPr>
        <w:tabs>
          <w:tab w:val="left" w:pos="993"/>
        </w:tabs>
        <w:spacing w:before="120"/>
        <w:ind w:left="0" w:firstLine="284"/>
        <w:jc w:val="both"/>
        <w:rPr>
          <w:b/>
          <w:bCs/>
        </w:rPr>
      </w:pPr>
      <w:r w:rsidRPr="00484A95">
        <w:rPr>
          <w:b/>
          <w:bCs/>
          <w:color w:val="000000"/>
          <w:szCs w:val="28"/>
        </w:rPr>
        <w:t xml:space="preserve">Проверка точности канала измерения напряжения </w:t>
      </w:r>
      <w:r w:rsidRPr="00484A95">
        <w:rPr>
          <w:b/>
          <w:bCs/>
        </w:rPr>
        <w:t>при изменении температуры окружающей среды.</w:t>
      </w:r>
    </w:p>
    <w:p w14:paraId="010E184E" w14:textId="3CC06524" w:rsidR="006D16A2" w:rsidRDefault="006D16A2" w:rsidP="00DE2DCC">
      <w:pPr>
        <w:tabs>
          <w:tab w:val="left" w:pos="993"/>
        </w:tabs>
        <w:spacing w:before="120"/>
        <w:ind w:firstLine="426"/>
        <w:jc w:val="both"/>
      </w:pPr>
      <w:r>
        <w:t>Проверку проводят по методике пункта 6.10 настоящей ПМ при температурах окружающей среды минус 45°C и +</w:t>
      </w:r>
      <w:r w:rsidR="00EA6CAB">
        <w:t>60</w:t>
      </w:r>
      <w:r>
        <w:t>°C.</w:t>
      </w:r>
    </w:p>
    <w:p w14:paraId="50DABEF3" w14:textId="41E673CA" w:rsidR="00C07B95" w:rsidRPr="00C07B95" w:rsidRDefault="006D16A2" w:rsidP="00EA6CAB">
      <w:pPr>
        <w:tabs>
          <w:tab w:val="left" w:pos="993"/>
        </w:tabs>
        <w:spacing w:before="120"/>
        <w:ind w:firstLine="426"/>
        <w:jc w:val="both"/>
      </w:pPr>
      <w:r>
        <w:t xml:space="preserve">Плата считается выдержавшей проверку если отклонение результатов измерений от задаваемых значений не превышает требований, установленных </w:t>
      </w:r>
      <w:r w:rsidRPr="001D08FE">
        <w:t xml:space="preserve">в разделе </w:t>
      </w:r>
      <w:r>
        <w:t>3</w:t>
      </w:r>
      <w:r w:rsidRPr="001D08FE">
        <w:t xml:space="preserve"> Таблицы 4.1.</w:t>
      </w:r>
    </w:p>
    <w:p w14:paraId="55CEF252" w14:textId="3A42AC23" w:rsidR="00D2415E" w:rsidRDefault="00D2415E">
      <w:pPr>
        <w:spacing w:line="240" w:lineRule="auto"/>
      </w:pPr>
      <w:r>
        <w:br w:type="page"/>
      </w:r>
    </w:p>
    <w:p w14:paraId="55E493A7" w14:textId="1E2F116B" w:rsidR="006D16A2" w:rsidRPr="00484A95" w:rsidRDefault="006D16A2" w:rsidP="0040086D">
      <w:pPr>
        <w:pStyle w:val="af6"/>
        <w:numPr>
          <w:ilvl w:val="0"/>
          <w:numId w:val="13"/>
        </w:numPr>
        <w:tabs>
          <w:tab w:val="left" w:pos="993"/>
        </w:tabs>
        <w:spacing w:before="120"/>
        <w:ind w:left="0" w:firstLine="284"/>
        <w:jc w:val="both"/>
        <w:rPr>
          <w:b/>
          <w:bCs/>
        </w:rPr>
      </w:pPr>
      <w:r w:rsidRPr="00484A95">
        <w:rPr>
          <w:b/>
          <w:bCs/>
          <w:color w:val="000000"/>
          <w:szCs w:val="28"/>
        </w:rPr>
        <w:t xml:space="preserve">Проверка точности канала измерения тока защиты </w:t>
      </w:r>
      <w:r w:rsidRPr="00484A95">
        <w:rPr>
          <w:b/>
          <w:bCs/>
        </w:rPr>
        <w:t>при изменении температуры окружающей среды.</w:t>
      </w:r>
    </w:p>
    <w:p w14:paraId="3D013F57" w14:textId="3FA1D0AA" w:rsidR="006D16A2" w:rsidRDefault="006D16A2" w:rsidP="00DE2DCC">
      <w:pPr>
        <w:tabs>
          <w:tab w:val="left" w:pos="993"/>
        </w:tabs>
        <w:spacing w:before="120"/>
        <w:ind w:firstLine="426"/>
        <w:jc w:val="both"/>
      </w:pPr>
      <w:r>
        <w:t>Проверку проводят по методике пункта 6.6 настоящей ПМ при температурах окружающей среды минус 45°C и +</w:t>
      </w:r>
      <w:r w:rsidR="00EA6CAB">
        <w:t>60</w:t>
      </w:r>
      <w:r>
        <w:t>°C.</w:t>
      </w:r>
    </w:p>
    <w:p w14:paraId="73E7C5FE" w14:textId="7F3328AC" w:rsidR="006D16A2" w:rsidRDefault="006D16A2" w:rsidP="00DE2DCC">
      <w:pPr>
        <w:tabs>
          <w:tab w:val="left" w:pos="993"/>
        </w:tabs>
        <w:spacing w:before="120"/>
        <w:ind w:firstLine="426"/>
        <w:jc w:val="both"/>
      </w:pPr>
      <w:r>
        <w:t xml:space="preserve">Плата считается выдержавшей проверку если отклонение результатов измерений от задаваемых значений не превышает требований, установленных </w:t>
      </w:r>
      <w:r w:rsidRPr="001D08FE">
        <w:t xml:space="preserve">в разделе </w:t>
      </w:r>
      <w:r>
        <w:t>2</w:t>
      </w:r>
      <w:r w:rsidRPr="001D08FE">
        <w:t xml:space="preserve"> Таблицы 4.1.</w:t>
      </w:r>
    </w:p>
    <w:p w14:paraId="68AC5C79" w14:textId="77777777" w:rsidR="00484A95" w:rsidRDefault="00484A95" w:rsidP="006D16A2">
      <w:pPr>
        <w:tabs>
          <w:tab w:val="left" w:pos="993"/>
        </w:tabs>
        <w:spacing w:before="120"/>
        <w:jc w:val="both"/>
      </w:pPr>
    </w:p>
    <w:p w14:paraId="3735EBCA" w14:textId="771062B3" w:rsidR="009B0749" w:rsidRPr="00484A95" w:rsidRDefault="009B0749" w:rsidP="0040086D">
      <w:pPr>
        <w:pStyle w:val="af6"/>
        <w:numPr>
          <w:ilvl w:val="0"/>
          <w:numId w:val="13"/>
        </w:numPr>
        <w:tabs>
          <w:tab w:val="left" w:pos="993"/>
        </w:tabs>
        <w:ind w:left="0" w:firstLine="284"/>
        <w:rPr>
          <w:b/>
          <w:bCs/>
        </w:rPr>
      </w:pPr>
      <w:r w:rsidRPr="00484A95">
        <w:rPr>
          <w:b/>
          <w:bCs/>
        </w:rPr>
        <w:t>Проверка интерфейса USB.</w:t>
      </w:r>
    </w:p>
    <w:p w14:paraId="10C3019E" w14:textId="77777777" w:rsidR="009B0749" w:rsidRDefault="009B0749" w:rsidP="00EA6CAB">
      <w:pPr>
        <w:tabs>
          <w:tab w:val="left" w:pos="993"/>
        </w:tabs>
        <w:ind w:firstLine="426"/>
      </w:pPr>
      <w:r>
        <w:t>Испытание проводят в следующей последовательности:</w:t>
      </w:r>
    </w:p>
    <w:p w14:paraId="0665241C" w14:textId="77777777" w:rsidR="00D01322" w:rsidRPr="00D01322" w:rsidRDefault="00D01322" w:rsidP="00DE2DCC">
      <w:pPr>
        <w:pStyle w:val="af6"/>
        <w:numPr>
          <w:ilvl w:val="0"/>
          <w:numId w:val="45"/>
        </w:numPr>
        <w:ind w:left="567"/>
      </w:pPr>
      <w:r w:rsidRPr="00D01322">
        <w:t>Провести все действия, описанные в разделе 6.3 данной ПМ для проверки наличия связи с устройством.</w:t>
      </w:r>
    </w:p>
    <w:p w14:paraId="1CF7FC38" w14:textId="77777777" w:rsidR="00D01322" w:rsidRDefault="009B0749" w:rsidP="00DE2DCC">
      <w:pPr>
        <w:pStyle w:val="af6"/>
        <w:numPr>
          <w:ilvl w:val="0"/>
          <w:numId w:val="45"/>
        </w:numPr>
        <w:tabs>
          <w:tab w:val="left" w:pos="709"/>
        </w:tabs>
        <w:ind w:left="567"/>
      </w:pPr>
      <w:r w:rsidRPr="009B0749">
        <w:t>Подключить персональный компьютер к разъему USB, расположенному на плате НГК-КИП-М-5.Х</w:t>
      </w:r>
      <w:r>
        <w:t>.</w:t>
      </w:r>
    </w:p>
    <w:p w14:paraId="1847AE19" w14:textId="3AC093C6" w:rsidR="00D01322" w:rsidRDefault="00D01322" w:rsidP="00DE2DCC">
      <w:pPr>
        <w:pStyle w:val="af6"/>
        <w:numPr>
          <w:ilvl w:val="0"/>
          <w:numId w:val="45"/>
        </w:numPr>
        <w:tabs>
          <w:tab w:val="left" w:pos="709"/>
        </w:tabs>
        <w:ind w:left="567"/>
      </w:pPr>
      <w:r>
        <w:t xml:space="preserve">На персональном компьютере запустить и настроить программу </w:t>
      </w:r>
      <w:r w:rsidRPr="00D01322">
        <w:rPr>
          <w:i/>
          <w:iCs/>
        </w:rPr>
        <w:t xml:space="preserve">Putty </w:t>
      </w:r>
      <w:r>
        <w:t xml:space="preserve">на соответствующий плате последовательный порт. </w:t>
      </w:r>
    </w:p>
    <w:p w14:paraId="10EEAC9B" w14:textId="57EAE9C0" w:rsidR="00D01322" w:rsidRDefault="00D01322" w:rsidP="00DE2DCC">
      <w:pPr>
        <w:pStyle w:val="af6"/>
        <w:numPr>
          <w:ilvl w:val="0"/>
          <w:numId w:val="45"/>
        </w:numPr>
        <w:tabs>
          <w:tab w:val="left" w:pos="709"/>
        </w:tabs>
        <w:ind w:left="567"/>
      </w:pPr>
      <w:r>
        <w:t xml:space="preserve">Убедиться, что </w:t>
      </w:r>
      <w:r w:rsidRPr="00D01322">
        <w:rPr>
          <w:i/>
          <w:iCs/>
        </w:rPr>
        <w:t>Putty</w:t>
      </w:r>
      <w:r>
        <w:t xml:space="preserve"> успешно связалась с платой и получает данные от </w:t>
      </w:r>
      <w:r w:rsidRPr="009B0749">
        <w:t>КИП-М</w:t>
      </w:r>
      <w:r>
        <w:t>5.</w:t>
      </w:r>
    </w:p>
    <w:p w14:paraId="0B25ED6E" w14:textId="49C0367E" w:rsidR="00EA6CAB" w:rsidRDefault="00D01322" w:rsidP="00EA6CAB">
      <w:pPr>
        <w:tabs>
          <w:tab w:val="left" w:pos="567"/>
        </w:tabs>
        <w:ind w:firstLine="426"/>
      </w:pPr>
      <w:r>
        <w:t>Плата считается выдержавшей испытание, если присутствует обмен данными между платой и ПК по интерфейсу USB.</w:t>
      </w:r>
    </w:p>
    <w:p w14:paraId="6DF76214" w14:textId="77777777" w:rsidR="00073146" w:rsidRDefault="00073146" w:rsidP="00EA6CAB">
      <w:pPr>
        <w:tabs>
          <w:tab w:val="left" w:pos="567"/>
        </w:tabs>
        <w:ind w:firstLine="426"/>
      </w:pPr>
    </w:p>
    <w:p w14:paraId="08FA98ED" w14:textId="7ACA366B" w:rsidR="00EA6CAB" w:rsidRDefault="00EA6CAB" w:rsidP="00EA6CAB">
      <w:pPr>
        <w:pStyle w:val="31"/>
        <w:numPr>
          <w:ilvl w:val="0"/>
          <w:numId w:val="0"/>
        </w:numPr>
        <w:ind w:left="720" w:hanging="436"/>
      </w:pPr>
      <w:r>
        <w:t xml:space="preserve">6.25. </w:t>
      </w:r>
      <w:r w:rsidRPr="00EA6CAB">
        <w:rPr>
          <w:b/>
        </w:rPr>
        <w:t>Проверка светодиодной индикации</w:t>
      </w:r>
    </w:p>
    <w:p w14:paraId="10C96310" w14:textId="61AEB1A3" w:rsidR="00EA6CAB" w:rsidRPr="00C07B95" w:rsidRDefault="00EA6CAB" w:rsidP="00EA6CAB">
      <w:pPr>
        <w:ind w:firstLine="426"/>
      </w:pPr>
      <w:r>
        <w:t xml:space="preserve">Плата считается выдержавшей проверку если при включении питания загорается индикатор питания, а </w:t>
      </w:r>
      <w:ins w:id="397" w:author="Перов Дмитрий Александрович" w:date="2021-03-10T11:48:00Z">
        <w:r w:rsidR="00334948">
          <w:t>остал</w:t>
        </w:r>
      </w:ins>
      <w:ins w:id="398" w:author="Перов Дмитрий Александрович" w:date="2021-03-10T11:49:00Z">
        <w:r w:rsidR="00334948">
          <w:t>ь</w:t>
        </w:r>
      </w:ins>
      <w:ins w:id="399" w:author="Перов Дмитрий Александрович" w:date="2021-03-10T11:48:00Z">
        <w:r w:rsidR="00334948">
          <w:t xml:space="preserve">ные </w:t>
        </w:r>
      </w:ins>
      <w:r>
        <w:t>индикаторы</w:t>
      </w:r>
      <w:del w:id="400" w:author="Перов Дмитрий Александрович" w:date="2021-03-10T11:49:00Z">
        <w:r w:rsidDel="00334948">
          <w:delText xml:space="preserve"> опрос </w:delText>
        </w:r>
      </w:del>
      <w:ins w:id="401" w:author="Перов Дмитрий Александрович" w:date="2021-03-10T11:49:00Z">
        <w:r w:rsidR="00334948">
          <w:t xml:space="preserve"> кратковременно</w:t>
        </w:r>
      </w:ins>
      <w:del w:id="402" w:author="Перов Дмитрий Александрович" w:date="2021-03-10T11:49:00Z">
        <w:r w:rsidDel="00334948">
          <w:delText xml:space="preserve">трижды </w:delText>
        </w:r>
      </w:del>
      <w:ins w:id="403" w:author="Перов Дмитрий Александрович" w:date="2021-03-10T11:49:00Z">
        <w:r w:rsidR="00334948">
          <w:t xml:space="preserve"> </w:t>
        </w:r>
      </w:ins>
      <w:del w:id="404" w:author="Перов Дмитрий Александрович" w:date="2021-03-10T11:49:00Z">
        <w:r w:rsidDel="00334948">
          <w:delText>поморгали</w:delText>
        </w:r>
      </w:del>
      <w:ins w:id="405" w:author="Перов Дмитрий Александрович" w:date="2021-03-10T11:49:00Z">
        <w:r w:rsidR="00334948">
          <w:t>засветились</w:t>
        </w:r>
      </w:ins>
      <w:r>
        <w:t>.</w:t>
      </w:r>
    </w:p>
    <w:p w14:paraId="3B7169F4" w14:textId="77777777" w:rsidR="00EA6CAB" w:rsidRDefault="00EA6CAB" w:rsidP="00EA6CAB">
      <w:pPr>
        <w:tabs>
          <w:tab w:val="left" w:pos="567"/>
        </w:tabs>
        <w:ind w:firstLine="426"/>
      </w:pPr>
    </w:p>
    <w:p w14:paraId="3865C5A5" w14:textId="77777777" w:rsidR="007A6771" w:rsidRPr="001529CE" w:rsidRDefault="007A6771" w:rsidP="001529CE"/>
    <w:p w14:paraId="5D49D92D" w14:textId="77777777" w:rsidR="00650578" w:rsidRDefault="00650578" w:rsidP="001E0557">
      <w:pPr>
        <w:pStyle w:val="10"/>
      </w:pPr>
      <w:bookmarkStart w:id="406" w:name="_Toc50649792"/>
      <w:r>
        <w:t>ОТЧЕТНОСТЬ</w:t>
      </w:r>
      <w:bookmarkEnd w:id="406"/>
    </w:p>
    <w:p w14:paraId="1F4A3FC1" w14:textId="7C4D3E77" w:rsidR="00650578" w:rsidRPr="00650578" w:rsidRDefault="005874D3" w:rsidP="00D2415E">
      <w:pPr>
        <w:ind w:firstLine="709"/>
      </w:pPr>
      <w:r>
        <w:tab/>
        <w:t xml:space="preserve">Результаты испытаний оформляются в виде отчета в электронном и бумажном виде с помощью </w:t>
      </w:r>
      <w:r>
        <w:rPr>
          <w:lang w:val="en-US"/>
        </w:rPr>
        <w:t>EXCEL</w:t>
      </w:r>
      <w:r w:rsidRPr="00952537">
        <w:t>-</w:t>
      </w:r>
      <w:r>
        <w:t>таблиц.</w:t>
      </w:r>
    </w:p>
    <w:p w14:paraId="7E7C8728" w14:textId="77777777" w:rsidR="0086177B" w:rsidRDefault="0086177B" w:rsidP="001A15FA">
      <w:pPr>
        <w:pStyle w:val="af"/>
      </w:pPr>
    </w:p>
    <w:p w14:paraId="0A5A04A4" w14:textId="77777777" w:rsidR="00650578" w:rsidRDefault="00650578" w:rsidP="001A15FA">
      <w:pPr>
        <w:pStyle w:val="af"/>
        <w:sectPr w:rsidR="00650578" w:rsidSect="00884E58">
          <w:headerReference w:type="default" r:id="rId26"/>
          <w:footerReference w:type="default" r:id="rId27"/>
          <w:pgSz w:w="11906" w:h="16838" w:code="9"/>
          <w:pgMar w:top="851" w:right="851" w:bottom="1560" w:left="1560" w:header="397" w:footer="397" w:gutter="0"/>
          <w:cols w:space="708"/>
          <w:docGrid w:linePitch="360"/>
        </w:sectPr>
      </w:pPr>
    </w:p>
    <w:p w14:paraId="3A70CBD7" w14:textId="77777777" w:rsidR="007E59DA" w:rsidRDefault="00245779" w:rsidP="001E0557">
      <w:pPr>
        <w:pStyle w:val="10"/>
        <w:numPr>
          <w:ilvl w:val="0"/>
          <w:numId w:val="0"/>
        </w:numPr>
        <w:ind w:left="432"/>
        <w:jc w:val="center"/>
      </w:pPr>
      <w:bookmarkStart w:id="407" w:name="_Toc195432554"/>
      <w:bookmarkStart w:id="408" w:name="_Toc211238045"/>
      <w:bookmarkStart w:id="409" w:name="_Toc321487720"/>
      <w:bookmarkStart w:id="410" w:name="_Toc50649793"/>
      <w:r>
        <w:t>ПРИЛОЖЕНИЕ </w:t>
      </w:r>
      <w:r w:rsidR="00625CE1">
        <w:t>А</w:t>
      </w:r>
      <w:r>
        <w:t xml:space="preserve"> (обязательное)</w:t>
      </w:r>
      <w:bookmarkEnd w:id="407"/>
      <w:bookmarkEnd w:id="408"/>
      <w:bookmarkEnd w:id="409"/>
      <w:r w:rsidR="00BC7603">
        <w:t xml:space="preserve"> – Перечень оборудования</w:t>
      </w:r>
      <w:bookmarkEnd w:id="410"/>
    </w:p>
    <w:p w14:paraId="1448BCCB" w14:textId="77777777" w:rsidR="00245779" w:rsidRDefault="00245779" w:rsidP="003970FF">
      <w:bookmarkStart w:id="411" w:name="_Toc346551540"/>
      <w:r w:rsidRPr="00245779">
        <w:t xml:space="preserve">Таблица </w:t>
      </w:r>
      <w:r w:rsidR="00625CE1">
        <w:t>А</w:t>
      </w:r>
      <w:r w:rsidRPr="00245779">
        <w:t>.1 - Перечень средств измерений и испытаний</w:t>
      </w:r>
      <w:bookmarkEnd w:id="411"/>
    </w:p>
    <w:tbl>
      <w:tblPr>
        <w:tblW w:w="14799" w:type="dxa"/>
        <w:tblInd w:w="-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3"/>
        <w:gridCol w:w="2410"/>
        <w:gridCol w:w="4538"/>
        <w:gridCol w:w="3967"/>
        <w:gridCol w:w="661"/>
        <w:gridCol w:w="20"/>
      </w:tblGrid>
      <w:tr w:rsidR="009A46ED" w:rsidRPr="00E85FB3" w14:paraId="61A02654" w14:textId="77777777" w:rsidTr="00983086">
        <w:trPr>
          <w:gridAfter w:val="1"/>
          <w:wAfter w:w="20" w:type="dxa"/>
          <w:cantSplit/>
          <w:tblHeader/>
        </w:trPr>
        <w:tc>
          <w:tcPr>
            <w:tcW w:w="3203" w:type="dxa"/>
            <w:tcBorders>
              <w:left w:val="nil"/>
              <w:bottom w:val="single" w:sz="4" w:space="0" w:color="auto"/>
            </w:tcBorders>
            <w:vAlign w:val="center"/>
          </w:tcPr>
          <w:p w14:paraId="457F6860" w14:textId="77777777" w:rsidR="009A46ED" w:rsidRPr="001E17CA" w:rsidRDefault="009A46ED" w:rsidP="009A46ED">
            <w:pPr>
              <w:spacing w:before="60" w:after="60"/>
              <w:jc w:val="center"/>
              <w:rPr>
                <w:color w:val="000000"/>
                <w:sz w:val="24"/>
              </w:rPr>
            </w:pPr>
            <w:r w:rsidRPr="001E17CA">
              <w:rPr>
                <w:color w:val="000000"/>
                <w:sz w:val="24"/>
              </w:rPr>
              <w:t>Наименование</w:t>
            </w:r>
          </w:p>
        </w:tc>
        <w:tc>
          <w:tcPr>
            <w:tcW w:w="2410" w:type="dxa"/>
            <w:tcBorders>
              <w:left w:val="nil"/>
              <w:bottom w:val="single" w:sz="4" w:space="0" w:color="auto"/>
              <w:right w:val="single" w:sz="4" w:space="0" w:color="auto"/>
            </w:tcBorders>
            <w:vAlign w:val="center"/>
          </w:tcPr>
          <w:p w14:paraId="43D4004B" w14:textId="77777777" w:rsidR="009A46ED" w:rsidRPr="001E17CA" w:rsidRDefault="009A46ED" w:rsidP="009A46ED">
            <w:pPr>
              <w:spacing w:before="60" w:after="60"/>
              <w:ind w:left="12"/>
              <w:jc w:val="center"/>
              <w:rPr>
                <w:color w:val="000000"/>
                <w:sz w:val="24"/>
              </w:rPr>
            </w:pPr>
            <w:r w:rsidRPr="001E17CA">
              <w:rPr>
                <w:color w:val="000000"/>
                <w:sz w:val="24"/>
              </w:rPr>
              <w:t>Тип</w:t>
            </w:r>
          </w:p>
        </w:tc>
        <w:tc>
          <w:tcPr>
            <w:tcW w:w="4538" w:type="dxa"/>
            <w:tcBorders>
              <w:left w:val="single" w:sz="4" w:space="0" w:color="auto"/>
              <w:bottom w:val="single" w:sz="4" w:space="0" w:color="auto"/>
            </w:tcBorders>
            <w:vAlign w:val="center"/>
          </w:tcPr>
          <w:p w14:paraId="371C19C9" w14:textId="77777777" w:rsidR="009A46ED" w:rsidRPr="001E17CA" w:rsidRDefault="009A46ED" w:rsidP="009A46ED">
            <w:pPr>
              <w:spacing w:before="60" w:after="60"/>
              <w:ind w:firstLine="12"/>
              <w:jc w:val="center"/>
              <w:rPr>
                <w:color w:val="000000"/>
                <w:sz w:val="24"/>
              </w:rPr>
            </w:pPr>
            <w:r w:rsidRPr="001E17CA">
              <w:rPr>
                <w:color w:val="000000"/>
                <w:sz w:val="24"/>
              </w:rPr>
              <w:t>Технические параметры, измеряемые (формируемые) средством измерения</w:t>
            </w:r>
          </w:p>
        </w:tc>
        <w:tc>
          <w:tcPr>
            <w:tcW w:w="3967" w:type="dxa"/>
            <w:tcBorders>
              <w:bottom w:val="single" w:sz="4" w:space="0" w:color="auto"/>
              <w:right w:val="nil"/>
            </w:tcBorders>
            <w:vAlign w:val="center"/>
          </w:tcPr>
          <w:p w14:paraId="4C15F402" w14:textId="77777777" w:rsidR="009A46ED" w:rsidRPr="001E17CA" w:rsidRDefault="009A46ED" w:rsidP="009A46ED">
            <w:pPr>
              <w:spacing w:before="60" w:after="60"/>
              <w:jc w:val="center"/>
              <w:rPr>
                <w:color w:val="000000"/>
                <w:sz w:val="24"/>
              </w:rPr>
            </w:pPr>
            <w:r w:rsidRPr="001E17CA">
              <w:rPr>
                <w:color w:val="000000"/>
                <w:sz w:val="24"/>
              </w:rPr>
              <w:t>ГОСТ, ТУ, фирма</w:t>
            </w:r>
          </w:p>
        </w:tc>
        <w:tc>
          <w:tcPr>
            <w:tcW w:w="661" w:type="dxa"/>
            <w:tcBorders>
              <w:bottom w:val="single" w:sz="4" w:space="0" w:color="auto"/>
              <w:right w:val="nil"/>
            </w:tcBorders>
            <w:vAlign w:val="center"/>
          </w:tcPr>
          <w:p w14:paraId="013ECF37" w14:textId="77777777" w:rsidR="009A46ED" w:rsidRPr="001E17CA" w:rsidRDefault="009A46ED" w:rsidP="009A46ED">
            <w:pPr>
              <w:spacing w:before="60" w:after="60"/>
              <w:ind w:left="-57" w:right="-57"/>
              <w:jc w:val="center"/>
              <w:rPr>
                <w:color w:val="000000"/>
                <w:sz w:val="22"/>
              </w:rPr>
            </w:pPr>
            <w:r w:rsidRPr="001E17CA">
              <w:rPr>
                <w:color w:val="000000"/>
                <w:sz w:val="22"/>
              </w:rPr>
              <w:t>Кол.</w:t>
            </w:r>
          </w:p>
        </w:tc>
      </w:tr>
      <w:tr w:rsidR="009A46ED" w:rsidRPr="00E85FB3" w14:paraId="5692F6C5" w14:textId="77777777" w:rsidTr="00983086">
        <w:trPr>
          <w:gridAfter w:val="1"/>
          <w:wAfter w:w="20" w:type="dxa"/>
          <w:cantSplit/>
          <w:tblHeader/>
        </w:trPr>
        <w:tc>
          <w:tcPr>
            <w:tcW w:w="3203" w:type="dxa"/>
            <w:tcBorders>
              <w:left w:val="nil"/>
              <w:bottom w:val="single" w:sz="4" w:space="0" w:color="auto"/>
            </w:tcBorders>
            <w:vAlign w:val="center"/>
          </w:tcPr>
          <w:p w14:paraId="57EB4AF1" w14:textId="77777777" w:rsidR="009A46ED" w:rsidRPr="001E17CA" w:rsidRDefault="009A46ED" w:rsidP="009A46ED">
            <w:pPr>
              <w:spacing w:before="40" w:after="40"/>
              <w:jc w:val="center"/>
              <w:rPr>
                <w:color w:val="000000"/>
                <w:sz w:val="24"/>
              </w:rPr>
            </w:pPr>
            <w:r w:rsidRPr="001E17CA">
              <w:rPr>
                <w:color w:val="000000"/>
                <w:sz w:val="24"/>
              </w:rPr>
              <w:t>1</w:t>
            </w:r>
          </w:p>
        </w:tc>
        <w:tc>
          <w:tcPr>
            <w:tcW w:w="2410" w:type="dxa"/>
            <w:tcBorders>
              <w:left w:val="nil"/>
              <w:bottom w:val="single" w:sz="4" w:space="0" w:color="auto"/>
              <w:right w:val="single" w:sz="4" w:space="0" w:color="auto"/>
            </w:tcBorders>
            <w:vAlign w:val="center"/>
          </w:tcPr>
          <w:p w14:paraId="78A6F077" w14:textId="77777777" w:rsidR="009A46ED" w:rsidRPr="001E17CA" w:rsidRDefault="009A46ED" w:rsidP="009A46ED">
            <w:pPr>
              <w:spacing w:before="40" w:after="40"/>
              <w:ind w:left="12"/>
              <w:jc w:val="center"/>
              <w:rPr>
                <w:color w:val="000000"/>
                <w:sz w:val="24"/>
              </w:rPr>
            </w:pPr>
            <w:r w:rsidRPr="001E17CA">
              <w:rPr>
                <w:color w:val="000000"/>
                <w:sz w:val="24"/>
              </w:rPr>
              <w:t>2</w:t>
            </w:r>
          </w:p>
        </w:tc>
        <w:tc>
          <w:tcPr>
            <w:tcW w:w="4538" w:type="dxa"/>
            <w:tcBorders>
              <w:left w:val="single" w:sz="4" w:space="0" w:color="auto"/>
              <w:bottom w:val="single" w:sz="4" w:space="0" w:color="auto"/>
            </w:tcBorders>
            <w:vAlign w:val="center"/>
          </w:tcPr>
          <w:p w14:paraId="3763FB2B" w14:textId="77777777" w:rsidR="009A46ED" w:rsidRPr="001E17CA" w:rsidRDefault="009A46ED" w:rsidP="009A46ED">
            <w:pPr>
              <w:spacing w:before="40" w:after="40"/>
              <w:ind w:firstLine="12"/>
              <w:jc w:val="center"/>
              <w:rPr>
                <w:color w:val="000000"/>
                <w:sz w:val="24"/>
              </w:rPr>
            </w:pPr>
            <w:r w:rsidRPr="001E17CA">
              <w:rPr>
                <w:color w:val="000000"/>
                <w:sz w:val="24"/>
              </w:rPr>
              <w:t>3</w:t>
            </w:r>
          </w:p>
        </w:tc>
        <w:tc>
          <w:tcPr>
            <w:tcW w:w="3967" w:type="dxa"/>
            <w:tcBorders>
              <w:bottom w:val="single" w:sz="4" w:space="0" w:color="auto"/>
              <w:right w:val="nil"/>
            </w:tcBorders>
            <w:vAlign w:val="center"/>
          </w:tcPr>
          <w:p w14:paraId="11A776DE" w14:textId="77777777" w:rsidR="009A46ED" w:rsidRPr="001E17CA" w:rsidRDefault="009A46ED" w:rsidP="009A46ED">
            <w:pPr>
              <w:spacing w:before="40" w:after="40"/>
              <w:jc w:val="center"/>
              <w:rPr>
                <w:color w:val="000000"/>
                <w:sz w:val="24"/>
              </w:rPr>
            </w:pPr>
            <w:r w:rsidRPr="001E17CA">
              <w:rPr>
                <w:color w:val="000000"/>
                <w:sz w:val="24"/>
              </w:rPr>
              <w:t>4</w:t>
            </w:r>
          </w:p>
        </w:tc>
        <w:tc>
          <w:tcPr>
            <w:tcW w:w="661" w:type="dxa"/>
            <w:tcBorders>
              <w:bottom w:val="single" w:sz="4" w:space="0" w:color="auto"/>
              <w:right w:val="nil"/>
            </w:tcBorders>
            <w:vAlign w:val="center"/>
          </w:tcPr>
          <w:p w14:paraId="6087D8BF" w14:textId="77777777" w:rsidR="009A46ED" w:rsidRPr="001E17CA" w:rsidRDefault="009A46ED" w:rsidP="009A46ED">
            <w:pPr>
              <w:spacing w:before="40" w:after="40"/>
              <w:jc w:val="center"/>
              <w:rPr>
                <w:color w:val="000000"/>
                <w:sz w:val="24"/>
              </w:rPr>
            </w:pPr>
            <w:r w:rsidRPr="001E17CA">
              <w:rPr>
                <w:color w:val="000000"/>
                <w:sz w:val="24"/>
              </w:rPr>
              <w:t>5</w:t>
            </w:r>
          </w:p>
        </w:tc>
      </w:tr>
      <w:tr w:rsidR="00E25D95" w:rsidRPr="00E85FB3" w14:paraId="234D4257" w14:textId="77777777" w:rsidTr="00983086">
        <w:trPr>
          <w:gridAfter w:val="1"/>
          <w:wAfter w:w="20" w:type="dxa"/>
          <w:cantSplit/>
        </w:trPr>
        <w:tc>
          <w:tcPr>
            <w:tcW w:w="3203" w:type="dxa"/>
            <w:tcBorders>
              <w:left w:val="nil"/>
            </w:tcBorders>
          </w:tcPr>
          <w:p w14:paraId="5F11C62C" w14:textId="757087A9" w:rsidR="00E25D95" w:rsidRPr="001E17CA" w:rsidRDefault="00E25D95" w:rsidP="00E25D95">
            <w:pPr>
              <w:spacing w:before="20" w:after="20"/>
              <w:ind w:firstLine="284"/>
              <w:rPr>
                <w:color w:val="000000"/>
                <w:sz w:val="24"/>
              </w:rPr>
            </w:pPr>
            <w:r w:rsidRPr="001E17CA">
              <w:rPr>
                <w:color w:val="000000"/>
                <w:sz w:val="24"/>
              </w:rPr>
              <w:t>Мультиметр</w:t>
            </w:r>
          </w:p>
        </w:tc>
        <w:tc>
          <w:tcPr>
            <w:tcW w:w="2410" w:type="dxa"/>
            <w:tcBorders>
              <w:left w:val="nil"/>
              <w:right w:val="single" w:sz="4" w:space="0" w:color="auto"/>
            </w:tcBorders>
          </w:tcPr>
          <w:p w14:paraId="47EC6152" w14:textId="4C3D3630" w:rsidR="00E25D95" w:rsidRPr="001E17CA" w:rsidRDefault="00543E53" w:rsidP="00E25D95">
            <w:pPr>
              <w:spacing w:before="20" w:after="20"/>
              <w:ind w:left="39" w:right="-113"/>
              <w:rPr>
                <w:color w:val="000000"/>
                <w:sz w:val="24"/>
              </w:rPr>
            </w:pPr>
            <w:r w:rsidRPr="001E17CA">
              <w:rPr>
                <w:color w:val="000000"/>
                <w:sz w:val="24"/>
              </w:rPr>
              <w:t>Fluke 289</w:t>
            </w:r>
          </w:p>
        </w:tc>
        <w:tc>
          <w:tcPr>
            <w:tcW w:w="4538" w:type="dxa"/>
            <w:tcBorders>
              <w:left w:val="single" w:sz="4" w:space="0" w:color="auto"/>
            </w:tcBorders>
          </w:tcPr>
          <w:p w14:paraId="525E70BD" w14:textId="40BEFC7B" w:rsidR="00E25D95" w:rsidRPr="001E17CA" w:rsidRDefault="00E25D95" w:rsidP="00E25D95">
            <w:pPr>
              <w:spacing w:before="20" w:after="20"/>
              <w:ind w:firstLine="170"/>
              <w:rPr>
                <w:color w:val="000000"/>
                <w:sz w:val="22"/>
              </w:rPr>
            </w:pPr>
            <w:r w:rsidRPr="001E17CA">
              <w:rPr>
                <w:color w:val="000000"/>
                <w:sz w:val="22"/>
                <w:lang w:val="en-US"/>
              </w:rPr>
              <w:t>U</w:t>
            </w:r>
            <w:r w:rsidRPr="001E17CA">
              <w:rPr>
                <w:color w:val="000000"/>
                <w:sz w:val="22"/>
              </w:rPr>
              <w:t xml:space="preserve">= (0 – </w:t>
            </w:r>
            <w:r w:rsidR="00BE0D77">
              <w:rPr>
                <w:color w:val="000000"/>
                <w:sz w:val="22"/>
                <w:lang w:val="en-US"/>
              </w:rPr>
              <w:t>100</w:t>
            </w:r>
            <w:r w:rsidRPr="001E17CA">
              <w:rPr>
                <w:color w:val="000000"/>
                <w:sz w:val="22"/>
              </w:rPr>
              <w:t xml:space="preserve">) В, </w:t>
            </w:r>
            <w:r w:rsidRPr="001E17CA">
              <w:rPr>
                <w:color w:val="000000"/>
                <w:sz w:val="22"/>
              </w:rPr>
              <w:sym w:font="Symbol" w:char="F073"/>
            </w:r>
            <w:r w:rsidRPr="001E17CA">
              <w:rPr>
                <w:color w:val="000000"/>
                <w:sz w:val="22"/>
              </w:rPr>
              <w:t xml:space="preserve"> </w:t>
            </w:r>
            <w:r w:rsidRPr="001E17CA">
              <w:rPr>
                <w:color w:val="000000"/>
                <w:position w:val="-6"/>
                <w:sz w:val="22"/>
                <w:vertAlign w:val="subscript"/>
                <w:lang w:val="en-US"/>
              </w:rPr>
              <w:object w:dxaOrig="220" w:dyaOrig="260" w14:anchorId="07932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3.15pt" o:ole="">
                  <v:imagedata r:id="rId28" o:title=""/>
                </v:shape>
                <o:OLEObject Type="Embed" ProgID="Equation.3" ShapeID="_x0000_i1025" DrawAspect="Content" ObjectID="_1676884231" r:id="rId29"/>
              </w:object>
            </w:r>
            <w:r w:rsidRPr="001E17CA">
              <w:rPr>
                <w:color w:val="000000"/>
                <w:sz w:val="22"/>
                <w:vertAlign w:val="subscript"/>
              </w:rPr>
              <w:t xml:space="preserve"> </w:t>
            </w:r>
            <w:r w:rsidRPr="001E17CA">
              <w:rPr>
                <w:color w:val="000000"/>
                <w:sz w:val="22"/>
              </w:rPr>
              <w:sym w:font="Symbol" w:char="F0B1"/>
            </w:r>
            <w:r w:rsidRPr="001E17CA">
              <w:rPr>
                <w:color w:val="000000"/>
                <w:sz w:val="22"/>
              </w:rPr>
              <w:t xml:space="preserve"> 0,02 %</w:t>
            </w:r>
          </w:p>
        </w:tc>
        <w:tc>
          <w:tcPr>
            <w:tcW w:w="3967" w:type="dxa"/>
            <w:tcBorders>
              <w:right w:val="nil"/>
            </w:tcBorders>
          </w:tcPr>
          <w:p w14:paraId="0C17D65C" w14:textId="3C56AC8F" w:rsidR="00E25D95" w:rsidRPr="001E17CA" w:rsidRDefault="00543E53" w:rsidP="00E25D95">
            <w:pPr>
              <w:spacing w:before="20" w:after="20"/>
              <w:rPr>
                <w:color w:val="000000"/>
                <w:sz w:val="24"/>
              </w:rPr>
            </w:pPr>
            <w:r w:rsidRPr="001E17CA">
              <w:rPr>
                <w:color w:val="000000"/>
                <w:sz w:val="24"/>
              </w:rPr>
              <w:t>Fluke</w:t>
            </w:r>
          </w:p>
        </w:tc>
        <w:tc>
          <w:tcPr>
            <w:tcW w:w="661" w:type="dxa"/>
            <w:tcBorders>
              <w:right w:val="nil"/>
            </w:tcBorders>
          </w:tcPr>
          <w:p w14:paraId="098736C8" w14:textId="474C0A27" w:rsidR="00E25D95" w:rsidRPr="001E17CA" w:rsidRDefault="00543E53" w:rsidP="00E25D95">
            <w:pPr>
              <w:spacing w:before="20" w:after="20"/>
              <w:jc w:val="center"/>
              <w:rPr>
                <w:color w:val="000000"/>
                <w:sz w:val="24"/>
                <w:lang w:val="en-US"/>
              </w:rPr>
            </w:pPr>
            <w:r w:rsidRPr="001E17CA">
              <w:rPr>
                <w:color w:val="000000"/>
                <w:sz w:val="24"/>
              </w:rPr>
              <w:t>1</w:t>
            </w:r>
          </w:p>
        </w:tc>
      </w:tr>
      <w:tr w:rsidR="00E25D95" w:rsidRPr="00E85FB3" w14:paraId="3CE72765" w14:textId="77777777" w:rsidTr="00983086">
        <w:trPr>
          <w:gridAfter w:val="1"/>
          <w:wAfter w:w="20" w:type="dxa"/>
          <w:cantSplit/>
        </w:trPr>
        <w:tc>
          <w:tcPr>
            <w:tcW w:w="3203" w:type="dxa"/>
            <w:tcBorders>
              <w:left w:val="nil"/>
            </w:tcBorders>
          </w:tcPr>
          <w:p w14:paraId="569CD444" w14:textId="093E5152" w:rsidR="00E25D95" w:rsidRPr="001E17CA" w:rsidRDefault="00E25D95" w:rsidP="00E25D95">
            <w:pPr>
              <w:spacing w:before="20" w:after="20"/>
              <w:ind w:firstLine="284"/>
              <w:rPr>
                <w:color w:val="000000"/>
                <w:sz w:val="24"/>
              </w:rPr>
            </w:pPr>
            <w:r w:rsidRPr="001E17CA">
              <w:rPr>
                <w:color w:val="000000"/>
                <w:sz w:val="24"/>
              </w:rPr>
              <w:t>Мультиметр</w:t>
            </w:r>
          </w:p>
        </w:tc>
        <w:tc>
          <w:tcPr>
            <w:tcW w:w="2410" w:type="dxa"/>
            <w:tcBorders>
              <w:left w:val="nil"/>
              <w:right w:val="single" w:sz="4" w:space="0" w:color="auto"/>
            </w:tcBorders>
          </w:tcPr>
          <w:p w14:paraId="59880EFE" w14:textId="54E4080A" w:rsidR="00E25D95" w:rsidRPr="001E17CA" w:rsidRDefault="00E25D95" w:rsidP="00543E53">
            <w:pPr>
              <w:spacing w:before="20" w:after="20"/>
              <w:ind w:left="39" w:right="-113"/>
              <w:rPr>
                <w:color w:val="000000"/>
                <w:sz w:val="24"/>
                <w:lang w:val="en-US"/>
              </w:rPr>
            </w:pPr>
            <w:r w:rsidRPr="001E17CA">
              <w:rPr>
                <w:color w:val="000000"/>
                <w:sz w:val="24"/>
                <w:lang w:val="en-US"/>
              </w:rPr>
              <w:t xml:space="preserve">APPA </w:t>
            </w:r>
            <w:r w:rsidR="00543E53" w:rsidRPr="001E17CA">
              <w:rPr>
                <w:color w:val="000000"/>
                <w:sz w:val="24"/>
              </w:rPr>
              <w:t>5</w:t>
            </w:r>
            <w:r w:rsidRPr="001E17CA">
              <w:rPr>
                <w:color w:val="000000"/>
                <w:sz w:val="24"/>
                <w:lang w:val="en-US"/>
              </w:rPr>
              <w:t>05</w:t>
            </w:r>
          </w:p>
        </w:tc>
        <w:tc>
          <w:tcPr>
            <w:tcW w:w="4538" w:type="dxa"/>
            <w:tcBorders>
              <w:left w:val="single" w:sz="4" w:space="0" w:color="auto"/>
            </w:tcBorders>
          </w:tcPr>
          <w:p w14:paraId="130EC103" w14:textId="77777777" w:rsidR="00BF6B5D" w:rsidRDefault="00BF6B5D" w:rsidP="00E25D95">
            <w:pPr>
              <w:spacing w:before="20" w:after="20"/>
              <w:ind w:firstLine="170"/>
              <w:rPr>
                <w:color w:val="000000"/>
                <w:sz w:val="22"/>
                <w:lang w:val="en-US"/>
              </w:rPr>
            </w:pPr>
            <w:r w:rsidRPr="001E17CA">
              <w:rPr>
                <w:color w:val="000000"/>
                <w:sz w:val="22"/>
                <w:lang w:val="en-US"/>
              </w:rPr>
              <w:t>U</w:t>
            </w:r>
            <w:r w:rsidRPr="001E17CA">
              <w:rPr>
                <w:color w:val="000000"/>
                <w:sz w:val="22"/>
              </w:rPr>
              <w:t xml:space="preserve">= (0 – </w:t>
            </w:r>
            <w:r>
              <w:rPr>
                <w:color w:val="000000"/>
                <w:sz w:val="22"/>
                <w:lang w:val="en-US"/>
              </w:rPr>
              <w:t>100</w:t>
            </w:r>
            <w:r w:rsidRPr="001E17CA">
              <w:rPr>
                <w:color w:val="000000"/>
                <w:sz w:val="22"/>
              </w:rPr>
              <w:t xml:space="preserve">) В, </w:t>
            </w:r>
            <w:r w:rsidRPr="001E17CA">
              <w:rPr>
                <w:color w:val="000000"/>
                <w:sz w:val="22"/>
              </w:rPr>
              <w:sym w:font="Symbol" w:char="F073"/>
            </w:r>
            <w:r w:rsidRPr="001E17CA">
              <w:rPr>
                <w:color w:val="000000"/>
                <w:sz w:val="22"/>
              </w:rPr>
              <w:t xml:space="preserve"> </w:t>
            </w:r>
            <w:r w:rsidRPr="001E17CA">
              <w:rPr>
                <w:color w:val="000000"/>
                <w:position w:val="-6"/>
                <w:sz w:val="22"/>
                <w:vertAlign w:val="subscript"/>
                <w:lang w:val="en-US"/>
              </w:rPr>
              <w:object w:dxaOrig="220" w:dyaOrig="260" w14:anchorId="7237A072">
                <v:shape id="_x0000_i1026" type="#_x0000_t75" style="width:13.15pt;height:13.15pt" o:ole="">
                  <v:imagedata r:id="rId28" o:title=""/>
                </v:shape>
                <o:OLEObject Type="Embed" ProgID="Equation.3" ShapeID="_x0000_i1026" DrawAspect="Content" ObjectID="_1676884232" r:id="rId30"/>
              </w:object>
            </w:r>
            <w:r w:rsidRPr="001E17CA">
              <w:rPr>
                <w:color w:val="000000"/>
                <w:sz w:val="22"/>
                <w:vertAlign w:val="subscript"/>
              </w:rPr>
              <w:t xml:space="preserve"> </w:t>
            </w:r>
            <w:r w:rsidRPr="001E17CA">
              <w:rPr>
                <w:color w:val="000000"/>
                <w:sz w:val="22"/>
              </w:rPr>
              <w:sym w:font="Symbol" w:char="F0B1"/>
            </w:r>
            <w:r w:rsidRPr="001E17CA">
              <w:rPr>
                <w:color w:val="000000"/>
                <w:sz w:val="22"/>
              </w:rPr>
              <w:t xml:space="preserve"> 0,02 %</w:t>
            </w:r>
            <w:r w:rsidRPr="001E17CA">
              <w:rPr>
                <w:color w:val="000000"/>
                <w:sz w:val="22"/>
                <w:lang w:val="en-US"/>
              </w:rPr>
              <w:t xml:space="preserve"> </w:t>
            </w:r>
          </w:p>
          <w:p w14:paraId="53B3FB64" w14:textId="39D61412" w:rsidR="00E25D95" w:rsidRPr="001E17CA" w:rsidRDefault="00BF6B5D" w:rsidP="00E25D95">
            <w:pPr>
              <w:spacing w:before="20" w:after="20"/>
              <w:ind w:firstLine="170"/>
              <w:rPr>
                <w:color w:val="000000"/>
                <w:sz w:val="22"/>
                <w:lang w:val="en-US"/>
              </w:rPr>
            </w:pPr>
            <w:r>
              <w:rPr>
                <w:color w:val="000000"/>
                <w:sz w:val="22"/>
                <w:lang w:val="en-US"/>
              </w:rPr>
              <w:t>I</w:t>
            </w:r>
            <w:r w:rsidRPr="001E17CA">
              <w:rPr>
                <w:color w:val="000000"/>
                <w:sz w:val="22"/>
              </w:rPr>
              <w:t xml:space="preserve">= (0 – </w:t>
            </w:r>
            <w:r>
              <w:rPr>
                <w:color w:val="000000"/>
                <w:sz w:val="22"/>
                <w:lang w:val="en-US"/>
              </w:rPr>
              <w:t>1,00</w:t>
            </w:r>
            <w:r w:rsidR="006103F0">
              <w:rPr>
                <w:color w:val="000000"/>
                <w:sz w:val="22"/>
              </w:rPr>
              <w:t>0</w:t>
            </w:r>
            <w:r w:rsidRPr="001E17CA">
              <w:rPr>
                <w:color w:val="000000"/>
                <w:sz w:val="22"/>
              </w:rPr>
              <w:t>) </w:t>
            </w:r>
            <w:r>
              <w:rPr>
                <w:color w:val="000000"/>
                <w:sz w:val="22"/>
              </w:rPr>
              <w:t>А</w:t>
            </w:r>
            <w:r w:rsidRPr="001E17CA">
              <w:rPr>
                <w:color w:val="000000"/>
                <w:sz w:val="22"/>
              </w:rPr>
              <w:t xml:space="preserve">, </w:t>
            </w:r>
            <w:r w:rsidRPr="001E17CA">
              <w:rPr>
                <w:color w:val="000000"/>
                <w:sz w:val="22"/>
              </w:rPr>
              <w:sym w:font="Symbol" w:char="F073"/>
            </w:r>
            <w:r w:rsidRPr="001E17CA">
              <w:rPr>
                <w:color w:val="000000"/>
                <w:sz w:val="22"/>
              </w:rPr>
              <w:t xml:space="preserve"> </w:t>
            </w:r>
            <w:r w:rsidRPr="001E17CA">
              <w:rPr>
                <w:color w:val="000000"/>
                <w:position w:val="-6"/>
                <w:sz w:val="22"/>
                <w:vertAlign w:val="subscript"/>
                <w:lang w:val="en-US"/>
              </w:rPr>
              <w:object w:dxaOrig="220" w:dyaOrig="260" w14:anchorId="07E643A3">
                <v:shape id="_x0000_i1027" type="#_x0000_t75" style="width:13.15pt;height:13.15pt" o:ole="">
                  <v:imagedata r:id="rId28" o:title=""/>
                </v:shape>
                <o:OLEObject Type="Embed" ProgID="Equation.3" ShapeID="_x0000_i1027" DrawAspect="Content" ObjectID="_1676884233" r:id="rId31"/>
              </w:object>
            </w:r>
            <w:r w:rsidRPr="001E17CA">
              <w:rPr>
                <w:color w:val="000000"/>
                <w:sz w:val="22"/>
                <w:vertAlign w:val="subscript"/>
              </w:rPr>
              <w:t xml:space="preserve"> </w:t>
            </w:r>
            <w:r w:rsidRPr="001E17CA">
              <w:rPr>
                <w:color w:val="000000"/>
                <w:sz w:val="22"/>
              </w:rPr>
              <w:sym w:font="Symbol" w:char="F0B1"/>
            </w:r>
            <w:r w:rsidRPr="001E17CA">
              <w:rPr>
                <w:color w:val="000000"/>
                <w:sz w:val="22"/>
              </w:rPr>
              <w:t xml:space="preserve"> 0,02 %</w:t>
            </w:r>
          </w:p>
        </w:tc>
        <w:tc>
          <w:tcPr>
            <w:tcW w:w="3967" w:type="dxa"/>
            <w:tcBorders>
              <w:right w:val="nil"/>
            </w:tcBorders>
          </w:tcPr>
          <w:p w14:paraId="3AC0125B" w14:textId="067BB72B" w:rsidR="00E25D95" w:rsidRPr="001E17CA" w:rsidRDefault="00E25D95" w:rsidP="00E25D95">
            <w:pPr>
              <w:spacing w:before="20" w:after="20"/>
              <w:rPr>
                <w:color w:val="000000"/>
                <w:sz w:val="24"/>
              </w:rPr>
            </w:pPr>
            <w:r w:rsidRPr="001E17CA">
              <w:rPr>
                <w:color w:val="000000"/>
                <w:sz w:val="24"/>
                <w:lang w:val="en-US"/>
              </w:rPr>
              <w:t>APPA</w:t>
            </w:r>
          </w:p>
        </w:tc>
        <w:tc>
          <w:tcPr>
            <w:tcW w:w="661" w:type="dxa"/>
            <w:tcBorders>
              <w:right w:val="nil"/>
            </w:tcBorders>
          </w:tcPr>
          <w:p w14:paraId="758CFD87" w14:textId="0A15F4C1" w:rsidR="00E25D95" w:rsidRPr="001E17CA" w:rsidRDefault="00E25D95" w:rsidP="00E25D95">
            <w:pPr>
              <w:spacing w:before="20" w:after="20"/>
              <w:jc w:val="center"/>
              <w:rPr>
                <w:color w:val="000000"/>
                <w:sz w:val="24"/>
              </w:rPr>
            </w:pPr>
            <w:r w:rsidRPr="001E17CA">
              <w:rPr>
                <w:color w:val="000000"/>
                <w:sz w:val="24"/>
              </w:rPr>
              <w:t>1</w:t>
            </w:r>
          </w:p>
        </w:tc>
      </w:tr>
      <w:tr w:rsidR="00E25D95" w:rsidRPr="00E85FB3" w14:paraId="4984348D" w14:textId="77777777" w:rsidTr="00983086">
        <w:trPr>
          <w:gridAfter w:val="1"/>
          <w:wAfter w:w="20" w:type="dxa"/>
          <w:cantSplit/>
        </w:trPr>
        <w:tc>
          <w:tcPr>
            <w:tcW w:w="3203" w:type="dxa"/>
            <w:tcBorders>
              <w:left w:val="nil"/>
              <w:bottom w:val="single" w:sz="4" w:space="0" w:color="auto"/>
            </w:tcBorders>
          </w:tcPr>
          <w:p w14:paraId="1A08D025" w14:textId="5D138F84" w:rsidR="00E25D95" w:rsidRPr="001E17CA" w:rsidRDefault="00543E53" w:rsidP="00543E53">
            <w:pPr>
              <w:spacing w:before="20" w:after="20"/>
              <w:ind w:firstLine="284"/>
              <w:rPr>
                <w:color w:val="000000"/>
                <w:sz w:val="22"/>
              </w:rPr>
            </w:pPr>
            <w:r w:rsidRPr="001E17CA">
              <w:rPr>
                <w:color w:val="000000"/>
                <w:sz w:val="22"/>
              </w:rPr>
              <w:t xml:space="preserve">Генератор сигналов </w:t>
            </w:r>
          </w:p>
        </w:tc>
        <w:tc>
          <w:tcPr>
            <w:tcW w:w="2410" w:type="dxa"/>
            <w:tcBorders>
              <w:left w:val="nil"/>
              <w:bottom w:val="single" w:sz="4" w:space="0" w:color="auto"/>
              <w:right w:val="single" w:sz="4" w:space="0" w:color="auto"/>
            </w:tcBorders>
          </w:tcPr>
          <w:p w14:paraId="5F25E744" w14:textId="4A0271C2" w:rsidR="00E25D95" w:rsidRPr="00983086" w:rsidRDefault="00543E53" w:rsidP="00E25D95">
            <w:pPr>
              <w:spacing w:before="20" w:after="20"/>
              <w:ind w:left="39" w:right="-113"/>
              <w:rPr>
                <w:color w:val="000000"/>
                <w:sz w:val="24"/>
              </w:rPr>
            </w:pPr>
            <w:r w:rsidRPr="00983086">
              <w:rPr>
                <w:color w:val="000000"/>
                <w:sz w:val="24"/>
              </w:rPr>
              <w:t>GW Instek SFG-2107</w:t>
            </w:r>
          </w:p>
        </w:tc>
        <w:tc>
          <w:tcPr>
            <w:tcW w:w="4538" w:type="dxa"/>
            <w:tcBorders>
              <w:left w:val="single" w:sz="4" w:space="0" w:color="auto"/>
              <w:bottom w:val="single" w:sz="4" w:space="0" w:color="auto"/>
            </w:tcBorders>
          </w:tcPr>
          <w:p w14:paraId="4C261503" w14:textId="75A7E961" w:rsidR="00E25D95" w:rsidRPr="001E17CA" w:rsidRDefault="00543E53" w:rsidP="00543E53">
            <w:pPr>
              <w:spacing w:before="20" w:after="20"/>
              <w:ind w:firstLine="175"/>
              <w:rPr>
                <w:color w:val="000000"/>
                <w:sz w:val="22"/>
              </w:rPr>
            </w:pPr>
            <w:r w:rsidRPr="001E17CA">
              <w:rPr>
                <w:color w:val="000000"/>
                <w:sz w:val="22"/>
                <w:lang w:val="en-US"/>
              </w:rPr>
              <w:t>U</w:t>
            </w:r>
            <w:r w:rsidRPr="001E17CA">
              <w:rPr>
                <w:color w:val="000000"/>
                <w:sz w:val="22"/>
              </w:rPr>
              <w:t>= (0 – 7) В,</w:t>
            </w:r>
            <w:r w:rsidR="00202524" w:rsidRPr="001E17CA">
              <w:rPr>
                <w:color w:val="000000"/>
                <w:sz w:val="22"/>
              </w:rPr>
              <w:t xml:space="preserve"> 50-60 Гц.</w:t>
            </w:r>
          </w:p>
        </w:tc>
        <w:tc>
          <w:tcPr>
            <w:tcW w:w="3967" w:type="dxa"/>
            <w:tcBorders>
              <w:bottom w:val="single" w:sz="4" w:space="0" w:color="auto"/>
              <w:right w:val="nil"/>
            </w:tcBorders>
          </w:tcPr>
          <w:p w14:paraId="6C00F0D9" w14:textId="342E0D44" w:rsidR="00E25D95" w:rsidRPr="001E17CA" w:rsidRDefault="00543E53" w:rsidP="00E25D95">
            <w:pPr>
              <w:spacing w:before="20" w:after="20"/>
              <w:rPr>
                <w:color w:val="000000"/>
                <w:sz w:val="24"/>
              </w:rPr>
            </w:pPr>
            <w:r w:rsidRPr="001E17CA">
              <w:rPr>
                <w:color w:val="000000"/>
                <w:sz w:val="24"/>
              </w:rPr>
              <w:t>GW Instek</w:t>
            </w:r>
          </w:p>
        </w:tc>
        <w:tc>
          <w:tcPr>
            <w:tcW w:w="661" w:type="dxa"/>
            <w:tcBorders>
              <w:bottom w:val="single" w:sz="4" w:space="0" w:color="auto"/>
              <w:right w:val="nil"/>
            </w:tcBorders>
          </w:tcPr>
          <w:p w14:paraId="7B24B016" w14:textId="1AFE8041" w:rsidR="00E25D95" w:rsidRPr="001E17CA" w:rsidRDefault="00202524" w:rsidP="00E25D95">
            <w:pPr>
              <w:spacing w:before="20" w:after="20"/>
              <w:jc w:val="center"/>
              <w:rPr>
                <w:color w:val="000000"/>
                <w:sz w:val="24"/>
              </w:rPr>
            </w:pPr>
            <w:r w:rsidRPr="001E17CA">
              <w:rPr>
                <w:color w:val="000000"/>
                <w:sz w:val="24"/>
              </w:rPr>
              <w:t>1</w:t>
            </w:r>
          </w:p>
        </w:tc>
      </w:tr>
      <w:tr w:rsidR="00E25D95" w:rsidRPr="00E85FB3" w14:paraId="6A05AAE8" w14:textId="77777777" w:rsidTr="00983086">
        <w:trPr>
          <w:gridAfter w:val="1"/>
          <w:wAfter w:w="20" w:type="dxa"/>
          <w:cantSplit/>
        </w:trPr>
        <w:tc>
          <w:tcPr>
            <w:tcW w:w="3203" w:type="dxa"/>
            <w:tcBorders>
              <w:left w:val="nil"/>
              <w:bottom w:val="single" w:sz="4" w:space="0" w:color="auto"/>
            </w:tcBorders>
          </w:tcPr>
          <w:p w14:paraId="1817F4D9" w14:textId="61162620" w:rsidR="00E25D95" w:rsidRPr="001E17CA" w:rsidRDefault="00E25D95" w:rsidP="00E25D95">
            <w:pPr>
              <w:spacing w:before="20" w:after="20"/>
              <w:ind w:firstLine="284"/>
              <w:rPr>
                <w:color w:val="000000"/>
                <w:sz w:val="22"/>
              </w:rPr>
            </w:pPr>
            <w:r w:rsidRPr="001E17CA">
              <w:rPr>
                <w:color w:val="000000"/>
                <w:sz w:val="22"/>
              </w:rPr>
              <w:t>Источник питания</w:t>
            </w:r>
          </w:p>
        </w:tc>
        <w:tc>
          <w:tcPr>
            <w:tcW w:w="2410" w:type="dxa"/>
            <w:tcBorders>
              <w:left w:val="nil"/>
              <w:bottom w:val="single" w:sz="4" w:space="0" w:color="auto"/>
              <w:right w:val="single" w:sz="4" w:space="0" w:color="auto"/>
            </w:tcBorders>
          </w:tcPr>
          <w:p w14:paraId="6A18D99C" w14:textId="3F770F80" w:rsidR="00E25D95" w:rsidRPr="001E17CA" w:rsidRDefault="00E25D95" w:rsidP="00E25D95">
            <w:pPr>
              <w:spacing w:before="20" w:after="20"/>
              <w:ind w:left="39" w:right="-113"/>
              <w:rPr>
                <w:color w:val="000000"/>
                <w:sz w:val="24"/>
              </w:rPr>
            </w:pPr>
            <w:r w:rsidRPr="001E17CA">
              <w:rPr>
                <w:color w:val="000000"/>
                <w:sz w:val="24"/>
              </w:rPr>
              <w:t>АКИП-1142/1</w:t>
            </w:r>
          </w:p>
        </w:tc>
        <w:tc>
          <w:tcPr>
            <w:tcW w:w="4538" w:type="dxa"/>
            <w:tcBorders>
              <w:left w:val="single" w:sz="4" w:space="0" w:color="auto"/>
              <w:bottom w:val="single" w:sz="4" w:space="0" w:color="auto"/>
            </w:tcBorders>
          </w:tcPr>
          <w:p w14:paraId="56611907" w14:textId="390A79E7" w:rsidR="00E25D95" w:rsidRPr="001E17CA" w:rsidRDefault="00E25D95" w:rsidP="00E25D95">
            <w:pPr>
              <w:spacing w:before="20" w:after="20"/>
              <w:ind w:firstLine="175"/>
              <w:rPr>
                <w:color w:val="000000"/>
                <w:sz w:val="22"/>
                <w:lang w:val="en-US"/>
              </w:rPr>
            </w:pPr>
            <w:r w:rsidRPr="001E17CA">
              <w:rPr>
                <w:color w:val="000000"/>
                <w:sz w:val="22"/>
                <w:lang w:val="en-US"/>
              </w:rPr>
              <w:t>U</w:t>
            </w:r>
            <w:r w:rsidRPr="001E17CA">
              <w:rPr>
                <w:color w:val="000000"/>
                <w:sz w:val="22"/>
              </w:rPr>
              <w:t>= (0,0 – 3</w:t>
            </w:r>
            <w:r w:rsidRPr="001E17CA">
              <w:rPr>
                <w:color w:val="000000"/>
                <w:sz w:val="22"/>
                <w:lang w:val="en-US"/>
              </w:rPr>
              <w:t>0</w:t>
            </w:r>
            <w:r w:rsidRPr="001E17CA">
              <w:rPr>
                <w:color w:val="000000"/>
                <w:sz w:val="22"/>
              </w:rPr>
              <w:t xml:space="preserve">) В, </w:t>
            </w:r>
            <w:r w:rsidRPr="001E17CA">
              <w:rPr>
                <w:color w:val="000000"/>
                <w:sz w:val="22"/>
                <w:lang w:val="en-US"/>
              </w:rPr>
              <w:t>3</w:t>
            </w:r>
            <w:r w:rsidRPr="001E17CA">
              <w:rPr>
                <w:color w:val="000000"/>
                <w:sz w:val="22"/>
              </w:rPr>
              <w:t> А</w:t>
            </w:r>
          </w:p>
        </w:tc>
        <w:tc>
          <w:tcPr>
            <w:tcW w:w="3967" w:type="dxa"/>
            <w:tcBorders>
              <w:bottom w:val="single" w:sz="4" w:space="0" w:color="auto"/>
              <w:right w:val="nil"/>
            </w:tcBorders>
          </w:tcPr>
          <w:p w14:paraId="6609F5D6" w14:textId="3A4C4F2B" w:rsidR="00E25D95" w:rsidRPr="001E17CA" w:rsidRDefault="00E25D95" w:rsidP="00E25D95">
            <w:pPr>
              <w:spacing w:before="20" w:after="20"/>
              <w:rPr>
                <w:color w:val="000000"/>
                <w:sz w:val="24"/>
              </w:rPr>
            </w:pPr>
            <w:r w:rsidRPr="001E17CA">
              <w:rPr>
                <w:color w:val="000000"/>
                <w:sz w:val="24"/>
              </w:rPr>
              <w:t>АКИП</w:t>
            </w:r>
          </w:p>
        </w:tc>
        <w:tc>
          <w:tcPr>
            <w:tcW w:w="661" w:type="dxa"/>
            <w:tcBorders>
              <w:bottom w:val="single" w:sz="4" w:space="0" w:color="auto"/>
              <w:right w:val="nil"/>
            </w:tcBorders>
          </w:tcPr>
          <w:p w14:paraId="2728F9D8" w14:textId="7C4385ED" w:rsidR="00E25D95" w:rsidRPr="001E17CA" w:rsidRDefault="001E17CA" w:rsidP="00E25D95">
            <w:pPr>
              <w:spacing w:before="20" w:after="20"/>
              <w:jc w:val="center"/>
              <w:rPr>
                <w:color w:val="000000"/>
                <w:sz w:val="24"/>
              </w:rPr>
            </w:pPr>
            <w:r w:rsidRPr="001E17CA">
              <w:rPr>
                <w:color w:val="000000"/>
                <w:sz w:val="24"/>
              </w:rPr>
              <w:t>1</w:t>
            </w:r>
          </w:p>
        </w:tc>
      </w:tr>
      <w:tr w:rsidR="00543E53" w:rsidRPr="00E85FB3" w14:paraId="189234B8" w14:textId="77777777" w:rsidTr="00983086">
        <w:trPr>
          <w:gridAfter w:val="1"/>
          <w:wAfter w:w="20" w:type="dxa"/>
          <w:cantSplit/>
        </w:trPr>
        <w:tc>
          <w:tcPr>
            <w:tcW w:w="3203" w:type="dxa"/>
            <w:tcBorders>
              <w:left w:val="nil"/>
              <w:bottom w:val="single" w:sz="4" w:space="0" w:color="auto"/>
            </w:tcBorders>
          </w:tcPr>
          <w:p w14:paraId="149B58BF" w14:textId="7793179B" w:rsidR="00543E53" w:rsidRPr="001E17CA" w:rsidRDefault="00202524" w:rsidP="00E25D95">
            <w:pPr>
              <w:spacing w:before="20" w:after="20"/>
              <w:ind w:firstLine="284"/>
              <w:rPr>
                <w:color w:val="000000"/>
                <w:sz w:val="22"/>
              </w:rPr>
            </w:pPr>
            <w:r w:rsidRPr="001E17CA">
              <w:rPr>
                <w:color w:val="000000"/>
                <w:sz w:val="22"/>
              </w:rPr>
              <w:t>Калибратор</w:t>
            </w:r>
            <w:r w:rsidR="00543E53" w:rsidRPr="001E17CA">
              <w:rPr>
                <w:color w:val="000000"/>
                <w:sz w:val="22"/>
              </w:rPr>
              <w:t xml:space="preserve"> электрических сигналов</w:t>
            </w:r>
          </w:p>
        </w:tc>
        <w:tc>
          <w:tcPr>
            <w:tcW w:w="2410" w:type="dxa"/>
            <w:tcBorders>
              <w:left w:val="nil"/>
              <w:bottom w:val="single" w:sz="4" w:space="0" w:color="auto"/>
              <w:right w:val="single" w:sz="4" w:space="0" w:color="auto"/>
            </w:tcBorders>
          </w:tcPr>
          <w:p w14:paraId="26A8611E" w14:textId="2E19DA71" w:rsidR="00543E53" w:rsidRPr="001E17CA" w:rsidRDefault="001E17CA" w:rsidP="00E25D95">
            <w:pPr>
              <w:spacing w:before="20" w:after="20"/>
              <w:ind w:left="39" w:right="-113"/>
              <w:rPr>
                <w:color w:val="000000"/>
                <w:sz w:val="24"/>
              </w:rPr>
            </w:pPr>
            <w:r w:rsidRPr="001E17CA">
              <w:rPr>
                <w:color w:val="000000"/>
                <w:sz w:val="24"/>
              </w:rPr>
              <w:t>Yokogawa С51</w:t>
            </w:r>
          </w:p>
        </w:tc>
        <w:tc>
          <w:tcPr>
            <w:tcW w:w="4538" w:type="dxa"/>
            <w:tcBorders>
              <w:left w:val="single" w:sz="4" w:space="0" w:color="auto"/>
              <w:bottom w:val="single" w:sz="4" w:space="0" w:color="auto"/>
            </w:tcBorders>
          </w:tcPr>
          <w:p w14:paraId="24A28B8D" w14:textId="34F293EE" w:rsidR="00543E53" w:rsidRPr="001E17CA" w:rsidRDefault="001E17CA" w:rsidP="00983086">
            <w:pPr>
              <w:spacing w:before="20" w:after="20"/>
              <w:ind w:left="-389" w:firstLine="564"/>
              <w:rPr>
                <w:color w:val="000000"/>
                <w:sz w:val="22"/>
              </w:rPr>
            </w:pPr>
            <w:r w:rsidRPr="001E17CA">
              <w:rPr>
                <w:color w:val="000000"/>
                <w:sz w:val="22"/>
              </w:rPr>
              <w:t>-</w:t>
            </w:r>
          </w:p>
        </w:tc>
        <w:tc>
          <w:tcPr>
            <w:tcW w:w="3967" w:type="dxa"/>
            <w:tcBorders>
              <w:bottom w:val="single" w:sz="4" w:space="0" w:color="auto"/>
              <w:right w:val="nil"/>
            </w:tcBorders>
          </w:tcPr>
          <w:p w14:paraId="0AD056ED" w14:textId="2D93CFBD" w:rsidR="00543E53" w:rsidRPr="001E17CA" w:rsidRDefault="001E17CA" w:rsidP="00E25D95">
            <w:pPr>
              <w:spacing w:before="20" w:after="20"/>
              <w:rPr>
                <w:color w:val="000000"/>
                <w:sz w:val="24"/>
              </w:rPr>
            </w:pPr>
            <w:r w:rsidRPr="001E17CA">
              <w:rPr>
                <w:color w:val="000000"/>
                <w:sz w:val="24"/>
              </w:rPr>
              <w:t>Yokogawa</w:t>
            </w:r>
          </w:p>
        </w:tc>
        <w:tc>
          <w:tcPr>
            <w:tcW w:w="661" w:type="dxa"/>
            <w:tcBorders>
              <w:bottom w:val="single" w:sz="4" w:space="0" w:color="auto"/>
              <w:right w:val="nil"/>
            </w:tcBorders>
          </w:tcPr>
          <w:p w14:paraId="75A36623" w14:textId="6CBA0FF9" w:rsidR="00543E53" w:rsidRPr="001E17CA" w:rsidRDefault="001E17CA" w:rsidP="00E25D95">
            <w:pPr>
              <w:spacing w:before="20" w:after="20"/>
              <w:jc w:val="center"/>
              <w:rPr>
                <w:color w:val="000000"/>
                <w:sz w:val="24"/>
              </w:rPr>
            </w:pPr>
            <w:r w:rsidRPr="001E17CA">
              <w:rPr>
                <w:color w:val="000000"/>
                <w:sz w:val="24"/>
              </w:rPr>
              <w:t>1</w:t>
            </w:r>
          </w:p>
        </w:tc>
      </w:tr>
      <w:tr w:rsidR="00290EE4" w:rsidRPr="00290EE4" w14:paraId="360BDCBF" w14:textId="77777777" w:rsidTr="00983086">
        <w:trPr>
          <w:gridAfter w:val="1"/>
          <w:wAfter w:w="20" w:type="dxa"/>
          <w:cantSplit/>
        </w:trPr>
        <w:tc>
          <w:tcPr>
            <w:tcW w:w="3203" w:type="dxa"/>
            <w:tcBorders>
              <w:left w:val="nil"/>
              <w:bottom w:val="single" w:sz="4" w:space="0" w:color="auto"/>
            </w:tcBorders>
          </w:tcPr>
          <w:p w14:paraId="5AE5136E" w14:textId="2C1F6767" w:rsidR="00290EE4" w:rsidRPr="001E17CA" w:rsidRDefault="00290EE4" w:rsidP="00E25D95">
            <w:pPr>
              <w:spacing w:before="20" w:after="20"/>
              <w:ind w:firstLine="284"/>
              <w:rPr>
                <w:color w:val="000000"/>
                <w:sz w:val="22"/>
              </w:rPr>
            </w:pPr>
            <w:r w:rsidRPr="00290EE4">
              <w:rPr>
                <w:color w:val="000000"/>
                <w:sz w:val="22"/>
              </w:rPr>
              <w:t>Программируемый источник питания</w:t>
            </w:r>
          </w:p>
        </w:tc>
        <w:tc>
          <w:tcPr>
            <w:tcW w:w="2410" w:type="dxa"/>
            <w:tcBorders>
              <w:left w:val="nil"/>
              <w:bottom w:val="single" w:sz="4" w:space="0" w:color="auto"/>
              <w:right w:val="single" w:sz="4" w:space="0" w:color="auto"/>
            </w:tcBorders>
          </w:tcPr>
          <w:p w14:paraId="21275B39" w14:textId="6DD670B5" w:rsidR="00290EE4" w:rsidRPr="001E17CA" w:rsidRDefault="00290EE4" w:rsidP="00E25D95">
            <w:pPr>
              <w:spacing w:before="20" w:after="20"/>
              <w:ind w:left="39" w:right="-113"/>
              <w:rPr>
                <w:color w:val="000000"/>
                <w:sz w:val="24"/>
              </w:rPr>
            </w:pPr>
            <w:r w:rsidRPr="00290EE4">
              <w:rPr>
                <w:color w:val="000000"/>
                <w:sz w:val="24"/>
              </w:rPr>
              <w:t>EA-PS 9500-10 T</w:t>
            </w:r>
          </w:p>
        </w:tc>
        <w:tc>
          <w:tcPr>
            <w:tcW w:w="4538" w:type="dxa"/>
            <w:tcBorders>
              <w:left w:val="single" w:sz="4" w:space="0" w:color="auto"/>
              <w:bottom w:val="single" w:sz="4" w:space="0" w:color="auto"/>
            </w:tcBorders>
          </w:tcPr>
          <w:p w14:paraId="7DE361A2" w14:textId="61F36317" w:rsidR="00290EE4" w:rsidRPr="001E17CA" w:rsidRDefault="00290EE4" w:rsidP="00E25D95">
            <w:pPr>
              <w:spacing w:before="20" w:after="20"/>
              <w:ind w:firstLine="175"/>
              <w:rPr>
                <w:color w:val="000000"/>
                <w:sz w:val="22"/>
              </w:rPr>
            </w:pPr>
            <w:r w:rsidRPr="001E17CA">
              <w:rPr>
                <w:color w:val="000000"/>
                <w:sz w:val="22"/>
                <w:lang w:val="en-US"/>
              </w:rPr>
              <w:t>U</w:t>
            </w:r>
            <w:r w:rsidRPr="001E17CA">
              <w:rPr>
                <w:color w:val="000000"/>
                <w:sz w:val="22"/>
              </w:rPr>
              <w:t xml:space="preserve">= (0 – </w:t>
            </w:r>
            <w:r>
              <w:rPr>
                <w:color w:val="000000"/>
                <w:sz w:val="22"/>
                <w:lang w:val="en-US"/>
              </w:rPr>
              <w:t>100</w:t>
            </w:r>
            <w:r w:rsidRPr="001E17CA">
              <w:rPr>
                <w:color w:val="000000"/>
                <w:sz w:val="22"/>
              </w:rPr>
              <w:t xml:space="preserve">) В, </w:t>
            </w:r>
            <w:r w:rsidRPr="001E17CA">
              <w:rPr>
                <w:color w:val="000000"/>
                <w:sz w:val="22"/>
              </w:rPr>
              <w:sym w:font="Symbol" w:char="F073"/>
            </w:r>
            <w:r w:rsidRPr="001E17CA">
              <w:rPr>
                <w:color w:val="000000"/>
                <w:sz w:val="22"/>
              </w:rPr>
              <w:t xml:space="preserve"> </w:t>
            </w:r>
            <w:r w:rsidRPr="001E17CA">
              <w:rPr>
                <w:color w:val="000000"/>
                <w:position w:val="-6"/>
                <w:sz w:val="22"/>
                <w:vertAlign w:val="subscript"/>
                <w:lang w:val="en-US"/>
              </w:rPr>
              <w:object w:dxaOrig="220" w:dyaOrig="260" w14:anchorId="71735EE5">
                <v:shape id="_x0000_i1028" type="#_x0000_t75" style="width:13.15pt;height:13.15pt" o:ole="">
                  <v:imagedata r:id="rId28" o:title=""/>
                </v:shape>
                <o:OLEObject Type="Embed" ProgID="Equation.3" ShapeID="_x0000_i1028" DrawAspect="Content" ObjectID="_1676884234" r:id="rId32"/>
              </w:object>
            </w:r>
            <w:r w:rsidRPr="001E17CA">
              <w:rPr>
                <w:color w:val="000000"/>
                <w:sz w:val="22"/>
                <w:vertAlign w:val="subscript"/>
              </w:rPr>
              <w:t xml:space="preserve"> </w:t>
            </w:r>
            <w:r w:rsidRPr="001E17CA">
              <w:rPr>
                <w:color w:val="000000"/>
                <w:sz w:val="22"/>
              </w:rPr>
              <w:sym w:font="Symbol" w:char="F0B1"/>
            </w:r>
            <w:r w:rsidRPr="001E17CA">
              <w:rPr>
                <w:color w:val="000000"/>
                <w:sz w:val="22"/>
              </w:rPr>
              <w:t xml:space="preserve"> 0,</w:t>
            </w:r>
            <w:r>
              <w:rPr>
                <w:color w:val="000000"/>
                <w:sz w:val="22"/>
                <w:lang w:val="en-US"/>
              </w:rPr>
              <w:t>1</w:t>
            </w:r>
            <w:r w:rsidRPr="001E17CA">
              <w:rPr>
                <w:color w:val="000000"/>
                <w:sz w:val="22"/>
              </w:rPr>
              <w:t xml:space="preserve"> %</w:t>
            </w:r>
          </w:p>
        </w:tc>
        <w:tc>
          <w:tcPr>
            <w:tcW w:w="3967" w:type="dxa"/>
            <w:tcBorders>
              <w:bottom w:val="single" w:sz="4" w:space="0" w:color="auto"/>
              <w:right w:val="nil"/>
            </w:tcBorders>
          </w:tcPr>
          <w:p w14:paraId="17259271" w14:textId="140C40E3" w:rsidR="00290EE4" w:rsidRPr="00290EE4" w:rsidRDefault="00290EE4" w:rsidP="00E25D95">
            <w:pPr>
              <w:spacing w:before="20" w:after="20"/>
              <w:rPr>
                <w:color w:val="000000"/>
                <w:sz w:val="24"/>
                <w:lang w:val="en-US"/>
              </w:rPr>
            </w:pPr>
            <w:r w:rsidRPr="00290EE4">
              <w:rPr>
                <w:color w:val="000000"/>
                <w:sz w:val="24"/>
                <w:lang w:val="en-US"/>
              </w:rPr>
              <w:t>EA Elektro-Automatik GmbH &amp; Co</w:t>
            </w:r>
          </w:p>
        </w:tc>
        <w:tc>
          <w:tcPr>
            <w:tcW w:w="661" w:type="dxa"/>
            <w:tcBorders>
              <w:bottom w:val="single" w:sz="4" w:space="0" w:color="auto"/>
              <w:right w:val="nil"/>
            </w:tcBorders>
          </w:tcPr>
          <w:p w14:paraId="176FC601" w14:textId="352202BB" w:rsidR="00290EE4" w:rsidRPr="00290EE4" w:rsidRDefault="00290EE4" w:rsidP="00E25D95">
            <w:pPr>
              <w:spacing w:before="20" w:after="20"/>
              <w:jc w:val="center"/>
              <w:rPr>
                <w:color w:val="000000"/>
                <w:sz w:val="24"/>
                <w:lang w:val="en-US"/>
              </w:rPr>
            </w:pPr>
            <w:r>
              <w:rPr>
                <w:color w:val="000000"/>
                <w:sz w:val="24"/>
                <w:lang w:val="en-US"/>
              </w:rPr>
              <w:t>1</w:t>
            </w:r>
          </w:p>
        </w:tc>
      </w:tr>
      <w:tr w:rsidR="00290EE4" w:rsidRPr="00290EE4" w14:paraId="6DE307E5" w14:textId="77777777" w:rsidTr="00983086">
        <w:trPr>
          <w:gridAfter w:val="1"/>
          <w:wAfter w:w="20" w:type="dxa"/>
          <w:cantSplit/>
        </w:trPr>
        <w:tc>
          <w:tcPr>
            <w:tcW w:w="3203" w:type="dxa"/>
            <w:tcBorders>
              <w:left w:val="nil"/>
              <w:bottom w:val="single" w:sz="4" w:space="0" w:color="auto"/>
            </w:tcBorders>
          </w:tcPr>
          <w:p w14:paraId="0A5F346D" w14:textId="0FFB0B2C" w:rsidR="00290EE4" w:rsidRPr="00290EE4" w:rsidRDefault="00290EE4" w:rsidP="00E25D95">
            <w:pPr>
              <w:spacing w:before="20" w:after="20"/>
              <w:ind w:firstLine="284"/>
              <w:rPr>
                <w:color w:val="000000"/>
                <w:sz w:val="22"/>
              </w:rPr>
            </w:pPr>
            <w:r>
              <w:rPr>
                <w:color w:val="000000"/>
                <w:sz w:val="22"/>
              </w:rPr>
              <w:t>Установка для проверки параметров электрической безопасности</w:t>
            </w:r>
          </w:p>
        </w:tc>
        <w:tc>
          <w:tcPr>
            <w:tcW w:w="2410" w:type="dxa"/>
            <w:tcBorders>
              <w:left w:val="nil"/>
              <w:bottom w:val="single" w:sz="4" w:space="0" w:color="auto"/>
              <w:right w:val="single" w:sz="4" w:space="0" w:color="auto"/>
            </w:tcBorders>
          </w:tcPr>
          <w:p w14:paraId="016AF073" w14:textId="0222CB85" w:rsidR="00290EE4" w:rsidRPr="00290EE4" w:rsidRDefault="00290EE4" w:rsidP="00E25D95">
            <w:pPr>
              <w:spacing w:before="20" w:after="20"/>
              <w:ind w:left="39" w:right="-113"/>
              <w:rPr>
                <w:color w:val="000000"/>
                <w:sz w:val="24"/>
                <w:lang w:val="en-US"/>
              </w:rPr>
            </w:pPr>
            <w:r>
              <w:rPr>
                <w:color w:val="000000"/>
                <w:sz w:val="24"/>
                <w:lang w:val="en-US"/>
              </w:rPr>
              <w:t>GPI-745A</w:t>
            </w:r>
          </w:p>
        </w:tc>
        <w:tc>
          <w:tcPr>
            <w:tcW w:w="4538" w:type="dxa"/>
            <w:tcBorders>
              <w:left w:val="single" w:sz="4" w:space="0" w:color="auto"/>
              <w:bottom w:val="single" w:sz="4" w:space="0" w:color="auto"/>
            </w:tcBorders>
          </w:tcPr>
          <w:p w14:paraId="7E1EA805" w14:textId="77777777" w:rsidR="00290EE4" w:rsidRDefault="00290EE4" w:rsidP="00E25D95">
            <w:pPr>
              <w:spacing w:before="20" w:after="20"/>
              <w:ind w:firstLine="175"/>
              <w:rPr>
                <w:color w:val="000000"/>
                <w:sz w:val="22"/>
              </w:rPr>
            </w:pPr>
            <w:r w:rsidRPr="001E17CA">
              <w:rPr>
                <w:color w:val="000000"/>
                <w:sz w:val="22"/>
                <w:lang w:val="en-US"/>
              </w:rPr>
              <w:t>U</w:t>
            </w:r>
            <w:r w:rsidRPr="001E17CA">
              <w:rPr>
                <w:color w:val="000000"/>
                <w:sz w:val="22"/>
              </w:rPr>
              <w:t xml:space="preserve">= (0 – </w:t>
            </w:r>
            <w:r w:rsidRPr="00B34852">
              <w:rPr>
                <w:color w:val="000000"/>
                <w:sz w:val="22"/>
                <w:rPrChange w:id="412" w:author="Перов Дмитрий Александрович" w:date="2021-03-10T11:46:00Z">
                  <w:rPr>
                    <w:color w:val="000000"/>
                    <w:sz w:val="22"/>
                    <w:lang w:val="en-US"/>
                  </w:rPr>
                </w:rPrChange>
              </w:rPr>
              <w:t>500</w:t>
            </w:r>
            <w:r w:rsidRPr="001E17CA">
              <w:rPr>
                <w:color w:val="000000"/>
                <w:sz w:val="22"/>
              </w:rPr>
              <w:t>) В</w:t>
            </w:r>
          </w:p>
          <w:p w14:paraId="1F77AFA7" w14:textId="77777777" w:rsidR="00290EE4" w:rsidRDefault="00290EE4" w:rsidP="00E25D95">
            <w:pPr>
              <w:spacing w:before="20" w:after="20"/>
              <w:ind w:firstLine="175"/>
              <w:rPr>
                <w:color w:val="000000"/>
                <w:sz w:val="22"/>
              </w:rPr>
            </w:pPr>
            <w:r w:rsidRPr="001E17CA">
              <w:rPr>
                <w:color w:val="000000"/>
                <w:sz w:val="22"/>
                <w:lang w:val="en-US"/>
              </w:rPr>
              <w:t>U</w:t>
            </w:r>
            <w:r w:rsidR="00026536" w:rsidRPr="001E17CA">
              <w:rPr>
                <w:color w:val="000000"/>
                <w:sz w:val="22"/>
              </w:rPr>
              <w:t>=</w:t>
            </w:r>
            <w:r w:rsidR="00026536" w:rsidRPr="00B34852">
              <w:rPr>
                <w:color w:val="000000"/>
                <w:sz w:val="22"/>
                <w:rPrChange w:id="413" w:author="Перов Дмитрий Александрович" w:date="2021-03-10T11:46:00Z">
                  <w:rPr>
                    <w:color w:val="000000"/>
                    <w:sz w:val="22"/>
                    <w:lang w:val="en-US"/>
                  </w:rPr>
                </w:rPrChange>
              </w:rPr>
              <w:t xml:space="preserve">  </w:t>
            </w:r>
            <w:r w:rsidR="00026536">
              <w:rPr>
                <w:color w:val="000000"/>
                <w:sz w:val="22"/>
              </w:rPr>
              <w:t>~</w:t>
            </w:r>
            <w:r w:rsidRPr="001E17CA">
              <w:rPr>
                <w:color w:val="000000"/>
                <w:sz w:val="22"/>
              </w:rPr>
              <w:t xml:space="preserve"> (0 – </w:t>
            </w:r>
            <w:r w:rsidRPr="00B34852">
              <w:rPr>
                <w:color w:val="000000"/>
                <w:sz w:val="22"/>
                <w:rPrChange w:id="414" w:author="Перов Дмитрий Александрович" w:date="2021-03-10T11:46:00Z">
                  <w:rPr>
                    <w:color w:val="000000"/>
                    <w:sz w:val="22"/>
                    <w:lang w:val="en-US"/>
                  </w:rPr>
                </w:rPrChange>
              </w:rPr>
              <w:t>500</w:t>
            </w:r>
            <w:r w:rsidRPr="001E17CA">
              <w:rPr>
                <w:color w:val="000000"/>
                <w:sz w:val="22"/>
              </w:rPr>
              <w:t>) В</w:t>
            </w:r>
            <w:r w:rsidR="00026536">
              <w:rPr>
                <w:color w:val="000000"/>
                <w:sz w:val="22"/>
              </w:rPr>
              <w:t>,</w:t>
            </w:r>
            <w:r w:rsidR="00026536" w:rsidRPr="00B34852">
              <w:rPr>
                <w:color w:val="000000"/>
                <w:sz w:val="22"/>
                <w:rPrChange w:id="415" w:author="Перов Дмитрий Александрович" w:date="2021-03-10T11:46:00Z">
                  <w:rPr>
                    <w:color w:val="000000"/>
                    <w:sz w:val="22"/>
                    <w:lang w:val="en-US"/>
                  </w:rPr>
                </w:rPrChange>
              </w:rPr>
              <w:t xml:space="preserve"> 50</w:t>
            </w:r>
            <w:r w:rsidR="00026536">
              <w:rPr>
                <w:color w:val="000000"/>
                <w:sz w:val="22"/>
              </w:rPr>
              <w:t>Гц</w:t>
            </w:r>
          </w:p>
          <w:p w14:paraId="68BDBF0C" w14:textId="747DE7DB" w:rsidR="00CA3EE0" w:rsidRDefault="00CA3EE0" w:rsidP="00E25D95">
            <w:pPr>
              <w:spacing w:before="20" w:after="20"/>
              <w:ind w:firstLine="175"/>
              <w:rPr>
                <w:color w:val="000000"/>
                <w:sz w:val="22"/>
              </w:rPr>
            </w:pPr>
            <w:r w:rsidRPr="001E17CA">
              <w:rPr>
                <w:color w:val="000000"/>
                <w:sz w:val="22"/>
                <w:lang w:val="en-US"/>
              </w:rPr>
              <w:t>U</w:t>
            </w:r>
            <w:r w:rsidRPr="001E17CA">
              <w:rPr>
                <w:color w:val="000000"/>
                <w:sz w:val="22"/>
              </w:rPr>
              <w:t>=</w:t>
            </w:r>
            <w:r w:rsidRPr="00B34852">
              <w:rPr>
                <w:color w:val="000000"/>
                <w:sz w:val="22"/>
                <w:rPrChange w:id="416" w:author="Перов Дмитрий Александрович" w:date="2021-03-10T11:46:00Z">
                  <w:rPr>
                    <w:color w:val="000000"/>
                    <w:sz w:val="22"/>
                    <w:lang w:val="en-US"/>
                  </w:rPr>
                </w:rPrChange>
              </w:rPr>
              <w:t xml:space="preserve">  </w:t>
            </w:r>
            <w:r>
              <w:rPr>
                <w:color w:val="000000"/>
                <w:sz w:val="22"/>
              </w:rPr>
              <w:t>~</w:t>
            </w:r>
            <w:r w:rsidRPr="001E17CA">
              <w:rPr>
                <w:color w:val="000000"/>
                <w:sz w:val="22"/>
              </w:rPr>
              <w:t xml:space="preserve"> (0 – </w:t>
            </w:r>
            <w:r>
              <w:rPr>
                <w:color w:val="000000"/>
                <w:sz w:val="22"/>
              </w:rPr>
              <w:t>1</w:t>
            </w:r>
            <w:r w:rsidRPr="00B34852">
              <w:rPr>
                <w:color w:val="000000"/>
                <w:sz w:val="22"/>
                <w:rPrChange w:id="417" w:author="Перов Дмитрий Александрович" w:date="2021-03-10T11:46:00Z">
                  <w:rPr>
                    <w:color w:val="000000"/>
                    <w:sz w:val="22"/>
                    <w:lang w:val="en-US"/>
                  </w:rPr>
                </w:rPrChange>
              </w:rPr>
              <w:t>500</w:t>
            </w:r>
            <w:r w:rsidRPr="001E17CA">
              <w:rPr>
                <w:color w:val="000000"/>
                <w:sz w:val="22"/>
              </w:rPr>
              <w:t>) В</w:t>
            </w:r>
            <w:r>
              <w:rPr>
                <w:color w:val="000000"/>
                <w:sz w:val="22"/>
              </w:rPr>
              <w:t>,</w:t>
            </w:r>
            <w:r w:rsidRPr="00B34852">
              <w:rPr>
                <w:color w:val="000000"/>
                <w:sz w:val="22"/>
                <w:rPrChange w:id="418" w:author="Перов Дмитрий Александрович" w:date="2021-03-10T11:46:00Z">
                  <w:rPr>
                    <w:color w:val="000000"/>
                    <w:sz w:val="22"/>
                    <w:lang w:val="en-US"/>
                  </w:rPr>
                </w:rPrChange>
              </w:rPr>
              <w:t xml:space="preserve"> 50</w:t>
            </w:r>
            <w:r>
              <w:rPr>
                <w:color w:val="000000"/>
                <w:sz w:val="22"/>
              </w:rPr>
              <w:t>Гц</w:t>
            </w:r>
          </w:p>
          <w:p w14:paraId="7E971DC0" w14:textId="2D6A1392" w:rsidR="00CA3EE0" w:rsidRPr="00026536" w:rsidRDefault="00CA3EE0" w:rsidP="00E25D95">
            <w:pPr>
              <w:spacing w:before="20" w:after="20"/>
              <w:ind w:firstLine="175"/>
              <w:rPr>
                <w:color w:val="000000"/>
                <w:sz w:val="22"/>
              </w:rPr>
            </w:pPr>
            <w:r w:rsidRPr="001E17CA">
              <w:rPr>
                <w:color w:val="000000"/>
                <w:sz w:val="22"/>
                <w:lang w:val="en-US"/>
              </w:rPr>
              <w:t>U</w:t>
            </w:r>
            <w:r w:rsidRPr="001E17CA">
              <w:rPr>
                <w:color w:val="000000"/>
                <w:sz w:val="22"/>
              </w:rPr>
              <w:t>=</w:t>
            </w:r>
            <w:r w:rsidRPr="00B34852">
              <w:rPr>
                <w:color w:val="000000"/>
                <w:sz w:val="22"/>
                <w:rPrChange w:id="419" w:author="Перов Дмитрий Александрович" w:date="2021-03-10T11:46:00Z">
                  <w:rPr>
                    <w:color w:val="000000"/>
                    <w:sz w:val="22"/>
                    <w:lang w:val="en-US"/>
                  </w:rPr>
                </w:rPrChange>
              </w:rPr>
              <w:t xml:space="preserve">  </w:t>
            </w:r>
            <w:r>
              <w:rPr>
                <w:color w:val="000000"/>
                <w:sz w:val="22"/>
              </w:rPr>
              <w:t>~</w:t>
            </w:r>
            <w:r w:rsidRPr="001E17CA">
              <w:rPr>
                <w:color w:val="000000"/>
                <w:sz w:val="22"/>
              </w:rPr>
              <w:t xml:space="preserve"> (0 – </w:t>
            </w:r>
            <w:r>
              <w:rPr>
                <w:color w:val="000000"/>
                <w:sz w:val="22"/>
              </w:rPr>
              <w:t>20</w:t>
            </w:r>
            <w:r w:rsidRPr="00B34852">
              <w:rPr>
                <w:color w:val="000000"/>
                <w:sz w:val="22"/>
                <w:rPrChange w:id="420" w:author="Перов Дмитрий Александрович" w:date="2021-03-10T11:46:00Z">
                  <w:rPr>
                    <w:color w:val="000000"/>
                    <w:sz w:val="22"/>
                    <w:lang w:val="en-US"/>
                  </w:rPr>
                </w:rPrChange>
              </w:rPr>
              <w:t>00</w:t>
            </w:r>
            <w:r w:rsidRPr="001E17CA">
              <w:rPr>
                <w:color w:val="000000"/>
                <w:sz w:val="22"/>
              </w:rPr>
              <w:t>) В</w:t>
            </w:r>
            <w:r>
              <w:rPr>
                <w:color w:val="000000"/>
                <w:sz w:val="22"/>
              </w:rPr>
              <w:t>,</w:t>
            </w:r>
            <w:r w:rsidRPr="00B34852">
              <w:rPr>
                <w:color w:val="000000"/>
                <w:sz w:val="22"/>
                <w:rPrChange w:id="421" w:author="Перов Дмитрий Александрович" w:date="2021-03-10T11:46:00Z">
                  <w:rPr>
                    <w:color w:val="000000"/>
                    <w:sz w:val="22"/>
                    <w:lang w:val="en-US"/>
                  </w:rPr>
                </w:rPrChange>
              </w:rPr>
              <w:t xml:space="preserve"> 50</w:t>
            </w:r>
            <w:r>
              <w:rPr>
                <w:color w:val="000000"/>
                <w:sz w:val="22"/>
              </w:rPr>
              <w:t>Гц</w:t>
            </w:r>
          </w:p>
        </w:tc>
        <w:tc>
          <w:tcPr>
            <w:tcW w:w="3967" w:type="dxa"/>
            <w:tcBorders>
              <w:bottom w:val="single" w:sz="4" w:space="0" w:color="auto"/>
              <w:right w:val="nil"/>
            </w:tcBorders>
          </w:tcPr>
          <w:p w14:paraId="065D54E0" w14:textId="40B4441B" w:rsidR="00290EE4" w:rsidRPr="00290EE4" w:rsidRDefault="00026536" w:rsidP="00E25D95">
            <w:pPr>
              <w:spacing w:before="20" w:after="20"/>
              <w:rPr>
                <w:color w:val="000000"/>
                <w:sz w:val="24"/>
              </w:rPr>
            </w:pPr>
            <w:r w:rsidRPr="00026536">
              <w:rPr>
                <w:color w:val="000000"/>
                <w:sz w:val="24"/>
              </w:rPr>
              <w:t>GW Instek</w:t>
            </w:r>
          </w:p>
        </w:tc>
        <w:tc>
          <w:tcPr>
            <w:tcW w:w="661" w:type="dxa"/>
            <w:tcBorders>
              <w:bottom w:val="single" w:sz="4" w:space="0" w:color="auto"/>
              <w:right w:val="nil"/>
            </w:tcBorders>
          </w:tcPr>
          <w:p w14:paraId="458DD9A2" w14:textId="5EA59F91" w:rsidR="00290EE4" w:rsidRPr="00290EE4" w:rsidRDefault="00026536" w:rsidP="00E25D95">
            <w:pPr>
              <w:spacing w:before="20" w:after="20"/>
              <w:jc w:val="center"/>
              <w:rPr>
                <w:color w:val="000000"/>
                <w:sz w:val="24"/>
              </w:rPr>
            </w:pPr>
            <w:r>
              <w:rPr>
                <w:color w:val="000000"/>
                <w:sz w:val="24"/>
              </w:rPr>
              <w:t>1</w:t>
            </w:r>
          </w:p>
        </w:tc>
      </w:tr>
      <w:tr w:rsidR="00E25D95" w:rsidRPr="00E85FB3" w14:paraId="1B46CD06" w14:textId="77777777" w:rsidTr="00983086">
        <w:trPr>
          <w:gridAfter w:val="1"/>
          <w:wAfter w:w="20" w:type="dxa"/>
          <w:cantSplit/>
        </w:trPr>
        <w:tc>
          <w:tcPr>
            <w:tcW w:w="3203" w:type="dxa"/>
            <w:tcBorders>
              <w:left w:val="nil"/>
              <w:bottom w:val="single" w:sz="4" w:space="0" w:color="auto"/>
            </w:tcBorders>
          </w:tcPr>
          <w:p w14:paraId="34CE8A8B" w14:textId="77777777" w:rsidR="00E25D95" w:rsidRPr="001E17CA" w:rsidRDefault="00E25D95" w:rsidP="00E25D95">
            <w:pPr>
              <w:spacing w:before="20" w:after="20"/>
              <w:ind w:firstLine="284"/>
              <w:rPr>
                <w:color w:val="000000"/>
                <w:sz w:val="24"/>
              </w:rPr>
            </w:pPr>
            <w:r w:rsidRPr="001E17CA">
              <w:rPr>
                <w:color w:val="000000"/>
                <w:sz w:val="24"/>
              </w:rPr>
              <w:t>Линейка 500 мм</w:t>
            </w:r>
          </w:p>
        </w:tc>
        <w:tc>
          <w:tcPr>
            <w:tcW w:w="2410" w:type="dxa"/>
            <w:tcBorders>
              <w:left w:val="nil"/>
              <w:bottom w:val="single" w:sz="4" w:space="0" w:color="auto"/>
              <w:right w:val="single" w:sz="4" w:space="0" w:color="auto"/>
            </w:tcBorders>
            <w:vAlign w:val="center"/>
          </w:tcPr>
          <w:p w14:paraId="72A5B62F" w14:textId="77777777" w:rsidR="00E25D95" w:rsidRPr="001E17CA" w:rsidRDefault="00E25D95" w:rsidP="00E25D95">
            <w:pPr>
              <w:spacing w:before="20" w:after="20"/>
              <w:ind w:left="39"/>
              <w:rPr>
                <w:color w:val="000000"/>
                <w:sz w:val="24"/>
                <w:lang w:val="en-US"/>
              </w:rPr>
            </w:pPr>
            <w:r w:rsidRPr="001E17CA">
              <w:rPr>
                <w:color w:val="000000"/>
                <w:sz w:val="24"/>
              </w:rPr>
              <w:t>Линейка - 500</w:t>
            </w:r>
          </w:p>
        </w:tc>
        <w:tc>
          <w:tcPr>
            <w:tcW w:w="4538" w:type="dxa"/>
            <w:tcBorders>
              <w:left w:val="single" w:sz="4" w:space="0" w:color="auto"/>
              <w:bottom w:val="single" w:sz="4" w:space="0" w:color="auto"/>
            </w:tcBorders>
            <w:vAlign w:val="center"/>
          </w:tcPr>
          <w:p w14:paraId="5A4B120C" w14:textId="77777777" w:rsidR="00E25D95" w:rsidRPr="001E17CA" w:rsidRDefault="00E25D95" w:rsidP="00E25D95">
            <w:pPr>
              <w:spacing w:before="20" w:after="20"/>
              <w:ind w:firstLine="170"/>
              <w:rPr>
                <w:color w:val="000000"/>
                <w:sz w:val="22"/>
              </w:rPr>
            </w:pPr>
            <w:r w:rsidRPr="001E17CA">
              <w:rPr>
                <w:color w:val="000000"/>
                <w:sz w:val="22"/>
              </w:rPr>
              <w:t>Δ</w:t>
            </w:r>
            <w:r w:rsidRPr="001E17CA">
              <w:rPr>
                <w:color w:val="000000"/>
                <w:sz w:val="22"/>
                <w:lang w:val="en-US"/>
              </w:rPr>
              <w:t xml:space="preserve"> = 1 </w:t>
            </w:r>
            <w:r w:rsidRPr="001E17CA">
              <w:rPr>
                <w:color w:val="000000"/>
                <w:sz w:val="22"/>
              </w:rPr>
              <w:t>мм</w:t>
            </w:r>
          </w:p>
        </w:tc>
        <w:tc>
          <w:tcPr>
            <w:tcW w:w="3967" w:type="dxa"/>
            <w:tcBorders>
              <w:bottom w:val="single" w:sz="4" w:space="0" w:color="auto"/>
              <w:right w:val="nil"/>
            </w:tcBorders>
          </w:tcPr>
          <w:p w14:paraId="0D0042A2" w14:textId="77777777" w:rsidR="00E25D95" w:rsidRPr="001E17CA" w:rsidRDefault="00E25D95" w:rsidP="00E25D95">
            <w:pPr>
              <w:spacing w:before="20" w:after="20"/>
              <w:rPr>
                <w:color w:val="000000"/>
                <w:sz w:val="24"/>
              </w:rPr>
            </w:pPr>
            <w:r w:rsidRPr="001E17CA">
              <w:rPr>
                <w:iCs/>
                <w:sz w:val="24"/>
              </w:rPr>
              <w:t>ГОСТ 427-75</w:t>
            </w:r>
          </w:p>
        </w:tc>
        <w:tc>
          <w:tcPr>
            <w:tcW w:w="661" w:type="dxa"/>
            <w:tcBorders>
              <w:bottom w:val="single" w:sz="4" w:space="0" w:color="auto"/>
              <w:right w:val="nil"/>
            </w:tcBorders>
          </w:tcPr>
          <w:p w14:paraId="5E090662" w14:textId="77777777" w:rsidR="00E25D95" w:rsidRPr="001E17CA" w:rsidRDefault="00E25D95" w:rsidP="00E25D95">
            <w:pPr>
              <w:spacing w:before="20" w:after="20"/>
              <w:jc w:val="center"/>
              <w:rPr>
                <w:color w:val="000000"/>
                <w:sz w:val="24"/>
                <w:lang w:val="en-US"/>
              </w:rPr>
            </w:pPr>
            <w:r w:rsidRPr="001E17CA">
              <w:rPr>
                <w:color w:val="000000"/>
                <w:sz w:val="24"/>
                <w:lang w:val="en-US"/>
              </w:rPr>
              <w:t>1</w:t>
            </w:r>
          </w:p>
        </w:tc>
      </w:tr>
      <w:tr w:rsidR="00E00EE5" w:rsidRPr="00E85FB3" w14:paraId="33904BD7" w14:textId="77777777" w:rsidTr="00983086">
        <w:trPr>
          <w:gridAfter w:val="1"/>
          <w:wAfter w:w="20" w:type="dxa"/>
          <w:cantSplit/>
          <w:ins w:id="422" w:author="Перов Дмитрий Александрович" w:date="2021-03-10T10:26:00Z"/>
        </w:trPr>
        <w:tc>
          <w:tcPr>
            <w:tcW w:w="3203" w:type="dxa"/>
            <w:tcBorders>
              <w:left w:val="nil"/>
              <w:bottom w:val="single" w:sz="4" w:space="0" w:color="auto"/>
            </w:tcBorders>
          </w:tcPr>
          <w:p w14:paraId="3C2EB565" w14:textId="43B0F21F" w:rsidR="00E00EE5" w:rsidRPr="001E17CA" w:rsidRDefault="00E00EE5" w:rsidP="00E25D95">
            <w:pPr>
              <w:spacing w:before="20" w:after="20"/>
              <w:ind w:firstLine="284"/>
              <w:rPr>
                <w:ins w:id="423" w:author="Перов Дмитрий Александрович" w:date="2021-03-10T10:26:00Z"/>
                <w:color w:val="000000"/>
                <w:sz w:val="24"/>
              </w:rPr>
            </w:pPr>
            <w:ins w:id="424" w:author="Перов Дмитрий Александрович" w:date="2021-03-10T10:26:00Z">
              <w:r>
                <w:rPr>
                  <w:color w:val="000000"/>
                  <w:sz w:val="24"/>
                </w:rPr>
                <w:t>ЛАТР</w:t>
              </w:r>
            </w:ins>
          </w:p>
        </w:tc>
        <w:tc>
          <w:tcPr>
            <w:tcW w:w="2410" w:type="dxa"/>
            <w:tcBorders>
              <w:left w:val="nil"/>
              <w:bottom w:val="single" w:sz="4" w:space="0" w:color="auto"/>
              <w:right w:val="single" w:sz="4" w:space="0" w:color="auto"/>
            </w:tcBorders>
            <w:vAlign w:val="center"/>
          </w:tcPr>
          <w:p w14:paraId="66F1A973" w14:textId="2B7271BC" w:rsidR="00E00EE5" w:rsidRPr="00E00EE5" w:rsidRDefault="00E00EE5" w:rsidP="00E25D95">
            <w:pPr>
              <w:spacing w:before="20" w:after="20"/>
              <w:ind w:left="39"/>
              <w:rPr>
                <w:ins w:id="425" w:author="Перов Дмитрий Александрович" w:date="2021-03-10T10:26:00Z"/>
                <w:color w:val="000000"/>
                <w:sz w:val="24"/>
                <w:lang w:val="en-US"/>
                <w:rPrChange w:id="426" w:author="Перов Дмитрий Александрович" w:date="2021-03-10T10:26:00Z">
                  <w:rPr>
                    <w:ins w:id="427" w:author="Перов Дмитрий Александрович" w:date="2021-03-10T10:26:00Z"/>
                    <w:color w:val="000000"/>
                    <w:sz w:val="24"/>
                  </w:rPr>
                </w:rPrChange>
              </w:rPr>
            </w:pPr>
            <w:ins w:id="428" w:author="Перов Дмитрий Александрович" w:date="2021-03-10T10:26:00Z">
              <w:r>
                <w:rPr>
                  <w:color w:val="000000"/>
                  <w:sz w:val="24"/>
                  <w:lang w:val="en-US"/>
                </w:rPr>
                <w:t>TDGC 2-1</w:t>
              </w:r>
            </w:ins>
            <w:ins w:id="429" w:author="Перов Дмитрий Александрович" w:date="2021-03-10T10:27:00Z">
              <w:r>
                <w:rPr>
                  <w:color w:val="000000"/>
                  <w:sz w:val="24"/>
                  <w:lang w:val="en-US"/>
                </w:rPr>
                <w:t>5-B</w:t>
              </w:r>
            </w:ins>
          </w:p>
        </w:tc>
        <w:tc>
          <w:tcPr>
            <w:tcW w:w="4538" w:type="dxa"/>
            <w:tcBorders>
              <w:left w:val="single" w:sz="4" w:space="0" w:color="auto"/>
              <w:bottom w:val="single" w:sz="4" w:space="0" w:color="auto"/>
            </w:tcBorders>
            <w:vAlign w:val="center"/>
          </w:tcPr>
          <w:p w14:paraId="5FFE7EBC" w14:textId="72949D7D" w:rsidR="00E00EE5" w:rsidRPr="001E17CA" w:rsidRDefault="00E00EE5">
            <w:pPr>
              <w:spacing w:before="20" w:after="20"/>
              <w:ind w:firstLine="175"/>
              <w:rPr>
                <w:ins w:id="430" w:author="Перов Дмитрий Александрович" w:date="2021-03-10T10:26:00Z"/>
                <w:color w:val="000000"/>
                <w:sz w:val="22"/>
              </w:rPr>
              <w:pPrChange w:id="431" w:author="Перов Дмитрий Александрович" w:date="2021-03-10T10:27:00Z">
                <w:pPr>
                  <w:spacing w:before="20" w:after="20"/>
                  <w:ind w:firstLine="170"/>
                </w:pPr>
              </w:pPrChange>
            </w:pPr>
            <w:ins w:id="432" w:author="Перов Дмитрий Александрович" w:date="2021-03-10T10:27:00Z">
              <w:r w:rsidRPr="001E17CA">
                <w:rPr>
                  <w:color w:val="000000"/>
                  <w:sz w:val="22"/>
                  <w:lang w:val="en-US"/>
                </w:rPr>
                <w:t>U</w:t>
              </w:r>
              <w:r w:rsidRPr="001E17CA">
                <w:rPr>
                  <w:color w:val="000000"/>
                  <w:sz w:val="22"/>
                </w:rPr>
                <w:t>=</w:t>
              </w:r>
              <w:r>
                <w:rPr>
                  <w:color w:val="000000"/>
                  <w:sz w:val="22"/>
                  <w:lang w:val="en-US"/>
                </w:rPr>
                <w:t xml:space="preserve">  </w:t>
              </w:r>
              <w:r>
                <w:rPr>
                  <w:color w:val="000000"/>
                  <w:sz w:val="22"/>
                </w:rPr>
                <w:t>~</w:t>
              </w:r>
              <w:r w:rsidRPr="001E17CA">
                <w:rPr>
                  <w:color w:val="000000"/>
                  <w:sz w:val="22"/>
                </w:rPr>
                <w:t xml:space="preserve"> (0 – </w:t>
              </w:r>
              <w:r>
                <w:rPr>
                  <w:color w:val="000000"/>
                  <w:sz w:val="22"/>
                  <w:lang w:val="en-US"/>
                </w:rPr>
                <w:t>264</w:t>
              </w:r>
              <w:r w:rsidRPr="001E17CA">
                <w:rPr>
                  <w:color w:val="000000"/>
                  <w:sz w:val="22"/>
                </w:rPr>
                <w:t>) В</w:t>
              </w:r>
              <w:r>
                <w:rPr>
                  <w:color w:val="000000"/>
                  <w:sz w:val="22"/>
                </w:rPr>
                <w:t>,</w:t>
              </w:r>
              <w:r>
                <w:rPr>
                  <w:color w:val="000000"/>
                  <w:sz w:val="22"/>
                  <w:lang w:val="en-US"/>
                </w:rPr>
                <w:t xml:space="preserve"> 50</w:t>
              </w:r>
              <w:r>
                <w:rPr>
                  <w:color w:val="000000"/>
                  <w:sz w:val="22"/>
                </w:rPr>
                <w:t>Гц</w:t>
              </w:r>
            </w:ins>
          </w:p>
        </w:tc>
        <w:tc>
          <w:tcPr>
            <w:tcW w:w="3967" w:type="dxa"/>
            <w:tcBorders>
              <w:bottom w:val="single" w:sz="4" w:space="0" w:color="auto"/>
              <w:right w:val="nil"/>
            </w:tcBorders>
          </w:tcPr>
          <w:p w14:paraId="4150E9F5" w14:textId="77777777" w:rsidR="00E00EE5" w:rsidRPr="001E17CA" w:rsidRDefault="00E00EE5" w:rsidP="00E25D95">
            <w:pPr>
              <w:spacing w:before="20" w:after="20"/>
              <w:rPr>
                <w:ins w:id="433" w:author="Перов Дмитрий Александрович" w:date="2021-03-10T10:26:00Z"/>
                <w:iCs/>
                <w:sz w:val="24"/>
              </w:rPr>
            </w:pPr>
          </w:p>
        </w:tc>
        <w:tc>
          <w:tcPr>
            <w:tcW w:w="661" w:type="dxa"/>
            <w:tcBorders>
              <w:bottom w:val="single" w:sz="4" w:space="0" w:color="auto"/>
              <w:right w:val="nil"/>
            </w:tcBorders>
          </w:tcPr>
          <w:p w14:paraId="582C38EA" w14:textId="4A6AB673" w:rsidR="00E00EE5" w:rsidRPr="001E17CA" w:rsidRDefault="00E00EE5" w:rsidP="00E25D95">
            <w:pPr>
              <w:spacing w:before="20" w:after="20"/>
              <w:jc w:val="center"/>
              <w:rPr>
                <w:ins w:id="434" w:author="Перов Дмитрий Александрович" w:date="2021-03-10T10:26:00Z"/>
                <w:color w:val="000000"/>
                <w:sz w:val="24"/>
                <w:lang w:val="en-US"/>
              </w:rPr>
            </w:pPr>
            <w:ins w:id="435" w:author="Перов Дмитрий Александрович" w:date="2021-03-10T10:27:00Z">
              <w:r>
                <w:rPr>
                  <w:color w:val="000000"/>
                  <w:sz w:val="24"/>
                  <w:lang w:val="en-US"/>
                </w:rPr>
                <w:t>1</w:t>
              </w:r>
            </w:ins>
          </w:p>
        </w:tc>
      </w:tr>
      <w:tr w:rsidR="00E25D95" w:rsidRPr="00E85FB3" w14:paraId="51DC5334" w14:textId="77777777" w:rsidTr="00983086">
        <w:trPr>
          <w:cantSplit/>
        </w:trPr>
        <w:tc>
          <w:tcPr>
            <w:tcW w:w="14799" w:type="dxa"/>
            <w:gridSpan w:val="6"/>
            <w:tcBorders>
              <w:top w:val="nil"/>
              <w:left w:val="nil"/>
              <w:bottom w:val="single" w:sz="4" w:space="0" w:color="auto"/>
              <w:right w:val="nil"/>
            </w:tcBorders>
          </w:tcPr>
          <w:p w14:paraId="0634167B" w14:textId="36A44037" w:rsidR="00E25D95" w:rsidRPr="001E17CA" w:rsidRDefault="00E25D95" w:rsidP="00E25D95">
            <w:pPr>
              <w:spacing w:before="240"/>
              <w:ind w:left="284" w:right="284" w:firstLine="709"/>
              <w:jc w:val="both"/>
              <w:rPr>
                <w:szCs w:val="28"/>
              </w:rPr>
            </w:pPr>
            <w:r w:rsidRPr="001E17CA">
              <w:rPr>
                <w:szCs w:val="28"/>
              </w:rPr>
              <w:t>Примечание </w:t>
            </w:r>
            <w:r w:rsidRPr="001E17CA">
              <w:rPr>
                <w:szCs w:val="28"/>
              </w:rPr>
              <w:noBreakHyphen/>
              <w:t xml:space="preserve"> Указанные в перечне </w:t>
            </w:r>
            <w:r w:rsidR="00983086">
              <w:rPr>
                <w:szCs w:val="28"/>
              </w:rPr>
              <w:t>средства измерений</w:t>
            </w:r>
            <w:r w:rsidRPr="001E17CA">
              <w:rPr>
                <w:szCs w:val="28"/>
              </w:rPr>
              <w:t xml:space="preserve"> могут быть заменены на аналогичные при условии функциональной заменяемости</w:t>
            </w:r>
            <w:r w:rsidR="00983086">
              <w:rPr>
                <w:szCs w:val="28"/>
              </w:rPr>
              <w:t>.</w:t>
            </w:r>
          </w:p>
          <w:p w14:paraId="174F221C" w14:textId="77777777" w:rsidR="00E25D95" w:rsidRPr="001E17CA" w:rsidRDefault="00E25D95" w:rsidP="00E25D95">
            <w:pPr>
              <w:spacing w:before="240" w:after="240"/>
              <w:ind w:right="454" w:firstLine="851"/>
              <w:rPr>
                <w:color w:val="000000"/>
                <w:sz w:val="24"/>
              </w:rPr>
            </w:pPr>
          </w:p>
        </w:tc>
      </w:tr>
    </w:tbl>
    <w:p w14:paraId="0C70D33A" w14:textId="77777777" w:rsidR="00287158" w:rsidRDefault="00287158" w:rsidP="00C20531">
      <w:pPr>
        <w:spacing w:before="120"/>
        <w:rPr>
          <w:szCs w:val="28"/>
        </w:rPr>
        <w:sectPr w:rsidR="00287158" w:rsidSect="00C20531">
          <w:headerReference w:type="default" r:id="rId33"/>
          <w:footerReference w:type="default" r:id="rId34"/>
          <w:pgSz w:w="16838" w:h="11906" w:orient="landscape" w:code="9"/>
          <w:pgMar w:top="1134" w:right="539" w:bottom="284" w:left="1843" w:header="397" w:footer="397" w:gutter="0"/>
          <w:cols w:space="708"/>
          <w:docGrid w:linePitch="360"/>
        </w:sectPr>
      </w:pPr>
    </w:p>
    <w:p w14:paraId="5F6409AC" w14:textId="77777777" w:rsidR="00287158" w:rsidRPr="00287158" w:rsidRDefault="00287158" w:rsidP="003970FF">
      <w:r w:rsidRPr="004355E1">
        <w:t xml:space="preserve">Таблица </w:t>
      </w:r>
      <w:r w:rsidR="00625CE1">
        <w:t>А</w:t>
      </w:r>
      <w:r w:rsidRPr="004355E1">
        <w:t>.</w:t>
      </w:r>
      <w:r>
        <w:t>2</w:t>
      </w:r>
      <w:r w:rsidRPr="004355E1">
        <w:t> – Перечень вспомогательны</w:t>
      </w:r>
      <w:r w:rsidR="00283E7F">
        <w:t>х устройств</w:t>
      </w:r>
    </w:p>
    <w:tbl>
      <w:tblPr>
        <w:tblW w:w="992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3"/>
        <w:gridCol w:w="5004"/>
        <w:gridCol w:w="676"/>
        <w:gridCol w:w="2699"/>
      </w:tblGrid>
      <w:tr w:rsidR="00287158" w:rsidRPr="004355E1" w14:paraId="78A0ECF3" w14:textId="77777777" w:rsidTr="00485FAF">
        <w:trPr>
          <w:trHeight w:hRule="exact" w:val="851"/>
          <w:tblHeader/>
        </w:trPr>
        <w:tc>
          <w:tcPr>
            <w:tcW w:w="1264" w:type="dxa"/>
            <w:tcBorders>
              <w:left w:val="nil"/>
            </w:tcBorders>
            <w:vAlign w:val="center"/>
          </w:tcPr>
          <w:p w14:paraId="1BD3EEC4" w14:textId="77777777" w:rsidR="00287158" w:rsidRPr="004355E1" w:rsidRDefault="00287158" w:rsidP="00E43020">
            <w:pPr>
              <w:spacing w:before="40" w:after="40" w:line="240" w:lineRule="auto"/>
              <w:jc w:val="center"/>
              <w:rPr>
                <w:sz w:val="24"/>
              </w:rPr>
            </w:pPr>
            <w:r w:rsidRPr="004355E1">
              <w:rPr>
                <w:sz w:val="24"/>
              </w:rPr>
              <w:t>Поз.</w:t>
            </w:r>
            <w:r w:rsidRPr="004355E1">
              <w:rPr>
                <w:sz w:val="24"/>
              </w:rPr>
              <w:br/>
              <w:t>обознач.</w:t>
            </w:r>
          </w:p>
        </w:tc>
        <w:tc>
          <w:tcPr>
            <w:tcW w:w="5187" w:type="dxa"/>
            <w:vAlign w:val="center"/>
          </w:tcPr>
          <w:p w14:paraId="2C7BA288" w14:textId="77777777" w:rsidR="00287158" w:rsidRPr="004355E1" w:rsidRDefault="00287158" w:rsidP="00E43020">
            <w:pPr>
              <w:spacing w:before="40" w:after="40" w:line="240" w:lineRule="auto"/>
              <w:jc w:val="center"/>
              <w:rPr>
                <w:sz w:val="24"/>
              </w:rPr>
            </w:pPr>
            <w:r w:rsidRPr="004355E1">
              <w:rPr>
                <w:sz w:val="24"/>
              </w:rPr>
              <w:t>Наименование</w:t>
            </w:r>
          </w:p>
        </w:tc>
        <w:tc>
          <w:tcPr>
            <w:tcW w:w="676" w:type="dxa"/>
            <w:vAlign w:val="center"/>
          </w:tcPr>
          <w:p w14:paraId="1E170045" w14:textId="77777777" w:rsidR="00287158" w:rsidRPr="004355E1" w:rsidRDefault="00287158" w:rsidP="00E43020">
            <w:pPr>
              <w:spacing w:before="40" w:after="40" w:line="240" w:lineRule="auto"/>
              <w:jc w:val="center"/>
              <w:rPr>
                <w:sz w:val="24"/>
              </w:rPr>
            </w:pPr>
            <w:r w:rsidRPr="004355E1">
              <w:rPr>
                <w:sz w:val="24"/>
              </w:rPr>
              <w:t>Кол.</w:t>
            </w:r>
          </w:p>
        </w:tc>
        <w:tc>
          <w:tcPr>
            <w:tcW w:w="2795" w:type="dxa"/>
            <w:tcBorders>
              <w:right w:val="nil"/>
            </w:tcBorders>
            <w:vAlign w:val="center"/>
          </w:tcPr>
          <w:p w14:paraId="737207C4" w14:textId="77777777" w:rsidR="00287158" w:rsidRPr="004355E1" w:rsidRDefault="00287158" w:rsidP="00E43020">
            <w:pPr>
              <w:spacing w:before="40" w:after="40" w:line="240" w:lineRule="auto"/>
              <w:jc w:val="center"/>
              <w:rPr>
                <w:sz w:val="24"/>
              </w:rPr>
            </w:pPr>
            <w:r w:rsidRPr="004355E1">
              <w:rPr>
                <w:sz w:val="24"/>
              </w:rPr>
              <w:t>Примечание</w:t>
            </w:r>
          </w:p>
        </w:tc>
      </w:tr>
      <w:tr w:rsidR="00845146" w:rsidRPr="004355E1" w14:paraId="60FF8647" w14:textId="77777777" w:rsidTr="00485FAF">
        <w:tc>
          <w:tcPr>
            <w:tcW w:w="1264" w:type="dxa"/>
            <w:tcBorders>
              <w:left w:val="nil"/>
            </w:tcBorders>
            <w:vAlign w:val="center"/>
          </w:tcPr>
          <w:p w14:paraId="2D85E0E6" w14:textId="4CF254EF" w:rsidR="00845146" w:rsidRPr="00845146" w:rsidRDefault="00845146" w:rsidP="00845146">
            <w:pPr>
              <w:spacing w:before="20" w:after="20"/>
              <w:ind w:left="-149" w:right="-113" w:firstLine="142"/>
              <w:jc w:val="center"/>
              <w:rPr>
                <w:color w:val="000000"/>
                <w:sz w:val="24"/>
              </w:rPr>
            </w:pPr>
            <w:r>
              <w:rPr>
                <w:color w:val="000000"/>
                <w:sz w:val="24"/>
              </w:rPr>
              <w:t>ПК</w:t>
            </w:r>
          </w:p>
        </w:tc>
        <w:tc>
          <w:tcPr>
            <w:tcW w:w="5187" w:type="dxa"/>
            <w:vAlign w:val="center"/>
          </w:tcPr>
          <w:p w14:paraId="0411A3FC" w14:textId="14E040C7" w:rsidR="00845146" w:rsidRPr="00FC5944" w:rsidRDefault="00845146" w:rsidP="00845146">
            <w:pPr>
              <w:spacing w:before="20" w:after="20"/>
              <w:rPr>
                <w:color w:val="000000"/>
                <w:sz w:val="24"/>
              </w:rPr>
            </w:pPr>
            <w:r>
              <w:rPr>
                <w:color w:val="000000"/>
                <w:sz w:val="24"/>
              </w:rPr>
              <w:t xml:space="preserve">Персональный компьютер с преобразователем интерфейса </w:t>
            </w:r>
            <w:r>
              <w:rPr>
                <w:color w:val="000000"/>
                <w:sz w:val="24"/>
                <w:lang w:val="en-US"/>
              </w:rPr>
              <w:t>USB</w:t>
            </w:r>
            <w:r w:rsidRPr="004260C1">
              <w:rPr>
                <w:color w:val="000000"/>
                <w:sz w:val="24"/>
              </w:rPr>
              <w:t>-</w:t>
            </w:r>
            <w:r w:rsidR="00B46862">
              <w:rPr>
                <w:color w:val="000000"/>
                <w:sz w:val="24"/>
                <w:lang w:val="en-US"/>
              </w:rPr>
              <w:t>RS</w:t>
            </w:r>
            <w:r w:rsidR="00B46862" w:rsidRPr="00B46862">
              <w:rPr>
                <w:color w:val="000000"/>
                <w:sz w:val="24"/>
              </w:rPr>
              <w:t>-485</w:t>
            </w:r>
            <w:r>
              <w:rPr>
                <w:color w:val="000000"/>
                <w:sz w:val="24"/>
              </w:rPr>
              <w:t xml:space="preserve"> </w:t>
            </w:r>
          </w:p>
        </w:tc>
        <w:tc>
          <w:tcPr>
            <w:tcW w:w="676" w:type="dxa"/>
            <w:vAlign w:val="center"/>
          </w:tcPr>
          <w:p w14:paraId="33CCB883" w14:textId="2E02A92C" w:rsidR="00845146" w:rsidRPr="0061540D" w:rsidRDefault="00845146" w:rsidP="00845146">
            <w:pPr>
              <w:spacing w:before="20" w:after="20"/>
              <w:jc w:val="center"/>
              <w:rPr>
                <w:color w:val="000000"/>
                <w:sz w:val="24"/>
              </w:rPr>
            </w:pPr>
            <w:r>
              <w:rPr>
                <w:color w:val="000000"/>
                <w:sz w:val="24"/>
              </w:rPr>
              <w:t>1</w:t>
            </w:r>
          </w:p>
        </w:tc>
        <w:tc>
          <w:tcPr>
            <w:tcW w:w="2795" w:type="dxa"/>
            <w:tcBorders>
              <w:right w:val="nil"/>
            </w:tcBorders>
            <w:vAlign w:val="center"/>
          </w:tcPr>
          <w:p w14:paraId="4FCF5BBF" w14:textId="77777777" w:rsidR="00845146" w:rsidRPr="004355E1" w:rsidRDefault="00845146" w:rsidP="00845146">
            <w:pPr>
              <w:spacing w:before="40" w:after="40" w:line="240" w:lineRule="auto"/>
              <w:ind w:firstLine="5"/>
              <w:rPr>
                <w:sz w:val="22"/>
              </w:rPr>
            </w:pPr>
          </w:p>
        </w:tc>
      </w:tr>
      <w:tr w:rsidR="00E00EE5" w:rsidRPr="004355E1" w14:paraId="4900DF22" w14:textId="77777777" w:rsidTr="00485FAF">
        <w:trPr>
          <w:trHeight w:val="96"/>
        </w:trPr>
        <w:tc>
          <w:tcPr>
            <w:tcW w:w="1264" w:type="dxa"/>
            <w:tcBorders>
              <w:left w:val="nil"/>
            </w:tcBorders>
            <w:vAlign w:val="center"/>
          </w:tcPr>
          <w:p w14:paraId="45CF2E1B" w14:textId="650BDE8B" w:rsidR="00E00EE5" w:rsidRPr="00845146" w:rsidRDefault="00E00EE5" w:rsidP="00845146">
            <w:pPr>
              <w:spacing w:before="20" w:after="20"/>
              <w:ind w:left="-149" w:right="-113" w:firstLine="142"/>
              <w:jc w:val="center"/>
              <w:rPr>
                <w:color w:val="000000"/>
                <w:sz w:val="24"/>
                <w:lang w:val="en-US"/>
              </w:rPr>
            </w:pPr>
            <w:del w:id="436" w:author="Перов Дмитрий Александрович" w:date="2021-03-10T10:26:00Z">
              <w:r w:rsidDel="00682D02">
                <w:rPr>
                  <w:color w:val="000000"/>
                  <w:sz w:val="24"/>
                  <w:lang w:val="en-US"/>
                </w:rPr>
                <w:delText>PV1</w:delText>
              </w:r>
            </w:del>
          </w:p>
        </w:tc>
        <w:tc>
          <w:tcPr>
            <w:tcW w:w="5187" w:type="dxa"/>
            <w:vAlign w:val="center"/>
          </w:tcPr>
          <w:p w14:paraId="38289342" w14:textId="525213D6" w:rsidR="00E00EE5" w:rsidRPr="00501F90" w:rsidRDefault="00E00EE5" w:rsidP="00845146">
            <w:pPr>
              <w:spacing w:before="20" w:after="20"/>
              <w:rPr>
                <w:color w:val="000000"/>
                <w:sz w:val="24"/>
              </w:rPr>
            </w:pPr>
            <w:ins w:id="437" w:author="Перов Дмитрий Александрович" w:date="2021-03-10T10:26:00Z">
              <w:r>
                <w:rPr>
                  <w:color w:val="000000"/>
                  <w:sz w:val="24"/>
                </w:rPr>
                <w:t xml:space="preserve">Резистор </w:t>
              </w:r>
              <w:r w:rsidRPr="00912170">
                <w:rPr>
                  <w:color w:val="000000"/>
                  <w:sz w:val="24"/>
                </w:rPr>
                <w:t xml:space="preserve">С2-29В-2 </w:t>
              </w:r>
              <w:r>
                <w:rPr>
                  <w:color w:val="000000"/>
                  <w:sz w:val="24"/>
                </w:rPr>
                <w:t>10 МОм ±1%</w:t>
              </w:r>
            </w:ins>
            <w:del w:id="438" w:author="Перов Дмитрий Александрович" w:date="2021-03-10T10:26:00Z">
              <w:r w:rsidDel="00682D02">
                <w:rPr>
                  <w:color w:val="000000"/>
                  <w:sz w:val="24"/>
                </w:rPr>
                <w:delText>Мультиметр Fluke 289</w:delText>
              </w:r>
            </w:del>
          </w:p>
        </w:tc>
        <w:tc>
          <w:tcPr>
            <w:tcW w:w="676" w:type="dxa"/>
            <w:vAlign w:val="center"/>
          </w:tcPr>
          <w:p w14:paraId="07A60F77" w14:textId="0E6F3D0D" w:rsidR="00E00EE5" w:rsidRPr="0061540D" w:rsidRDefault="00E00EE5" w:rsidP="00845146">
            <w:pPr>
              <w:spacing w:before="20" w:after="20"/>
              <w:jc w:val="center"/>
              <w:rPr>
                <w:color w:val="000000"/>
                <w:sz w:val="24"/>
              </w:rPr>
            </w:pPr>
            <w:ins w:id="439" w:author="Перов Дмитрий Александрович" w:date="2021-03-10T10:26:00Z">
              <w:r>
                <w:rPr>
                  <w:color w:val="000000"/>
                  <w:sz w:val="24"/>
                  <w:lang w:val="en-US"/>
                </w:rPr>
                <w:t>1</w:t>
              </w:r>
            </w:ins>
            <w:del w:id="440" w:author="Перов Дмитрий Александрович" w:date="2021-03-10T10:26:00Z">
              <w:r w:rsidDel="00682D02">
                <w:rPr>
                  <w:color w:val="000000"/>
                  <w:sz w:val="24"/>
                </w:rPr>
                <w:delText>1</w:delText>
              </w:r>
            </w:del>
          </w:p>
        </w:tc>
        <w:tc>
          <w:tcPr>
            <w:tcW w:w="2795" w:type="dxa"/>
            <w:tcBorders>
              <w:right w:val="nil"/>
            </w:tcBorders>
            <w:vAlign w:val="center"/>
          </w:tcPr>
          <w:p w14:paraId="08ABFC76" w14:textId="4F5DA554" w:rsidR="00E00EE5" w:rsidRPr="00817EB8" w:rsidRDefault="0014404A" w:rsidP="00845146">
            <w:pPr>
              <w:spacing w:before="40" w:after="40" w:line="240" w:lineRule="auto"/>
              <w:ind w:firstLine="5"/>
              <w:rPr>
                <w:sz w:val="22"/>
              </w:rPr>
            </w:pPr>
            <w:ins w:id="441" w:author="Перов Дмитрий Александрович" w:date="2021-03-10T11:51:00Z">
              <w:r>
                <w:rPr>
                  <w:sz w:val="22"/>
                </w:rPr>
                <w:t>Для измерения входного сопротивления каналов</w:t>
              </w:r>
            </w:ins>
          </w:p>
        </w:tc>
      </w:tr>
      <w:tr w:rsidR="00E00EE5" w:rsidRPr="004355E1" w14:paraId="6F6D93D1" w14:textId="77777777" w:rsidTr="00485FAF">
        <w:trPr>
          <w:trHeight w:val="96"/>
        </w:trPr>
        <w:tc>
          <w:tcPr>
            <w:tcW w:w="1264" w:type="dxa"/>
            <w:tcBorders>
              <w:left w:val="nil"/>
            </w:tcBorders>
            <w:vAlign w:val="center"/>
          </w:tcPr>
          <w:p w14:paraId="42E08B03" w14:textId="11993A62" w:rsidR="00E00EE5" w:rsidRPr="00E90944" w:rsidRDefault="00E00EE5" w:rsidP="00845146">
            <w:pPr>
              <w:spacing w:before="20" w:after="20"/>
              <w:ind w:left="-149" w:right="-113" w:firstLine="142"/>
              <w:jc w:val="center"/>
              <w:rPr>
                <w:color w:val="000000"/>
                <w:sz w:val="24"/>
                <w:lang w:val="en-US"/>
              </w:rPr>
            </w:pPr>
            <w:ins w:id="442" w:author="Перов Дмитрий Александрович" w:date="2021-03-10T10:26:00Z">
              <w:r>
                <w:rPr>
                  <w:color w:val="000000"/>
                  <w:sz w:val="24"/>
                  <w:lang w:val="en-US"/>
                </w:rPr>
                <w:t>SA1</w:t>
              </w:r>
            </w:ins>
            <w:del w:id="443" w:author="Перов Дмитрий Александрович" w:date="2021-03-10T10:26:00Z">
              <w:r w:rsidDel="00682D02">
                <w:rPr>
                  <w:color w:val="000000"/>
                  <w:sz w:val="24"/>
                  <w:lang w:val="en-US"/>
                </w:rPr>
                <w:delText>P</w:delText>
              </w:r>
              <w:r w:rsidDel="00682D02">
                <w:rPr>
                  <w:color w:val="000000"/>
                  <w:sz w:val="24"/>
                </w:rPr>
                <w:delText>А</w:delText>
              </w:r>
              <w:r w:rsidDel="00682D02">
                <w:rPr>
                  <w:color w:val="000000"/>
                  <w:sz w:val="24"/>
                  <w:lang w:val="en-US"/>
                </w:rPr>
                <w:delText>1</w:delText>
              </w:r>
            </w:del>
          </w:p>
        </w:tc>
        <w:tc>
          <w:tcPr>
            <w:tcW w:w="5187" w:type="dxa"/>
            <w:vAlign w:val="center"/>
          </w:tcPr>
          <w:p w14:paraId="3B41D093" w14:textId="4F5182D7" w:rsidR="00E00EE5" w:rsidRDefault="00E00EE5" w:rsidP="00845146">
            <w:pPr>
              <w:spacing w:before="20" w:after="20"/>
              <w:rPr>
                <w:color w:val="000000"/>
                <w:sz w:val="24"/>
              </w:rPr>
            </w:pPr>
            <w:ins w:id="444" w:author="Перов Дмитрий Александрович" w:date="2021-03-10T10:26:00Z">
              <w:r>
                <w:rPr>
                  <w:color w:val="000000"/>
                  <w:sz w:val="24"/>
                </w:rPr>
                <w:t xml:space="preserve">Тумблер </w:t>
              </w:r>
              <w:r>
                <w:rPr>
                  <w:color w:val="000000"/>
                  <w:sz w:val="24"/>
                  <w:lang w:val="en-US"/>
                </w:rPr>
                <w:t>MTS-102</w:t>
              </w:r>
            </w:ins>
            <w:del w:id="445" w:author="Перов Дмитрий Александрович" w:date="2021-03-10T10:26:00Z">
              <w:r w:rsidDel="00682D02">
                <w:rPr>
                  <w:color w:val="000000"/>
                  <w:sz w:val="24"/>
                </w:rPr>
                <w:delText xml:space="preserve">Мультиметр </w:delText>
              </w:r>
              <w:r w:rsidRPr="001E17CA" w:rsidDel="00682D02">
                <w:rPr>
                  <w:color w:val="000000"/>
                  <w:sz w:val="24"/>
                  <w:lang w:val="en-US"/>
                </w:rPr>
                <w:delText xml:space="preserve">APPA </w:delText>
              </w:r>
              <w:r w:rsidRPr="001E17CA" w:rsidDel="00682D02">
                <w:rPr>
                  <w:color w:val="000000"/>
                  <w:sz w:val="24"/>
                </w:rPr>
                <w:delText>5</w:delText>
              </w:r>
              <w:r w:rsidRPr="001E17CA" w:rsidDel="00682D02">
                <w:rPr>
                  <w:color w:val="000000"/>
                  <w:sz w:val="24"/>
                  <w:lang w:val="en-US"/>
                </w:rPr>
                <w:delText>05</w:delText>
              </w:r>
            </w:del>
          </w:p>
        </w:tc>
        <w:tc>
          <w:tcPr>
            <w:tcW w:w="676" w:type="dxa"/>
            <w:vAlign w:val="center"/>
          </w:tcPr>
          <w:p w14:paraId="66EB731D" w14:textId="1DCD0C0E" w:rsidR="00E00EE5" w:rsidRPr="006F6E3C" w:rsidRDefault="00E00EE5" w:rsidP="00845146">
            <w:pPr>
              <w:spacing w:before="20" w:after="20"/>
              <w:jc w:val="center"/>
              <w:rPr>
                <w:color w:val="000000"/>
                <w:sz w:val="24"/>
              </w:rPr>
            </w:pPr>
            <w:ins w:id="446" w:author="Перов Дмитрий Александрович" w:date="2021-03-10T10:26:00Z">
              <w:r>
                <w:rPr>
                  <w:color w:val="000000"/>
                  <w:sz w:val="24"/>
                </w:rPr>
                <w:t>1</w:t>
              </w:r>
            </w:ins>
            <w:del w:id="447" w:author="Перов Дмитрий Александрович" w:date="2021-03-10T10:26:00Z">
              <w:r w:rsidDel="00682D02">
                <w:rPr>
                  <w:color w:val="000000"/>
                  <w:sz w:val="24"/>
                </w:rPr>
                <w:delText>1</w:delText>
              </w:r>
            </w:del>
          </w:p>
        </w:tc>
        <w:tc>
          <w:tcPr>
            <w:tcW w:w="2795" w:type="dxa"/>
            <w:tcBorders>
              <w:right w:val="nil"/>
            </w:tcBorders>
            <w:vAlign w:val="center"/>
          </w:tcPr>
          <w:p w14:paraId="71AC05F6" w14:textId="77777777" w:rsidR="00E00EE5" w:rsidRPr="00FC5944" w:rsidRDefault="00E00EE5" w:rsidP="00845146">
            <w:pPr>
              <w:spacing w:before="40" w:after="40" w:line="240" w:lineRule="auto"/>
              <w:ind w:firstLine="5"/>
              <w:rPr>
                <w:sz w:val="22"/>
                <w:lang w:val="en-US"/>
              </w:rPr>
            </w:pPr>
          </w:p>
        </w:tc>
      </w:tr>
      <w:tr w:rsidR="00E00EE5" w:rsidRPr="004355E1" w14:paraId="1BC3C94E" w14:textId="77777777" w:rsidTr="00485FAF">
        <w:trPr>
          <w:trHeight w:val="96"/>
        </w:trPr>
        <w:tc>
          <w:tcPr>
            <w:tcW w:w="1264" w:type="dxa"/>
            <w:tcBorders>
              <w:left w:val="nil"/>
            </w:tcBorders>
            <w:vAlign w:val="center"/>
          </w:tcPr>
          <w:p w14:paraId="4F19992D" w14:textId="5E5424AA" w:rsidR="00E00EE5" w:rsidRPr="00E90944" w:rsidRDefault="00E00EE5" w:rsidP="00845146">
            <w:pPr>
              <w:spacing w:before="20" w:after="20"/>
              <w:ind w:left="-149" w:right="-113" w:firstLine="142"/>
              <w:jc w:val="center"/>
              <w:rPr>
                <w:color w:val="000000"/>
                <w:sz w:val="24"/>
                <w:lang w:val="en-US"/>
              </w:rPr>
            </w:pPr>
            <w:ins w:id="448" w:author="Перов Дмитрий Александрович" w:date="2021-03-10T10:26:00Z">
              <w:r>
                <w:rPr>
                  <w:color w:val="000000"/>
                  <w:sz w:val="24"/>
                  <w:lang w:val="en-US"/>
                </w:rPr>
                <w:t>Eth_hub</w:t>
              </w:r>
            </w:ins>
          </w:p>
        </w:tc>
        <w:tc>
          <w:tcPr>
            <w:tcW w:w="5187" w:type="dxa"/>
            <w:vAlign w:val="center"/>
          </w:tcPr>
          <w:p w14:paraId="24163189" w14:textId="00AF9D14" w:rsidR="00E00EE5" w:rsidRPr="004260C1" w:rsidRDefault="00E00EE5" w:rsidP="00845146">
            <w:pPr>
              <w:spacing w:before="20" w:after="20"/>
              <w:rPr>
                <w:color w:val="000000"/>
                <w:sz w:val="24"/>
              </w:rPr>
            </w:pPr>
            <w:ins w:id="449" w:author="Перов Дмитрий Александрович" w:date="2021-03-10T10:26:00Z">
              <w:r w:rsidRPr="00845146">
                <w:rPr>
                  <w:color w:val="000000"/>
                  <w:sz w:val="24"/>
                </w:rPr>
                <w:t xml:space="preserve">Коммутатор </w:t>
              </w:r>
              <w:r>
                <w:rPr>
                  <w:color w:val="000000"/>
                  <w:sz w:val="24"/>
                </w:rPr>
                <w:t xml:space="preserve">сетевой </w:t>
              </w:r>
              <w:r w:rsidRPr="00845146">
                <w:rPr>
                  <w:color w:val="000000"/>
                  <w:sz w:val="24"/>
                </w:rPr>
                <w:t>TP-LINK LS1005</w:t>
              </w:r>
            </w:ins>
            <w:del w:id="450" w:author="Перов Дмитрий Александрович" w:date="2021-03-10T10:26:00Z">
              <w:r w:rsidDel="00682D02">
                <w:rPr>
                  <w:color w:val="000000"/>
                  <w:sz w:val="24"/>
                </w:rPr>
                <w:delText xml:space="preserve">Резистор </w:delText>
              </w:r>
              <w:r w:rsidRPr="00912170" w:rsidDel="00682D02">
                <w:rPr>
                  <w:color w:val="000000"/>
                  <w:sz w:val="24"/>
                </w:rPr>
                <w:delText xml:space="preserve">С2-29В-2 </w:delText>
              </w:r>
              <w:r w:rsidDel="00682D02">
                <w:rPr>
                  <w:color w:val="000000"/>
                  <w:sz w:val="24"/>
                </w:rPr>
                <w:delText>10 МОм ±1%</w:delText>
              </w:r>
            </w:del>
          </w:p>
        </w:tc>
        <w:tc>
          <w:tcPr>
            <w:tcW w:w="676" w:type="dxa"/>
            <w:vAlign w:val="center"/>
          </w:tcPr>
          <w:p w14:paraId="0277149D" w14:textId="159BD627" w:rsidR="00E00EE5" w:rsidRPr="00E90944" w:rsidRDefault="00E00EE5" w:rsidP="00845146">
            <w:pPr>
              <w:spacing w:before="20" w:after="20"/>
              <w:jc w:val="center"/>
              <w:rPr>
                <w:color w:val="000000"/>
                <w:sz w:val="24"/>
                <w:lang w:val="en-US"/>
              </w:rPr>
            </w:pPr>
            <w:ins w:id="451" w:author="Перов Дмитрий Александрович" w:date="2021-03-10T10:26:00Z">
              <w:r>
                <w:rPr>
                  <w:color w:val="000000"/>
                  <w:sz w:val="24"/>
                </w:rPr>
                <w:t>1</w:t>
              </w:r>
            </w:ins>
            <w:del w:id="452" w:author="Перов Дмитрий Александрович" w:date="2021-03-10T10:26:00Z">
              <w:r w:rsidDel="00682D02">
                <w:rPr>
                  <w:color w:val="000000"/>
                  <w:sz w:val="24"/>
                  <w:lang w:val="en-US"/>
                </w:rPr>
                <w:delText>1</w:delText>
              </w:r>
            </w:del>
          </w:p>
        </w:tc>
        <w:tc>
          <w:tcPr>
            <w:tcW w:w="2795" w:type="dxa"/>
            <w:tcBorders>
              <w:right w:val="nil"/>
            </w:tcBorders>
            <w:vAlign w:val="center"/>
          </w:tcPr>
          <w:p w14:paraId="2D5E7539" w14:textId="77777777" w:rsidR="00E00EE5" w:rsidRPr="00FC5944" w:rsidRDefault="00E00EE5" w:rsidP="00845146">
            <w:pPr>
              <w:spacing w:before="40" w:after="40" w:line="240" w:lineRule="auto"/>
              <w:ind w:firstLine="5"/>
              <w:rPr>
                <w:sz w:val="22"/>
                <w:lang w:val="en-US"/>
              </w:rPr>
            </w:pPr>
          </w:p>
        </w:tc>
      </w:tr>
      <w:tr w:rsidR="00E00EE5" w:rsidRPr="004355E1" w14:paraId="27369ADD" w14:textId="77777777" w:rsidTr="00485FAF">
        <w:trPr>
          <w:trHeight w:val="96"/>
        </w:trPr>
        <w:tc>
          <w:tcPr>
            <w:tcW w:w="1264" w:type="dxa"/>
            <w:tcBorders>
              <w:left w:val="nil"/>
            </w:tcBorders>
            <w:vAlign w:val="center"/>
          </w:tcPr>
          <w:p w14:paraId="300E5C17" w14:textId="5F6A15C9" w:rsidR="00E00EE5" w:rsidRDefault="00E00EE5" w:rsidP="00845146">
            <w:pPr>
              <w:spacing w:before="20" w:after="20"/>
              <w:ind w:left="-149" w:right="-113" w:firstLine="142"/>
              <w:jc w:val="center"/>
              <w:rPr>
                <w:color w:val="000000"/>
                <w:sz w:val="24"/>
                <w:lang w:val="en-US"/>
              </w:rPr>
            </w:pPr>
            <w:ins w:id="453" w:author="Перов Дмитрий Александрович" w:date="2021-03-10T10:26:00Z">
              <w:r>
                <w:rPr>
                  <w:color w:val="000000"/>
                  <w:sz w:val="24"/>
                  <w:lang w:val="en-US"/>
                </w:rPr>
                <w:t>QF1</w:t>
              </w:r>
            </w:ins>
            <w:del w:id="454" w:author="Перов Дмитрий Александрович" w:date="2021-03-10T10:26:00Z">
              <w:r w:rsidDel="00682D02">
                <w:rPr>
                  <w:color w:val="000000"/>
                  <w:sz w:val="24"/>
                  <w:lang w:val="en-US"/>
                </w:rPr>
                <w:delText>SA1</w:delText>
              </w:r>
            </w:del>
          </w:p>
        </w:tc>
        <w:tc>
          <w:tcPr>
            <w:tcW w:w="5187" w:type="dxa"/>
            <w:vAlign w:val="center"/>
          </w:tcPr>
          <w:p w14:paraId="31EFBA85" w14:textId="4D132AA5" w:rsidR="00E00EE5" w:rsidRPr="00E90944" w:rsidRDefault="00E00EE5" w:rsidP="00845146">
            <w:pPr>
              <w:spacing w:before="20" w:after="20"/>
              <w:rPr>
                <w:color w:val="000000"/>
                <w:sz w:val="24"/>
              </w:rPr>
            </w:pPr>
            <w:ins w:id="455" w:author="Перов Дмитрий Александрович" w:date="2021-03-10T10:26:00Z">
              <w:r w:rsidRPr="00845146">
                <w:rPr>
                  <w:color w:val="000000"/>
                  <w:sz w:val="24"/>
                </w:rPr>
                <w:t xml:space="preserve">Автоматический выключатель </w:t>
              </w:r>
              <w:r w:rsidRPr="00845146">
                <w:rPr>
                  <w:color w:val="000000"/>
                  <w:sz w:val="24"/>
                  <w:lang w:val="en-US"/>
                </w:rPr>
                <w:t>IEK</w:t>
              </w:r>
              <w:r w:rsidRPr="00845146">
                <w:rPr>
                  <w:color w:val="000000"/>
                  <w:sz w:val="24"/>
                </w:rPr>
                <w:t xml:space="preserve"> ВА 47-29 2</w:t>
              </w:r>
              <w:r w:rsidRPr="00845146">
                <w:rPr>
                  <w:color w:val="000000"/>
                  <w:sz w:val="24"/>
                  <w:lang w:val="en-US"/>
                </w:rPr>
                <w:t>P</w:t>
              </w:r>
              <w:r w:rsidRPr="00845146">
                <w:rPr>
                  <w:color w:val="000000"/>
                  <w:sz w:val="24"/>
                </w:rPr>
                <w:t xml:space="preserve"> (</w:t>
              </w:r>
              <w:r w:rsidRPr="00845146">
                <w:rPr>
                  <w:color w:val="000000"/>
                  <w:sz w:val="24"/>
                  <w:lang w:val="en-US"/>
                </w:rPr>
                <w:t>C</w:t>
              </w:r>
              <w:r w:rsidRPr="00845146">
                <w:rPr>
                  <w:color w:val="000000"/>
                  <w:sz w:val="24"/>
                </w:rPr>
                <w:t>) 4,5</w:t>
              </w:r>
              <w:r w:rsidRPr="00845146">
                <w:rPr>
                  <w:color w:val="000000"/>
                  <w:sz w:val="24"/>
                  <w:lang w:val="en-US"/>
                </w:rPr>
                <w:t>kA</w:t>
              </w:r>
              <w:r w:rsidRPr="00845146">
                <w:rPr>
                  <w:color w:val="000000"/>
                  <w:sz w:val="24"/>
                </w:rPr>
                <w:t xml:space="preserve"> 10 А</w:t>
              </w:r>
            </w:ins>
            <w:del w:id="456" w:author="Перов Дмитрий Александрович" w:date="2021-03-10T10:26:00Z">
              <w:r w:rsidDel="00682D02">
                <w:rPr>
                  <w:color w:val="000000"/>
                  <w:sz w:val="24"/>
                </w:rPr>
                <w:delText xml:space="preserve">Тумблер </w:delText>
              </w:r>
              <w:r w:rsidDel="00682D02">
                <w:rPr>
                  <w:color w:val="000000"/>
                  <w:sz w:val="24"/>
                  <w:lang w:val="en-US"/>
                </w:rPr>
                <w:delText>MTS</w:delText>
              </w:r>
              <w:r w:rsidRPr="00E00EE5" w:rsidDel="00682D02">
                <w:rPr>
                  <w:color w:val="000000"/>
                  <w:sz w:val="24"/>
                  <w:rPrChange w:id="457" w:author="Перов Дмитрий Александрович" w:date="2021-03-10T10:26:00Z">
                    <w:rPr>
                      <w:color w:val="000000"/>
                      <w:sz w:val="24"/>
                      <w:lang w:val="en-US"/>
                    </w:rPr>
                  </w:rPrChange>
                </w:rPr>
                <w:delText>-102</w:delText>
              </w:r>
            </w:del>
          </w:p>
        </w:tc>
        <w:tc>
          <w:tcPr>
            <w:tcW w:w="676" w:type="dxa"/>
            <w:vAlign w:val="center"/>
          </w:tcPr>
          <w:p w14:paraId="54D343D3" w14:textId="0C66432F" w:rsidR="00E00EE5" w:rsidRPr="00E90944" w:rsidRDefault="00E00EE5" w:rsidP="00845146">
            <w:pPr>
              <w:spacing w:before="20" w:after="20"/>
              <w:jc w:val="center"/>
              <w:rPr>
                <w:color w:val="000000"/>
                <w:sz w:val="24"/>
              </w:rPr>
            </w:pPr>
            <w:ins w:id="458" w:author="Перов Дмитрий Александрович" w:date="2021-03-10T10:26:00Z">
              <w:r>
                <w:rPr>
                  <w:color w:val="000000"/>
                  <w:sz w:val="24"/>
                </w:rPr>
                <w:t>1</w:t>
              </w:r>
            </w:ins>
            <w:del w:id="459" w:author="Перов Дмитрий Александрович" w:date="2021-03-10T10:26:00Z">
              <w:r w:rsidDel="00682D02">
                <w:rPr>
                  <w:color w:val="000000"/>
                  <w:sz w:val="24"/>
                </w:rPr>
                <w:delText>1</w:delText>
              </w:r>
            </w:del>
          </w:p>
        </w:tc>
        <w:tc>
          <w:tcPr>
            <w:tcW w:w="2795" w:type="dxa"/>
            <w:tcBorders>
              <w:right w:val="nil"/>
            </w:tcBorders>
            <w:vAlign w:val="center"/>
          </w:tcPr>
          <w:p w14:paraId="47DDE8BE" w14:textId="77777777" w:rsidR="00E00EE5" w:rsidRPr="00FC5944" w:rsidRDefault="00E00EE5" w:rsidP="00845146">
            <w:pPr>
              <w:spacing w:before="40" w:after="40" w:line="240" w:lineRule="auto"/>
              <w:ind w:firstLine="5"/>
              <w:rPr>
                <w:sz w:val="22"/>
                <w:lang w:val="en-US"/>
              </w:rPr>
            </w:pPr>
          </w:p>
        </w:tc>
      </w:tr>
      <w:tr w:rsidR="00E00EE5" w:rsidRPr="004355E1" w14:paraId="0BA52F24" w14:textId="77777777" w:rsidTr="00485FAF">
        <w:trPr>
          <w:trHeight w:val="96"/>
        </w:trPr>
        <w:tc>
          <w:tcPr>
            <w:tcW w:w="1264" w:type="dxa"/>
            <w:tcBorders>
              <w:left w:val="nil"/>
            </w:tcBorders>
            <w:vAlign w:val="center"/>
          </w:tcPr>
          <w:p w14:paraId="329ADFE2" w14:textId="198B4527" w:rsidR="00E00EE5" w:rsidRPr="00845146" w:rsidRDefault="00E00EE5" w:rsidP="00E704DB">
            <w:pPr>
              <w:spacing w:before="20" w:after="20"/>
              <w:ind w:left="-149" w:right="-113" w:firstLine="142"/>
              <w:jc w:val="center"/>
              <w:rPr>
                <w:color w:val="000000"/>
                <w:sz w:val="24"/>
                <w:lang w:val="en-US"/>
              </w:rPr>
            </w:pPr>
            <w:ins w:id="460" w:author="Перов Дмитрий Александрович" w:date="2021-03-10T10:26:00Z">
              <w:r>
                <w:rPr>
                  <w:color w:val="000000"/>
                  <w:sz w:val="24"/>
                  <w:lang w:val="en-US"/>
                </w:rPr>
                <w:t>WH1</w:t>
              </w:r>
            </w:ins>
            <w:del w:id="461" w:author="Перов Дмитрий Александрович" w:date="2021-03-10T10:26:00Z">
              <w:r w:rsidDel="00682D02">
                <w:rPr>
                  <w:color w:val="000000"/>
                  <w:sz w:val="24"/>
                  <w:lang w:val="en-US"/>
                </w:rPr>
                <w:delText>Eth_hub</w:delText>
              </w:r>
            </w:del>
          </w:p>
        </w:tc>
        <w:tc>
          <w:tcPr>
            <w:tcW w:w="5187" w:type="dxa"/>
            <w:vAlign w:val="center"/>
          </w:tcPr>
          <w:p w14:paraId="7A8BB0E6" w14:textId="185F3FE0" w:rsidR="00E00EE5" w:rsidRDefault="00E00EE5" w:rsidP="00E704DB">
            <w:pPr>
              <w:spacing w:before="20" w:after="20"/>
              <w:rPr>
                <w:color w:val="000000"/>
                <w:sz w:val="24"/>
              </w:rPr>
            </w:pPr>
            <w:ins w:id="462" w:author="Перов Дмитрий Александрович" w:date="2021-03-10T10:26:00Z">
              <w:r w:rsidRPr="00845146">
                <w:rPr>
                  <w:color w:val="000000"/>
                  <w:sz w:val="24"/>
                </w:rPr>
                <w:t>Счетчик электроэнергии Меркурий 206 RN</w:t>
              </w:r>
              <w:r>
                <w:rPr>
                  <w:color w:val="000000"/>
                  <w:sz w:val="24"/>
                  <w:lang w:val="en-US"/>
                </w:rPr>
                <w:t>SNO</w:t>
              </w:r>
            </w:ins>
            <w:del w:id="463" w:author="Перов Дмитрий Александрович" w:date="2021-03-10T10:26:00Z">
              <w:r w:rsidRPr="00845146" w:rsidDel="00682D02">
                <w:rPr>
                  <w:color w:val="000000"/>
                  <w:sz w:val="24"/>
                </w:rPr>
                <w:delText xml:space="preserve">Коммутатор </w:delText>
              </w:r>
              <w:r w:rsidDel="00682D02">
                <w:rPr>
                  <w:color w:val="000000"/>
                  <w:sz w:val="24"/>
                </w:rPr>
                <w:delText xml:space="preserve">сетевой </w:delText>
              </w:r>
              <w:r w:rsidRPr="00845146" w:rsidDel="00682D02">
                <w:rPr>
                  <w:color w:val="000000"/>
                  <w:sz w:val="24"/>
                </w:rPr>
                <w:delText>TP-LINK LS1005</w:delText>
              </w:r>
            </w:del>
          </w:p>
        </w:tc>
        <w:tc>
          <w:tcPr>
            <w:tcW w:w="676" w:type="dxa"/>
            <w:vAlign w:val="center"/>
          </w:tcPr>
          <w:p w14:paraId="5C0E528D" w14:textId="52AF7635" w:rsidR="00E00EE5" w:rsidRDefault="00E00EE5" w:rsidP="00E704DB">
            <w:pPr>
              <w:spacing w:before="20" w:after="20"/>
              <w:jc w:val="center"/>
              <w:rPr>
                <w:color w:val="000000"/>
                <w:sz w:val="24"/>
              </w:rPr>
            </w:pPr>
            <w:ins w:id="464" w:author="Перов Дмитрий Александрович" w:date="2021-03-10T10:26:00Z">
              <w:r>
                <w:rPr>
                  <w:color w:val="000000"/>
                  <w:sz w:val="24"/>
                  <w:lang w:val="en-US"/>
                </w:rPr>
                <w:t>1</w:t>
              </w:r>
            </w:ins>
            <w:del w:id="465" w:author="Перов Дмитрий Александрович" w:date="2021-03-10T10:26:00Z">
              <w:r w:rsidDel="00682D02">
                <w:rPr>
                  <w:color w:val="000000"/>
                  <w:sz w:val="24"/>
                </w:rPr>
                <w:delText>1</w:delText>
              </w:r>
            </w:del>
          </w:p>
        </w:tc>
        <w:tc>
          <w:tcPr>
            <w:tcW w:w="2795" w:type="dxa"/>
            <w:tcBorders>
              <w:right w:val="nil"/>
            </w:tcBorders>
            <w:vAlign w:val="center"/>
          </w:tcPr>
          <w:p w14:paraId="2C81D3C0" w14:textId="77777777" w:rsidR="00E00EE5" w:rsidRPr="00FC5944" w:rsidRDefault="00E00EE5" w:rsidP="00E704DB">
            <w:pPr>
              <w:spacing w:before="40" w:after="40" w:line="240" w:lineRule="auto"/>
              <w:ind w:firstLine="5"/>
              <w:rPr>
                <w:sz w:val="22"/>
                <w:lang w:val="en-US"/>
              </w:rPr>
            </w:pPr>
          </w:p>
        </w:tc>
      </w:tr>
      <w:tr w:rsidR="00E00EE5" w:rsidRPr="004355E1" w14:paraId="10FD0E6A" w14:textId="77777777" w:rsidTr="00485FAF">
        <w:tc>
          <w:tcPr>
            <w:tcW w:w="1264" w:type="dxa"/>
            <w:tcBorders>
              <w:left w:val="nil"/>
            </w:tcBorders>
            <w:vAlign w:val="center"/>
          </w:tcPr>
          <w:p w14:paraId="417CF1E5" w14:textId="30569F0E" w:rsidR="00E00EE5" w:rsidRPr="00845146" w:rsidRDefault="00E00EE5" w:rsidP="00E704DB">
            <w:pPr>
              <w:spacing w:before="20" w:after="20"/>
              <w:ind w:left="-149" w:right="-113" w:firstLine="142"/>
              <w:jc w:val="center"/>
              <w:rPr>
                <w:color w:val="000000"/>
                <w:sz w:val="24"/>
                <w:lang w:val="en-US"/>
              </w:rPr>
            </w:pPr>
            <w:del w:id="466" w:author="Перов Дмитрий Александрович" w:date="2021-03-10T10:26:00Z">
              <w:r w:rsidDel="00682D02">
                <w:rPr>
                  <w:color w:val="000000"/>
                  <w:sz w:val="24"/>
                  <w:lang w:val="en-US"/>
                </w:rPr>
                <w:delText>QF1</w:delText>
              </w:r>
            </w:del>
          </w:p>
        </w:tc>
        <w:tc>
          <w:tcPr>
            <w:tcW w:w="5187" w:type="dxa"/>
            <w:vAlign w:val="center"/>
          </w:tcPr>
          <w:p w14:paraId="7158B029" w14:textId="7C0FD6DB" w:rsidR="00E00EE5" w:rsidRPr="00845146" w:rsidRDefault="00E00EE5" w:rsidP="00E704DB">
            <w:pPr>
              <w:spacing w:before="20" w:after="20"/>
              <w:rPr>
                <w:color w:val="000000"/>
                <w:sz w:val="24"/>
              </w:rPr>
            </w:pPr>
            <w:ins w:id="467" w:author="Перов Дмитрий Александрович" w:date="2021-03-10T10:26:00Z">
              <w:r>
                <w:rPr>
                  <w:color w:val="000000"/>
                  <w:sz w:val="24"/>
                </w:rPr>
                <w:t xml:space="preserve">Кабель </w:t>
              </w:r>
              <w:r>
                <w:rPr>
                  <w:color w:val="000000"/>
                  <w:sz w:val="24"/>
                  <w:lang w:val="en-US"/>
                </w:rPr>
                <w:t>USB-microUSB</w:t>
              </w:r>
            </w:ins>
            <w:del w:id="468" w:author="Перов Дмитрий Александрович" w:date="2021-03-10T10:26:00Z">
              <w:r w:rsidRPr="00845146" w:rsidDel="00682D02">
                <w:rPr>
                  <w:color w:val="000000"/>
                  <w:sz w:val="24"/>
                </w:rPr>
                <w:delText xml:space="preserve">Автоматический выключатель </w:delText>
              </w:r>
              <w:r w:rsidRPr="00845146" w:rsidDel="00682D02">
                <w:rPr>
                  <w:color w:val="000000"/>
                  <w:sz w:val="24"/>
                  <w:lang w:val="en-US"/>
                </w:rPr>
                <w:delText>IEK</w:delText>
              </w:r>
              <w:r w:rsidRPr="00845146" w:rsidDel="00682D02">
                <w:rPr>
                  <w:color w:val="000000"/>
                  <w:sz w:val="24"/>
                </w:rPr>
                <w:delText xml:space="preserve"> ВА 47-29 2</w:delText>
              </w:r>
              <w:r w:rsidRPr="00845146" w:rsidDel="00682D02">
                <w:rPr>
                  <w:color w:val="000000"/>
                  <w:sz w:val="24"/>
                  <w:lang w:val="en-US"/>
                </w:rPr>
                <w:delText>P</w:delText>
              </w:r>
              <w:r w:rsidRPr="00845146" w:rsidDel="00682D02">
                <w:rPr>
                  <w:color w:val="000000"/>
                  <w:sz w:val="24"/>
                </w:rPr>
                <w:delText xml:space="preserve"> (</w:delText>
              </w:r>
              <w:r w:rsidRPr="00845146" w:rsidDel="00682D02">
                <w:rPr>
                  <w:color w:val="000000"/>
                  <w:sz w:val="24"/>
                  <w:lang w:val="en-US"/>
                </w:rPr>
                <w:delText>C</w:delText>
              </w:r>
              <w:r w:rsidRPr="00845146" w:rsidDel="00682D02">
                <w:rPr>
                  <w:color w:val="000000"/>
                  <w:sz w:val="24"/>
                </w:rPr>
                <w:delText>) 4,5</w:delText>
              </w:r>
              <w:r w:rsidRPr="00845146" w:rsidDel="00682D02">
                <w:rPr>
                  <w:color w:val="000000"/>
                  <w:sz w:val="24"/>
                  <w:lang w:val="en-US"/>
                </w:rPr>
                <w:delText>kA</w:delText>
              </w:r>
              <w:r w:rsidRPr="00845146" w:rsidDel="00682D02">
                <w:rPr>
                  <w:color w:val="000000"/>
                  <w:sz w:val="24"/>
                </w:rPr>
                <w:delText xml:space="preserve"> 10 А</w:delText>
              </w:r>
            </w:del>
          </w:p>
        </w:tc>
        <w:tc>
          <w:tcPr>
            <w:tcW w:w="676" w:type="dxa"/>
            <w:vAlign w:val="center"/>
          </w:tcPr>
          <w:p w14:paraId="726B0A28" w14:textId="083140F9" w:rsidR="00E00EE5" w:rsidRPr="00BB2D88" w:rsidRDefault="00E00EE5" w:rsidP="00E704DB">
            <w:pPr>
              <w:spacing w:before="20" w:after="20"/>
              <w:jc w:val="center"/>
              <w:rPr>
                <w:color w:val="000000"/>
                <w:sz w:val="24"/>
              </w:rPr>
            </w:pPr>
            <w:ins w:id="469" w:author="Перов Дмитрий Александрович" w:date="2021-03-10T10:26:00Z">
              <w:r>
                <w:rPr>
                  <w:color w:val="000000"/>
                  <w:sz w:val="24"/>
                  <w:lang w:val="en-US"/>
                </w:rPr>
                <w:t>1</w:t>
              </w:r>
            </w:ins>
            <w:del w:id="470" w:author="Перов Дмитрий Александрович" w:date="2021-03-10T10:26:00Z">
              <w:r w:rsidDel="00682D02">
                <w:rPr>
                  <w:color w:val="000000"/>
                  <w:sz w:val="24"/>
                </w:rPr>
                <w:delText>1</w:delText>
              </w:r>
            </w:del>
          </w:p>
        </w:tc>
        <w:tc>
          <w:tcPr>
            <w:tcW w:w="2795" w:type="dxa"/>
            <w:tcBorders>
              <w:right w:val="nil"/>
            </w:tcBorders>
            <w:vAlign w:val="center"/>
          </w:tcPr>
          <w:p w14:paraId="0F7184B7" w14:textId="4F070C71" w:rsidR="00E00EE5" w:rsidRPr="00845146" w:rsidRDefault="00E00EE5" w:rsidP="00E704DB">
            <w:pPr>
              <w:spacing w:before="40" w:after="40" w:line="240" w:lineRule="auto"/>
              <w:ind w:firstLine="5"/>
              <w:rPr>
                <w:sz w:val="22"/>
              </w:rPr>
            </w:pPr>
          </w:p>
        </w:tc>
      </w:tr>
      <w:tr w:rsidR="00E00EE5" w:rsidRPr="004355E1" w14:paraId="4A4603BE" w14:textId="77777777" w:rsidTr="00485FAF">
        <w:tc>
          <w:tcPr>
            <w:tcW w:w="1264" w:type="dxa"/>
            <w:tcBorders>
              <w:left w:val="nil"/>
            </w:tcBorders>
            <w:vAlign w:val="center"/>
          </w:tcPr>
          <w:p w14:paraId="571EB93F" w14:textId="64963791" w:rsidR="00E00EE5" w:rsidRPr="00845146" w:rsidRDefault="00E00EE5" w:rsidP="00E704DB">
            <w:pPr>
              <w:spacing w:before="20" w:after="20"/>
              <w:ind w:left="-149" w:right="-113" w:firstLine="142"/>
              <w:jc w:val="center"/>
              <w:rPr>
                <w:color w:val="000000"/>
                <w:sz w:val="24"/>
                <w:lang w:val="en-US"/>
              </w:rPr>
            </w:pPr>
            <w:del w:id="471" w:author="Перов Дмитрий Александрович" w:date="2021-03-10T10:26:00Z">
              <w:r w:rsidDel="00682D02">
                <w:rPr>
                  <w:color w:val="000000"/>
                  <w:sz w:val="24"/>
                  <w:lang w:val="en-US"/>
                </w:rPr>
                <w:delText>WH1</w:delText>
              </w:r>
            </w:del>
          </w:p>
        </w:tc>
        <w:tc>
          <w:tcPr>
            <w:tcW w:w="5187" w:type="dxa"/>
            <w:vAlign w:val="center"/>
          </w:tcPr>
          <w:p w14:paraId="50B57D54" w14:textId="43FC95D0" w:rsidR="00E00EE5" w:rsidRPr="00845146" w:rsidRDefault="00E00EE5" w:rsidP="00E704DB">
            <w:pPr>
              <w:spacing w:before="20" w:after="20"/>
              <w:rPr>
                <w:color w:val="000000"/>
                <w:sz w:val="24"/>
                <w:lang w:val="en-US"/>
              </w:rPr>
            </w:pPr>
            <w:ins w:id="472" w:author="Перов Дмитрий Александрович" w:date="2021-03-10T10:26:00Z">
              <w:r>
                <w:rPr>
                  <w:color w:val="000000"/>
                  <w:sz w:val="24"/>
                </w:rPr>
                <w:t>Патчкорд UTP-5</w:t>
              </w:r>
            </w:ins>
            <w:del w:id="473" w:author="Перов Дмитрий Александрович" w:date="2021-03-10T10:26:00Z">
              <w:r w:rsidRPr="00845146" w:rsidDel="00682D02">
                <w:rPr>
                  <w:color w:val="000000"/>
                  <w:sz w:val="24"/>
                </w:rPr>
                <w:delText>Счетчик электроэнергии Меркурий 206 RN</w:delText>
              </w:r>
              <w:r w:rsidDel="00682D02">
                <w:rPr>
                  <w:color w:val="000000"/>
                  <w:sz w:val="24"/>
                  <w:lang w:val="en-US"/>
                </w:rPr>
                <w:delText>SNO</w:delText>
              </w:r>
            </w:del>
          </w:p>
        </w:tc>
        <w:tc>
          <w:tcPr>
            <w:tcW w:w="676" w:type="dxa"/>
            <w:vAlign w:val="center"/>
          </w:tcPr>
          <w:p w14:paraId="5D95D861" w14:textId="07E53DB5" w:rsidR="00E00EE5" w:rsidRPr="00845146" w:rsidRDefault="00E00EE5" w:rsidP="00E704DB">
            <w:pPr>
              <w:spacing w:before="20" w:after="20"/>
              <w:jc w:val="center"/>
              <w:rPr>
                <w:color w:val="000000"/>
                <w:sz w:val="24"/>
                <w:lang w:val="en-US"/>
              </w:rPr>
            </w:pPr>
            <w:ins w:id="474" w:author="Перов Дмитрий Александрович" w:date="2021-03-10T10:26:00Z">
              <w:r>
                <w:rPr>
                  <w:color w:val="000000"/>
                  <w:sz w:val="24"/>
                  <w:lang w:val="en-US"/>
                </w:rPr>
                <w:t>2</w:t>
              </w:r>
            </w:ins>
            <w:del w:id="475" w:author="Перов Дмитрий Александрович" w:date="2021-03-10T10:26:00Z">
              <w:r w:rsidDel="00682D02">
                <w:rPr>
                  <w:color w:val="000000"/>
                  <w:sz w:val="24"/>
                  <w:lang w:val="en-US"/>
                </w:rPr>
                <w:delText>1</w:delText>
              </w:r>
            </w:del>
          </w:p>
        </w:tc>
        <w:tc>
          <w:tcPr>
            <w:tcW w:w="2795" w:type="dxa"/>
            <w:tcBorders>
              <w:right w:val="nil"/>
            </w:tcBorders>
            <w:vAlign w:val="center"/>
          </w:tcPr>
          <w:p w14:paraId="589AEB69" w14:textId="77777777" w:rsidR="00E00EE5" w:rsidRPr="004355E1" w:rsidRDefault="00E00EE5" w:rsidP="00E704DB">
            <w:pPr>
              <w:spacing w:before="40" w:after="40" w:line="240" w:lineRule="auto"/>
              <w:ind w:firstLine="5"/>
              <w:rPr>
                <w:sz w:val="22"/>
              </w:rPr>
            </w:pPr>
          </w:p>
        </w:tc>
      </w:tr>
      <w:tr w:rsidR="00E00EE5" w:rsidRPr="004355E1" w14:paraId="0717D957" w14:textId="77777777" w:rsidTr="00485FAF">
        <w:tc>
          <w:tcPr>
            <w:tcW w:w="1264" w:type="dxa"/>
            <w:tcBorders>
              <w:left w:val="nil"/>
            </w:tcBorders>
            <w:vAlign w:val="center"/>
          </w:tcPr>
          <w:p w14:paraId="6E6F76FA" w14:textId="77777777" w:rsidR="00E00EE5" w:rsidRDefault="00E00EE5" w:rsidP="00E704DB">
            <w:pPr>
              <w:spacing w:before="20" w:after="20"/>
              <w:ind w:left="-149" w:right="-113" w:firstLine="142"/>
              <w:jc w:val="center"/>
              <w:rPr>
                <w:color w:val="000000"/>
                <w:sz w:val="24"/>
                <w:lang w:val="en-US"/>
              </w:rPr>
            </w:pPr>
          </w:p>
        </w:tc>
        <w:tc>
          <w:tcPr>
            <w:tcW w:w="5187" w:type="dxa"/>
            <w:vAlign w:val="center"/>
          </w:tcPr>
          <w:p w14:paraId="45345313" w14:textId="55140917" w:rsidR="00E00EE5" w:rsidRPr="00485FAF" w:rsidRDefault="00E00EE5" w:rsidP="00E704DB">
            <w:pPr>
              <w:spacing w:before="20" w:after="20"/>
              <w:rPr>
                <w:color w:val="000000"/>
                <w:sz w:val="24"/>
                <w:lang w:val="en-US"/>
              </w:rPr>
            </w:pPr>
            <w:ins w:id="476" w:author="Перов Дмитрий Александрович" w:date="2021-03-10T10:26:00Z">
              <w:r w:rsidRPr="00914DE1">
                <w:rPr>
                  <w:sz w:val="24"/>
                </w:rPr>
                <w:t>Внешняя</w:t>
              </w:r>
              <w:r w:rsidRPr="00E00EE5">
                <w:rPr>
                  <w:sz w:val="24"/>
                  <w:lang w:val="en-US"/>
                  <w:rPrChange w:id="477" w:author="Перов Дмитрий Александрович" w:date="2021-03-10T10:26:00Z">
                    <w:rPr>
                      <w:sz w:val="24"/>
                    </w:rPr>
                  </w:rPrChange>
                </w:rPr>
                <w:t xml:space="preserve"> </w:t>
              </w:r>
              <w:r w:rsidRPr="00914DE1">
                <w:rPr>
                  <w:sz w:val="24"/>
                </w:rPr>
                <w:t>антенна</w:t>
              </w:r>
              <w:r w:rsidRPr="00E00EE5">
                <w:rPr>
                  <w:sz w:val="24"/>
                  <w:lang w:val="en-US"/>
                  <w:rPrChange w:id="478" w:author="Перов Дмитрий Александрович" w:date="2021-03-10T10:26:00Z">
                    <w:rPr>
                      <w:sz w:val="24"/>
                    </w:rPr>
                  </w:rPrChange>
                </w:rPr>
                <w:t xml:space="preserve"> </w:t>
              </w:r>
              <w:r w:rsidRPr="00914DE1">
                <w:rPr>
                  <w:sz w:val="24"/>
                  <w:lang w:val="en-US"/>
                </w:rPr>
                <w:t>GSM</w:t>
              </w:r>
              <w:r w:rsidRPr="00E00EE5">
                <w:rPr>
                  <w:sz w:val="24"/>
                  <w:lang w:val="en-US"/>
                  <w:rPrChange w:id="479" w:author="Перов Дмитрий Александрович" w:date="2021-03-10T10:26:00Z">
                    <w:rPr>
                      <w:sz w:val="24"/>
                    </w:rPr>
                  </w:rPrChange>
                </w:rPr>
                <w:t xml:space="preserve"> TELEOFIS RC30 SMA</w:t>
              </w:r>
            </w:ins>
            <w:del w:id="480" w:author="Перов Дмитрий Александрович" w:date="2021-03-10T10:26:00Z">
              <w:r w:rsidDel="00682D02">
                <w:rPr>
                  <w:color w:val="000000"/>
                  <w:sz w:val="24"/>
                </w:rPr>
                <w:delText>Кабель</w:delText>
              </w:r>
              <w:r w:rsidRPr="00E00EE5" w:rsidDel="00682D02">
                <w:rPr>
                  <w:color w:val="000000"/>
                  <w:sz w:val="24"/>
                  <w:lang w:val="en-US"/>
                  <w:rPrChange w:id="481" w:author="Перов Дмитрий Александрович" w:date="2021-03-10T10:26:00Z">
                    <w:rPr>
                      <w:color w:val="000000"/>
                      <w:sz w:val="24"/>
                    </w:rPr>
                  </w:rPrChange>
                </w:rPr>
                <w:delText xml:space="preserve"> </w:delText>
              </w:r>
              <w:r w:rsidDel="00682D02">
                <w:rPr>
                  <w:color w:val="000000"/>
                  <w:sz w:val="24"/>
                  <w:lang w:val="en-US"/>
                </w:rPr>
                <w:delText>USB-microUSB</w:delText>
              </w:r>
            </w:del>
          </w:p>
        </w:tc>
        <w:tc>
          <w:tcPr>
            <w:tcW w:w="676" w:type="dxa"/>
            <w:vAlign w:val="center"/>
          </w:tcPr>
          <w:p w14:paraId="0363DC4B" w14:textId="2D487311" w:rsidR="00E00EE5" w:rsidRDefault="00E00EE5" w:rsidP="00E704DB">
            <w:pPr>
              <w:spacing w:before="20" w:after="20"/>
              <w:jc w:val="center"/>
              <w:rPr>
                <w:color w:val="000000"/>
                <w:sz w:val="24"/>
                <w:lang w:val="en-US"/>
              </w:rPr>
            </w:pPr>
            <w:ins w:id="482" w:author="Перов Дмитрий Александрович" w:date="2021-03-10T10:26:00Z">
              <w:r>
                <w:rPr>
                  <w:color w:val="000000"/>
                  <w:sz w:val="24"/>
                </w:rPr>
                <w:t>1</w:t>
              </w:r>
            </w:ins>
            <w:del w:id="483" w:author="Перов Дмитрий Александрович" w:date="2021-03-10T10:26:00Z">
              <w:r w:rsidDel="00682D02">
                <w:rPr>
                  <w:color w:val="000000"/>
                  <w:sz w:val="24"/>
                  <w:lang w:val="en-US"/>
                </w:rPr>
                <w:delText>1</w:delText>
              </w:r>
            </w:del>
          </w:p>
        </w:tc>
        <w:tc>
          <w:tcPr>
            <w:tcW w:w="2795" w:type="dxa"/>
            <w:tcBorders>
              <w:right w:val="nil"/>
            </w:tcBorders>
            <w:vAlign w:val="center"/>
          </w:tcPr>
          <w:p w14:paraId="2906DB4D" w14:textId="77777777" w:rsidR="00E00EE5" w:rsidRPr="004355E1" w:rsidRDefault="00E00EE5" w:rsidP="00E704DB">
            <w:pPr>
              <w:spacing w:before="40" w:after="40" w:line="240" w:lineRule="auto"/>
              <w:ind w:firstLine="5"/>
              <w:rPr>
                <w:sz w:val="22"/>
              </w:rPr>
            </w:pPr>
          </w:p>
        </w:tc>
      </w:tr>
      <w:tr w:rsidR="00E00EE5" w:rsidRPr="004355E1" w14:paraId="5D272DEB" w14:textId="77777777" w:rsidTr="00485FAF">
        <w:tc>
          <w:tcPr>
            <w:tcW w:w="1264" w:type="dxa"/>
            <w:tcBorders>
              <w:left w:val="nil"/>
            </w:tcBorders>
            <w:vAlign w:val="center"/>
          </w:tcPr>
          <w:p w14:paraId="0F305BCB" w14:textId="77777777" w:rsidR="00E00EE5" w:rsidRDefault="00E00EE5" w:rsidP="00E704DB">
            <w:pPr>
              <w:spacing w:before="20" w:after="20"/>
              <w:ind w:left="-149" w:right="-113" w:firstLine="142"/>
              <w:jc w:val="center"/>
              <w:rPr>
                <w:color w:val="000000"/>
                <w:sz w:val="24"/>
                <w:lang w:val="en-US"/>
              </w:rPr>
            </w:pPr>
          </w:p>
        </w:tc>
        <w:tc>
          <w:tcPr>
            <w:tcW w:w="5187" w:type="dxa"/>
            <w:vAlign w:val="center"/>
          </w:tcPr>
          <w:p w14:paraId="4D3E2395" w14:textId="499BB5B3" w:rsidR="00E00EE5" w:rsidRPr="00485FAF" w:rsidRDefault="00E00EE5" w:rsidP="00E704DB">
            <w:pPr>
              <w:spacing w:before="20" w:after="20"/>
              <w:rPr>
                <w:color w:val="000000"/>
                <w:sz w:val="24"/>
                <w:lang w:val="en-US"/>
              </w:rPr>
            </w:pPr>
            <w:del w:id="484" w:author="Перов Дмитрий Александрович" w:date="2021-03-10T10:26:00Z">
              <w:r w:rsidDel="003B0843">
                <w:rPr>
                  <w:color w:val="000000"/>
                  <w:sz w:val="24"/>
                </w:rPr>
                <w:delText>Патчкорд UTP-5</w:delText>
              </w:r>
            </w:del>
          </w:p>
        </w:tc>
        <w:tc>
          <w:tcPr>
            <w:tcW w:w="676" w:type="dxa"/>
            <w:vAlign w:val="center"/>
          </w:tcPr>
          <w:p w14:paraId="63E7E4BE" w14:textId="1740682F" w:rsidR="00E00EE5" w:rsidRDefault="00E00EE5" w:rsidP="00E704DB">
            <w:pPr>
              <w:spacing w:before="20" w:after="20"/>
              <w:jc w:val="center"/>
              <w:rPr>
                <w:color w:val="000000"/>
                <w:sz w:val="24"/>
                <w:lang w:val="en-US"/>
              </w:rPr>
            </w:pPr>
            <w:del w:id="485" w:author="Перов Дмитрий Александрович" w:date="2021-03-10T10:26:00Z">
              <w:r w:rsidDel="003B0843">
                <w:rPr>
                  <w:color w:val="000000"/>
                  <w:sz w:val="24"/>
                  <w:lang w:val="en-US"/>
                </w:rPr>
                <w:delText>2</w:delText>
              </w:r>
            </w:del>
          </w:p>
        </w:tc>
        <w:tc>
          <w:tcPr>
            <w:tcW w:w="2795" w:type="dxa"/>
            <w:tcBorders>
              <w:right w:val="nil"/>
            </w:tcBorders>
            <w:vAlign w:val="center"/>
          </w:tcPr>
          <w:p w14:paraId="523F3027" w14:textId="77777777" w:rsidR="00E00EE5" w:rsidRPr="004355E1" w:rsidRDefault="00E00EE5" w:rsidP="00E704DB">
            <w:pPr>
              <w:spacing w:before="40" w:after="40" w:line="240" w:lineRule="auto"/>
              <w:ind w:firstLine="5"/>
              <w:rPr>
                <w:sz w:val="22"/>
              </w:rPr>
            </w:pPr>
          </w:p>
        </w:tc>
      </w:tr>
      <w:tr w:rsidR="00E00EE5" w:rsidRPr="004355E1" w14:paraId="1522D241" w14:textId="77777777" w:rsidTr="00485FAF">
        <w:tc>
          <w:tcPr>
            <w:tcW w:w="1264" w:type="dxa"/>
            <w:tcBorders>
              <w:left w:val="nil"/>
            </w:tcBorders>
            <w:vAlign w:val="center"/>
          </w:tcPr>
          <w:p w14:paraId="183133B1" w14:textId="67D71C11" w:rsidR="00E00EE5" w:rsidRPr="00FC5944" w:rsidRDefault="00E00EE5" w:rsidP="00E704DB">
            <w:pPr>
              <w:spacing w:before="20" w:after="20"/>
              <w:ind w:left="-149" w:right="-113" w:firstLine="142"/>
              <w:jc w:val="center"/>
              <w:rPr>
                <w:color w:val="000000"/>
                <w:sz w:val="24"/>
              </w:rPr>
            </w:pPr>
          </w:p>
        </w:tc>
        <w:tc>
          <w:tcPr>
            <w:tcW w:w="5187" w:type="dxa"/>
            <w:vAlign w:val="center"/>
          </w:tcPr>
          <w:p w14:paraId="3298CAAB" w14:textId="70D44362" w:rsidR="00E00EE5" w:rsidRPr="00396BD8" w:rsidRDefault="00E00EE5" w:rsidP="00E704DB">
            <w:pPr>
              <w:spacing w:before="20" w:after="20"/>
              <w:rPr>
                <w:color w:val="000000"/>
                <w:sz w:val="24"/>
              </w:rPr>
            </w:pPr>
            <w:del w:id="486" w:author="Перов Дмитрий Александрович" w:date="2021-03-10T10:26:00Z">
              <w:r w:rsidRPr="00914DE1" w:rsidDel="003B0843">
                <w:rPr>
                  <w:sz w:val="24"/>
                </w:rPr>
                <w:delText xml:space="preserve">Внешняя антенна </w:delText>
              </w:r>
              <w:r w:rsidRPr="00914DE1" w:rsidDel="003B0843">
                <w:rPr>
                  <w:sz w:val="24"/>
                  <w:lang w:val="en-US"/>
                </w:rPr>
                <w:delText>GSM</w:delText>
              </w:r>
              <w:r w:rsidDel="003B0843">
                <w:rPr>
                  <w:sz w:val="24"/>
                </w:rPr>
                <w:delText xml:space="preserve"> </w:delText>
              </w:r>
              <w:r w:rsidRPr="00396BD8" w:rsidDel="003B0843">
                <w:rPr>
                  <w:sz w:val="24"/>
                </w:rPr>
                <w:delText>TELEOFIS RC30 SMA</w:delText>
              </w:r>
            </w:del>
          </w:p>
        </w:tc>
        <w:tc>
          <w:tcPr>
            <w:tcW w:w="676" w:type="dxa"/>
            <w:vAlign w:val="center"/>
          </w:tcPr>
          <w:p w14:paraId="2AA3D2E5" w14:textId="7596720F" w:rsidR="00E00EE5" w:rsidRPr="00FC5944" w:rsidRDefault="00E00EE5" w:rsidP="00E704DB">
            <w:pPr>
              <w:spacing w:before="20" w:after="20"/>
              <w:jc w:val="center"/>
              <w:rPr>
                <w:color w:val="000000"/>
                <w:sz w:val="24"/>
              </w:rPr>
            </w:pPr>
            <w:del w:id="487" w:author="Перов Дмитрий Александрович" w:date="2021-03-10T10:26:00Z">
              <w:r w:rsidDel="003B0843">
                <w:rPr>
                  <w:color w:val="000000"/>
                  <w:sz w:val="24"/>
                </w:rPr>
                <w:delText>1</w:delText>
              </w:r>
            </w:del>
          </w:p>
        </w:tc>
        <w:tc>
          <w:tcPr>
            <w:tcW w:w="2795" w:type="dxa"/>
            <w:tcBorders>
              <w:right w:val="nil"/>
            </w:tcBorders>
            <w:vAlign w:val="center"/>
          </w:tcPr>
          <w:p w14:paraId="69DE6DAF" w14:textId="77FC2142" w:rsidR="00E00EE5" w:rsidRPr="004355E1" w:rsidRDefault="00E00EE5" w:rsidP="00E704DB">
            <w:pPr>
              <w:spacing w:before="40" w:after="40" w:line="240" w:lineRule="auto"/>
              <w:ind w:firstLine="5"/>
              <w:rPr>
                <w:sz w:val="22"/>
              </w:rPr>
            </w:pPr>
          </w:p>
        </w:tc>
      </w:tr>
    </w:tbl>
    <w:p w14:paraId="16665047" w14:textId="36ED2E12" w:rsidR="00287158" w:rsidRDefault="009D3EFB" w:rsidP="009D3EFB">
      <w:pPr>
        <w:spacing w:before="240"/>
        <w:ind w:left="284" w:right="284" w:firstLine="709"/>
        <w:jc w:val="both"/>
        <w:rPr>
          <w:szCs w:val="28"/>
        </w:rPr>
      </w:pPr>
      <w:r>
        <w:rPr>
          <w:szCs w:val="28"/>
        </w:rPr>
        <w:t>Примечание </w:t>
      </w:r>
      <w:r>
        <w:rPr>
          <w:szCs w:val="28"/>
        </w:rPr>
        <w:noBreakHyphen/>
        <w:t xml:space="preserve"> Указанные в </w:t>
      </w:r>
      <w:r w:rsidR="000823D5">
        <w:rPr>
          <w:szCs w:val="28"/>
        </w:rPr>
        <w:t>перечне вспомогательные</w:t>
      </w:r>
      <w:r>
        <w:rPr>
          <w:szCs w:val="28"/>
        </w:rPr>
        <w:t xml:space="preserve"> устройства и компоненты могут быть заменены на аналогичные при условии конструктивной и функциональной заменяемости</w:t>
      </w:r>
      <w:r w:rsidR="00983086">
        <w:rPr>
          <w:szCs w:val="28"/>
        </w:rPr>
        <w:t>.</w:t>
      </w:r>
    </w:p>
    <w:p w14:paraId="6E227700" w14:textId="77777777" w:rsidR="009D3EFB" w:rsidRPr="00464B3F" w:rsidRDefault="009D3EFB" w:rsidP="00287158">
      <w:pPr>
        <w:spacing w:before="120"/>
        <w:ind w:left="284" w:right="282"/>
        <w:rPr>
          <w:szCs w:val="28"/>
        </w:rPr>
      </w:pPr>
    </w:p>
    <w:p w14:paraId="3B3C3895" w14:textId="77777777" w:rsidR="007E59DA" w:rsidRPr="00464B3F" w:rsidRDefault="007E59DA" w:rsidP="00BF448D">
      <w:pPr>
        <w:framePr w:w="15963" w:wrap="auto" w:hAnchor="text" w:x="1418"/>
        <w:rPr>
          <w:szCs w:val="28"/>
        </w:rPr>
        <w:sectPr w:rsidR="007E59DA" w:rsidRPr="00464B3F" w:rsidSect="002B7401">
          <w:headerReference w:type="default" r:id="rId35"/>
          <w:footerReference w:type="default" r:id="rId36"/>
          <w:pgSz w:w="11906" w:h="16838" w:code="9"/>
          <w:pgMar w:top="539" w:right="284" w:bottom="1276" w:left="1134" w:header="397" w:footer="397" w:gutter="0"/>
          <w:cols w:space="708"/>
          <w:docGrid w:linePitch="360"/>
        </w:sectPr>
      </w:pPr>
    </w:p>
    <w:p w14:paraId="10537018" w14:textId="0A0AFCA1" w:rsidR="00E85FB3" w:rsidRDefault="00E400A7" w:rsidP="001E0557">
      <w:pPr>
        <w:pStyle w:val="10"/>
        <w:numPr>
          <w:ilvl w:val="0"/>
          <w:numId w:val="0"/>
        </w:numPr>
        <w:ind w:left="432"/>
        <w:jc w:val="center"/>
      </w:pPr>
      <w:bookmarkStart w:id="488" w:name="_ПРИЛОЖЕНИЕ_Б_(обязательное)"/>
      <w:bookmarkStart w:id="489" w:name="_Toc195432555"/>
      <w:bookmarkStart w:id="490" w:name="_Toc211238046"/>
      <w:bookmarkStart w:id="491" w:name="_Toc321487721"/>
      <w:bookmarkStart w:id="492" w:name="_Toc50649794"/>
      <w:bookmarkEnd w:id="488"/>
      <w:r>
        <w:rPr>
          <w:noProof/>
        </w:rPr>
        <w:drawing>
          <wp:anchor distT="0" distB="0" distL="114300" distR="114300" simplePos="0" relativeHeight="251658240" behindDoc="1" locked="0" layoutInCell="1" allowOverlap="1" wp14:anchorId="52762DE2" wp14:editId="1DBC961B">
            <wp:simplePos x="0" y="0"/>
            <wp:positionH relativeFrom="column">
              <wp:posOffset>477520</wp:posOffset>
            </wp:positionH>
            <wp:positionV relativeFrom="paragraph">
              <wp:posOffset>464820</wp:posOffset>
            </wp:positionV>
            <wp:extent cx="5304155" cy="4835525"/>
            <wp:effectExtent l="0" t="0" r="0" b="3175"/>
            <wp:wrapTopAndBottom/>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Рисунок 3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4155" cy="4835525"/>
                    </a:xfrm>
                    <a:prstGeom prst="rect">
                      <a:avLst/>
                    </a:prstGeom>
                  </pic:spPr>
                </pic:pic>
              </a:graphicData>
            </a:graphic>
            <wp14:sizeRelH relativeFrom="margin">
              <wp14:pctWidth>0</wp14:pctWidth>
            </wp14:sizeRelH>
            <wp14:sizeRelV relativeFrom="margin">
              <wp14:pctHeight>0</wp14:pctHeight>
            </wp14:sizeRelV>
          </wp:anchor>
        </w:drawing>
      </w:r>
      <w:r w:rsidR="00E85FB3" w:rsidRPr="00E85FB3">
        <w:t>ПРИЛОЖЕНИЕ </w:t>
      </w:r>
      <w:r w:rsidR="00625CE1">
        <w:t>Б</w:t>
      </w:r>
      <w:r w:rsidR="00E85FB3" w:rsidRPr="00E85FB3">
        <w:t xml:space="preserve"> (</w:t>
      </w:r>
      <w:r w:rsidR="00625CE1">
        <w:t>обязательное</w:t>
      </w:r>
      <w:r w:rsidR="00E85FB3" w:rsidRPr="00E85FB3">
        <w:t>)</w:t>
      </w:r>
      <w:r w:rsidR="00BC7603">
        <w:t xml:space="preserve"> – Схемы испытаний</w:t>
      </w:r>
      <w:bookmarkEnd w:id="489"/>
      <w:bookmarkEnd w:id="490"/>
      <w:bookmarkEnd w:id="491"/>
      <w:bookmarkEnd w:id="492"/>
    </w:p>
    <w:p w14:paraId="26916F6A" w14:textId="78199F8E" w:rsidR="00FA2834" w:rsidRDefault="00FA2834" w:rsidP="00FA2834">
      <w:pPr>
        <w:ind w:left="-142" w:right="-426"/>
        <w:jc w:val="center"/>
      </w:pPr>
    </w:p>
    <w:p w14:paraId="55080C85" w14:textId="345249E8" w:rsidR="00801EA9" w:rsidRDefault="00BB1A76" w:rsidP="00F52CDA">
      <w:pPr>
        <w:spacing w:before="120"/>
        <w:ind w:left="-142" w:right="-425"/>
        <w:jc w:val="center"/>
      </w:pPr>
      <w:r>
        <w:t>Рис.</w:t>
      </w:r>
      <w:r w:rsidR="003B606B">
        <w:t xml:space="preserve">1 – Схема </w:t>
      </w:r>
      <w:r w:rsidR="00F52CDA">
        <w:t xml:space="preserve">проверки </w:t>
      </w:r>
      <w:r w:rsidR="00975F5D">
        <w:t>№1</w:t>
      </w:r>
    </w:p>
    <w:p w14:paraId="53EA14BC" w14:textId="77777777" w:rsidR="00914DE1" w:rsidRDefault="00914DE1" w:rsidP="00F52CDA">
      <w:pPr>
        <w:spacing w:before="120"/>
        <w:ind w:left="-142" w:right="-425"/>
        <w:jc w:val="center"/>
      </w:pPr>
    </w:p>
    <w:tbl>
      <w:tblPr>
        <w:tblStyle w:val="af5"/>
        <w:tblW w:w="9072" w:type="dxa"/>
        <w:tblInd w:w="-5" w:type="dxa"/>
        <w:tblLook w:val="04A0" w:firstRow="1" w:lastRow="0" w:firstColumn="1" w:lastColumn="0" w:noHBand="0" w:noVBand="1"/>
      </w:tblPr>
      <w:tblGrid>
        <w:gridCol w:w="993"/>
        <w:gridCol w:w="8079"/>
      </w:tblGrid>
      <w:tr w:rsidR="00FA2834" w:rsidRPr="002B1564" w14:paraId="4BB28508" w14:textId="77777777" w:rsidTr="00073146">
        <w:trPr>
          <w:trHeight w:val="20"/>
        </w:trPr>
        <w:tc>
          <w:tcPr>
            <w:tcW w:w="993" w:type="dxa"/>
          </w:tcPr>
          <w:p w14:paraId="56AFC11C" w14:textId="7A342DD4" w:rsidR="00FA2834" w:rsidRPr="002B1564" w:rsidRDefault="00FA2834" w:rsidP="00F52CDA">
            <w:pPr>
              <w:spacing w:before="120"/>
              <w:ind w:right="-425"/>
              <w:jc w:val="center"/>
              <w:rPr>
                <w:sz w:val="20"/>
                <w:szCs w:val="20"/>
              </w:rPr>
            </w:pPr>
            <w:r w:rsidRPr="002B1564">
              <w:rPr>
                <w:sz w:val="20"/>
                <w:szCs w:val="20"/>
              </w:rPr>
              <w:t>1</w:t>
            </w:r>
          </w:p>
        </w:tc>
        <w:tc>
          <w:tcPr>
            <w:tcW w:w="8079" w:type="dxa"/>
          </w:tcPr>
          <w:p w14:paraId="2F903E4B" w14:textId="107D4465" w:rsidR="00FA2834" w:rsidRPr="002B1564" w:rsidRDefault="00FA2834" w:rsidP="00FA2834">
            <w:pPr>
              <w:spacing w:before="120"/>
              <w:ind w:right="-425"/>
              <w:rPr>
                <w:sz w:val="20"/>
                <w:szCs w:val="20"/>
                <w:lang w:val="en-US"/>
              </w:rPr>
            </w:pPr>
            <w:r w:rsidRPr="002B1564">
              <w:rPr>
                <w:sz w:val="20"/>
                <w:szCs w:val="20"/>
              </w:rPr>
              <w:t>Сетевой ко</w:t>
            </w:r>
            <w:r w:rsidR="00845146" w:rsidRPr="002B1564">
              <w:rPr>
                <w:sz w:val="20"/>
                <w:szCs w:val="20"/>
              </w:rPr>
              <w:t>ммутатор</w:t>
            </w:r>
            <w:r w:rsidRPr="002B1564">
              <w:rPr>
                <w:sz w:val="20"/>
                <w:szCs w:val="20"/>
              </w:rPr>
              <w:t xml:space="preserve"> 10/100 </w:t>
            </w:r>
            <w:r w:rsidRPr="002B1564">
              <w:rPr>
                <w:sz w:val="20"/>
                <w:szCs w:val="20"/>
                <w:lang w:val="en-US"/>
              </w:rPr>
              <w:t>Mbit</w:t>
            </w:r>
          </w:p>
        </w:tc>
      </w:tr>
      <w:tr w:rsidR="00FA2834" w:rsidRPr="002B1564" w14:paraId="39D4EBF1" w14:textId="77777777" w:rsidTr="00073146">
        <w:trPr>
          <w:trHeight w:val="20"/>
        </w:trPr>
        <w:tc>
          <w:tcPr>
            <w:tcW w:w="993" w:type="dxa"/>
          </w:tcPr>
          <w:p w14:paraId="1AA6702E" w14:textId="3ECF098A" w:rsidR="00FA2834" w:rsidRPr="002B1564" w:rsidRDefault="00FA2834" w:rsidP="00F52CDA">
            <w:pPr>
              <w:spacing w:before="120"/>
              <w:ind w:right="-425"/>
              <w:jc w:val="center"/>
              <w:rPr>
                <w:sz w:val="20"/>
                <w:szCs w:val="20"/>
              </w:rPr>
            </w:pPr>
            <w:r w:rsidRPr="002B1564">
              <w:rPr>
                <w:sz w:val="20"/>
                <w:szCs w:val="20"/>
              </w:rPr>
              <w:t>2</w:t>
            </w:r>
          </w:p>
        </w:tc>
        <w:tc>
          <w:tcPr>
            <w:tcW w:w="8079" w:type="dxa"/>
          </w:tcPr>
          <w:p w14:paraId="7E2A5A3E" w14:textId="16F319CB" w:rsidR="00FA2834" w:rsidRPr="002B1564" w:rsidRDefault="00FA2834" w:rsidP="00FA2834">
            <w:pPr>
              <w:spacing w:before="120"/>
              <w:ind w:right="-425"/>
              <w:rPr>
                <w:sz w:val="20"/>
                <w:szCs w:val="20"/>
              </w:rPr>
            </w:pPr>
            <w:r w:rsidRPr="002B1564">
              <w:rPr>
                <w:sz w:val="20"/>
                <w:szCs w:val="20"/>
              </w:rPr>
              <w:t xml:space="preserve">Патч-корд </w:t>
            </w:r>
            <w:r w:rsidRPr="002B1564">
              <w:rPr>
                <w:sz w:val="20"/>
                <w:szCs w:val="20"/>
                <w:lang w:val="en-US"/>
              </w:rPr>
              <w:t>UTP</w:t>
            </w:r>
            <w:r w:rsidRPr="002B1564">
              <w:rPr>
                <w:sz w:val="20"/>
                <w:szCs w:val="20"/>
              </w:rPr>
              <w:t>-5 (2 штуки)</w:t>
            </w:r>
          </w:p>
        </w:tc>
      </w:tr>
      <w:tr w:rsidR="00FA2834" w:rsidRPr="002B1564" w14:paraId="6D95B7B4" w14:textId="77777777" w:rsidTr="00073146">
        <w:trPr>
          <w:trHeight w:val="20"/>
        </w:trPr>
        <w:tc>
          <w:tcPr>
            <w:tcW w:w="993" w:type="dxa"/>
          </w:tcPr>
          <w:p w14:paraId="386C5A49" w14:textId="27ADBFC9" w:rsidR="00FA2834" w:rsidRPr="002B1564" w:rsidRDefault="00FA2834" w:rsidP="00F52CDA">
            <w:pPr>
              <w:spacing w:before="120"/>
              <w:ind w:right="-425"/>
              <w:jc w:val="center"/>
              <w:rPr>
                <w:sz w:val="20"/>
                <w:szCs w:val="20"/>
              </w:rPr>
            </w:pPr>
            <w:r w:rsidRPr="002B1564">
              <w:rPr>
                <w:sz w:val="20"/>
                <w:szCs w:val="20"/>
              </w:rPr>
              <w:t>3</w:t>
            </w:r>
          </w:p>
        </w:tc>
        <w:tc>
          <w:tcPr>
            <w:tcW w:w="8079" w:type="dxa"/>
          </w:tcPr>
          <w:p w14:paraId="2FD08547" w14:textId="68BCEC24" w:rsidR="00FA2834" w:rsidRPr="002B1564" w:rsidRDefault="00FA2834" w:rsidP="00FA2834">
            <w:pPr>
              <w:spacing w:before="120"/>
              <w:ind w:right="-425"/>
              <w:rPr>
                <w:sz w:val="20"/>
                <w:szCs w:val="20"/>
              </w:rPr>
            </w:pPr>
            <w:r w:rsidRPr="002B1564">
              <w:rPr>
                <w:sz w:val="20"/>
                <w:szCs w:val="20"/>
              </w:rPr>
              <w:t xml:space="preserve">Персональный компьютер с </w:t>
            </w:r>
            <w:r w:rsidRPr="002B1564">
              <w:rPr>
                <w:sz w:val="20"/>
                <w:szCs w:val="20"/>
                <w:lang w:val="en-US"/>
              </w:rPr>
              <w:t>Win</w:t>
            </w:r>
            <w:r w:rsidRPr="002B1564">
              <w:rPr>
                <w:sz w:val="20"/>
                <w:szCs w:val="20"/>
              </w:rPr>
              <w:t>10 (ноутбук)</w:t>
            </w:r>
          </w:p>
        </w:tc>
      </w:tr>
      <w:tr w:rsidR="00FA2834" w:rsidRPr="002B1564" w14:paraId="79D6F6B7" w14:textId="77777777" w:rsidTr="00073146">
        <w:trPr>
          <w:trHeight w:val="20"/>
        </w:trPr>
        <w:tc>
          <w:tcPr>
            <w:tcW w:w="993" w:type="dxa"/>
          </w:tcPr>
          <w:p w14:paraId="23B55619" w14:textId="4FA354E4" w:rsidR="00FA2834" w:rsidRPr="002B1564" w:rsidRDefault="00FA2834" w:rsidP="00F52CDA">
            <w:pPr>
              <w:spacing w:before="120"/>
              <w:ind w:right="-425"/>
              <w:jc w:val="center"/>
              <w:rPr>
                <w:sz w:val="20"/>
                <w:szCs w:val="20"/>
              </w:rPr>
            </w:pPr>
            <w:r w:rsidRPr="002B1564">
              <w:rPr>
                <w:sz w:val="20"/>
                <w:szCs w:val="20"/>
              </w:rPr>
              <w:t>4</w:t>
            </w:r>
          </w:p>
        </w:tc>
        <w:tc>
          <w:tcPr>
            <w:tcW w:w="8079" w:type="dxa"/>
          </w:tcPr>
          <w:p w14:paraId="7EB4D186" w14:textId="10E7ADD9" w:rsidR="00FA2834" w:rsidRPr="002B1564" w:rsidRDefault="00FA2834" w:rsidP="00FA2834">
            <w:pPr>
              <w:spacing w:before="120"/>
              <w:ind w:right="-425"/>
              <w:rPr>
                <w:sz w:val="20"/>
                <w:szCs w:val="20"/>
              </w:rPr>
            </w:pPr>
            <w:r w:rsidRPr="002B1564">
              <w:rPr>
                <w:sz w:val="20"/>
                <w:szCs w:val="20"/>
              </w:rPr>
              <w:t>Лабораторный источник питания 0…60 В</w:t>
            </w:r>
          </w:p>
        </w:tc>
      </w:tr>
      <w:tr w:rsidR="00FA2834" w:rsidRPr="002B1564" w14:paraId="4743DA74" w14:textId="77777777" w:rsidTr="00073146">
        <w:trPr>
          <w:trHeight w:val="20"/>
        </w:trPr>
        <w:tc>
          <w:tcPr>
            <w:tcW w:w="993" w:type="dxa"/>
          </w:tcPr>
          <w:p w14:paraId="46C3C031" w14:textId="47FC849F" w:rsidR="00FA2834" w:rsidRPr="002B1564" w:rsidRDefault="00FA2834" w:rsidP="00F52CDA">
            <w:pPr>
              <w:spacing w:before="120"/>
              <w:ind w:right="-425"/>
              <w:jc w:val="center"/>
              <w:rPr>
                <w:sz w:val="20"/>
                <w:szCs w:val="20"/>
              </w:rPr>
            </w:pPr>
            <w:r w:rsidRPr="002B1564">
              <w:rPr>
                <w:sz w:val="20"/>
                <w:szCs w:val="20"/>
              </w:rPr>
              <w:t>5</w:t>
            </w:r>
          </w:p>
        </w:tc>
        <w:tc>
          <w:tcPr>
            <w:tcW w:w="8079" w:type="dxa"/>
          </w:tcPr>
          <w:p w14:paraId="5EB0FF6D" w14:textId="3B57F6A0" w:rsidR="00FA2834" w:rsidRPr="002B1564" w:rsidRDefault="00FA2834" w:rsidP="00FA2834">
            <w:pPr>
              <w:spacing w:before="120"/>
              <w:ind w:right="-425"/>
              <w:rPr>
                <w:sz w:val="20"/>
                <w:szCs w:val="20"/>
                <w:lang w:val="en-US"/>
              </w:rPr>
            </w:pPr>
            <w:r w:rsidRPr="002B1564">
              <w:rPr>
                <w:sz w:val="20"/>
                <w:szCs w:val="20"/>
              </w:rPr>
              <w:t xml:space="preserve">Внешняя антенна </w:t>
            </w:r>
            <w:r w:rsidRPr="002B1564">
              <w:rPr>
                <w:sz w:val="20"/>
                <w:szCs w:val="20"/>
                <w:lang w:val="en-US"/>
              </w:rPr>
              <w:t>GSM</w:t>
            </w:r>
          </w:p>
        </w:tc>
      </w:tr>
      <w:tr w:rsidR="00FA2834" w:rsidRPr="002B1564" w14:paraId="4A1D5D7C" w14:textId="77777777" w:rsidTr="00073146">
        <w:trPr>
          <w:trHeight w:val="20"/>
        </w:trPr>
        <w:tc>
          <w:tcPr>
            <w:tcW w:w="993" w:type="dxa"/>
          </w:tcPr>
          <w:p w14:paraId="11207686" w14:textId="3D78A0C7" w:rsidR="00FA2834" w:rsidRPr="002B1564" w:rsidRDefault="00FA2834" w:rsidP="00F52CDA">
            <w:pPr>
              <w:spacing w:before="120"/>
              <w:ind w:right="-425"/>
              <w:jc w:val="center"/>
              <w:rPr>
                <w:sz w:val="20"/>
                <w:szCs w:val="20"/>
              </w:rPr>
            </w:pPr>
            <w:r w:rsidRPr="002B1564">
              <w:rPr>
                <w:sz w:val="20"/>
                <w:szCs w:val="20"/>
              </w:rPr>
              <w:t>6</w:t>
            </w:r>
          </w:p>
        </w:tc>
        <w:tc>
          <w:tcPr>
            <w:tcW w:w="8079" w:type="dxa"/>
          </w:tcPr>
          <w:p w14:paraId="256FB91D" w14:textId="6EE273AB" w:rsidR="00FA2834" w:rsidRPr="002B1564" w:rsidRDefault="00FA2834" w:rsidP="00FA2834">
            <w:pPr>
              <w:spacing w:before="120"/>
              <w:ind w:right="-425"/>
              <w:rPr>
                <w:sz w:val="20"/>
                <w:szCs w:val="20"/>
                <w:lang w:val="en-US"/>
              </w:rPr>
            </w:pPr>
            <w:r w:rsidRPr="002B1564">
              <w:rPr>
                <w:sz w:val="20"/>
                <w:szCs w:val="20"/>
              </w:rPr>
              <w:t xml:space="preserve">Кабель </w:t>
            </w:r>
            <w:r w:rsidRPr="002B1564">
              <w:rPr>
                <w:sz w:val="20"/>
                <w:szCs w:val="20"/>
                <w:lang w:val="en-US"/>
              </w:rPr>
              <w:t>USB-microUSB</w:t>
            </w:r>
          </w:p>
        </w:tc>
      </w:tr>
      <w:tr w:rsidR="00FA2834" w:rsidRPr="002B1564" w14:paraId="4249E5B6" w14:textId="77777777" w:rsidTr="00073146">
        <w:trPr>
          <w:trHeight w:val="20"/>
        </w:trPr>
        <w:tc>
          <w:tcPr>
            <w:tcW w:w="993" w:type="dxa"/>
          </w:tcPr>
          <w:p w14:paraId="6398309E" w14:textId="57BCC40A" w:rsidR="00FA2834" w:rsidRPr="002B1564" w:rsidRDefault="00FA2834" w:rsidP="00F52CDA">
            <w:pPr>
              <w:spacing w:before="120"/>
              <w:ind w:right="-425"/>
              <w:jc w:val="center"/>
              <w:rPr>
                <w:sz w:val="20"/>
                <w:szCs w:val="20"/>
              </w:rPr>
            </w:pPr>
            <w:r w:rsidRPr="002B1564">
              <w:rPr>
                <w:sz w:val="20"/>
                <w:szCs w:val="20"/>
              </w:rPr>
              <w:t>7</w:t>
            </w:r>
          </w:p>
        </w:tc>
        <w:tc>
          <w:tcPr>
            <w:tcW w:w="8079" w:type="dxa"/>
          </w:tcPr>
          <w:p w14:paraId="608DFDAE" w14:textId="48D0E380" w:rsidR="00FA2834" w:rsidRPr="002B1564" w:rsidRDefault="00FA2834" w:rsidP="00FA2834">
            <w:pPr>
              <w:spacing w:before="120"/>
              <w:ind w:right="-425"/>
              <w:rPr>
                <w:sz w:val="20"/>
                <w:szCs w:val="20"/>
              </w:rPr>
            </w:pPr>
            <w:r w:rsidRPr="002B1564">
              <w:rPr>
                <w:sz w:val="20"/>
                <w:szCs w:val="20"/>
              </w:rPr>
              <w:t xml:space="preserve">Счетчик электроэнергии </w:t>
            </w:r>
            <w:r w:rsidR="00507719" w:rsidRPr="002B1564">
              <w:rPr>
                <w:sz w:val="20"/>
                <w:szCs w:val="20"/>
              </w:rPr>
              <w:t>«</w:t>
            </w:r>
            <w:r w:rsidRPr="002B1564">
              <w:rPr>
                <w:sz w:val="20"/>
                <w:szCs w:val="20"/>
              </w:rPr>
              <w:t>Меркурий-206</w:t>
            </w:r>
            <w:r w:rsidR="00507719" w:rsidRPr="002B1564">
              <w:rPr>
                <w:sz w:val="20"/>
                <w:szCs w:val="20"/>
              </w:rPr>
              <w:t>»</w:t>
            </w:r>
            <w:r w:rsidRPr="002B1564">
              <w:rPr>
                <w:sz w:val="20"/>
                <w:szCs w:val="20"/>
              </w:rPr>
              <w:t xml:space="preserve"> (с интерфейсом </w:t>
            </w:r>
            <w:r w:rsidRPr="002B1564">
              <w:rPr>
                <w:sz w:val="20"/>
                <w:szCs w:val="20"/>
                <w:lang w:val="en-US"/>
              </w:rPr>
              <w:t>RS</w:t>
            </w:r>
            <w:r w:rsidRPr="002B1564">
              <w:rPr>
                <w:sz w:val="20"/>
                <w:szCs w:val="20"/>
              </w:rPr>
              <w:t>-485)</w:t>
            </w:r>
          </w:p>
        </w:tc>
      </w:tr>
      <w:tr w:rsidR="00FA2834" w:rsidRPr="002B1564" w14:paraId="0ADD0C3C" w14:textId="77777777" w:rsidTr="00073146">
        <w:trPr>
          <w:trHeight w:val="20"/>
        </w:trPr>
        <w:tc>
          <w:tcPr>
            <w:tcW w:w="993" w:type="dxa"/>
          </w:tcPr>
          <w:p w14:paraId="27FE475E" w14:textId="7FB993FD" w:rsidR="00FA2834" w:rsidRPr="002B1564" w:rsidRDefault="00FA2834" w:rsidP="00F52CDA">
            <w:pPr>
              <w:spacing w:before="120"/>
              <w:ind w:right="-425"/>
              <w:jc w:val="center"/>
              <w:rPr>
                <w:sz w:val="20"/>
                <w:szCs w:val="20"/>
              </w:rPr>
            </w:pPr>
            <w:r w:rsidRPr="002B1564">
              <w:rPr>
                <w:sz w:val="20"/>
                <w:szCs w:val="20"/>
              </w:rPr>
              <w:t>8</w:t>
            </w:r>
          </w:p>
        </w:tc>
        <w:tc>
          <w:tcPr>
            <w:tcW w:w="8079" w:type="dxa"/>
          </w:tcPr>
          <w:p w14:paraId="6104A93A" w14:textId="503D06C6" w:rsidR="00FA2834" w:rsidRPr="002B1564" w:rsidRDefault="00EF33EC" w:rsidP="00FA2834">
            <w:pPr>
              <w:spacing w:before="120"/>
              <w:ind w:right="-425"/>
              <w:rPr>
                <w:sz w:val="20"/>
                <w:szCs w:val="20"/>
              </w:rPr>
            </w:pPr>
            <w:r w:rsidRPr="002B1564">
              <w:rPr>
                <w:sz w:val="20"/>
                <w:szCs w:val="20"/>
              </w:rPr>
              <w:t>Вольтметр</w:t>
            </w:r>
          </w:p>
        </w:tc>
      </w:tr>
      <w:tr w:rsidR="002B1564" w:rsidRPr="002B1564" w14:paraId="27ABB38C" w14:textId="77777777" w:rsidTr="00073146">
        <w:trPr>
          <w:trHeight w:val="20"/>
        </w:trPr>
        <w:tc>
          <w:tcPr>
            <w:tcW w:w="993" w:type="dxa"/>
          </w:tcPr>
          <w:p w14:paraId="31C27597" w14:textId="0113BAE2" w:rsidR="002B1564" w:rsidRPr="002B1564" w:rsidRDefault="002B1564" w:rsidP="00F52CDA">
            <w:pPr>
              <w:spacing w:before="120"/>
              <w:ind w:right="-425"/>
              <w:jc w:val="center"/>
              <w:rPr>
                <w:sz w:val="20"/>
                <w:szCs w:val="20"/>
                <w:lang w:val="en-US"/>
              </w:rPr>
            </w:pPr>
            <w:r>
              <w:rPr>
                <w:sz w:val="20"/>
                <w:szCs w:val="20"/>
                <w:lang w:val="en-US"/>
              </w:rPr>
              <w:t>9</w:t>
            </w:r>
          </w:p>
        </w:tc>
        <w:tc>
          <w:tcPr>
            <w:tcW w:w="8079" w:type="dxa"/>
          </w:tcPr>
          <w:p w14:paraId="0C25F81A" w14:textId="1DC535E9" w:rsidR="002B1564" w:rsidRPr="002B1564" w:rsidRDefault="002B1564" w:rsidP="00FA2834">
            <w:pPr>
              <w:spacing w:before="120"/>
              <w:ind w:right="-425"/>
              <w:rPr>
                <w:sz w:val="20"/>
                <w:szCs w:val="20"/>
              </w:rPr>
            </w:pPr>
            <w:r>
              <w:rPr>
                <w:sz w:val="20"/>
                <w:szCs w:val="20"/>
              </w:rPr>
              <w:t>Амперметр</w:t>
            </w:r>
          </w:p>
        </w:tc>
      </w:tr>
      <w:tr w:rsidR="00FA2834" w:rsidRPr="002B1564" w14:paraId="0FFE6EDC" w14:textId="77777777" w:rsidTr="00073146">
        <w:trPr>
          <w:trHeight w:val="20"/>
        </w:trPr>
        <w:tc>
          <w:tcPr>
            <w:tcW w:w="993" w:type="dxa"/>
          </w:tcPr>
          <w:p w14:paraId="64C6A13B" w14:textId="373F9A88" w:rsidR="00FA2834" w:rsidRPr="002B1564" w:rsidRDefault="002B1564" w:rsidP="00F52CDA">
            <w:pPr>
              <w:spacing w:before="120"/>
              <w:ind w:right="-425"/>
              <w:jc w:val="center"/>
              <w:rPr>
                <w:sz w:val="20"/>
                <w:szCs w:val="20"/>
              </w:rPr>
            </w:pPr>
            <w:r>
              <w:rPr>
                <w:sz w:val="20"/>
                <w:szCs w:val="20"/>
              </w:rPr>
              <w:t>10</w:t>
            </w:r>
          </w:p>
        </w:tc>
        <w:tc>
          <w:tcPr>
            <w:tcW w:w="8079" w:type="dxa"/>
          </w:tcPr>
          <w:p w14:paraId="33243B29" w14:textId="77A2D6E2" w:rsidR="00FA2834" w:rsidRPr="002B1564" w:rsidRDefault="00A70A36" w:rsidP="00FA2834">
            <w:pPr>
              <w:spacing w:before="120"/>
              <w:ind w:right="-425"/>
              <w:rPr>
                <w:sz w:val="20"/>
                <w:szCs w:val="20"/>
              </w:rPr>
            </w:pPr>
            <w:r w:rsidRPr="002B1564">
              <w:rPr>
                <w:sz w:val="20"/>
                <w:szCs w:val="20"/>
              </w:rPr>
              <w:t>Тумблер, геркон или датчик типа «сухой контакт»</w:t>
            </w:r>
          </w:p>
        </w:tc>
      </w:tr>
      <w:tr w:rsidR="00FA2834" w:rsidRPr="002B1564" w14:paraId="5F53E579" w14:textId="77777777" w:rsidTr="00073146">
        <w:trPr>
          <w:trHeight w:val="20"/>
        </w:trPr>
        <w:tc>
          <w:tcPr>
            <w:tcW w:w="993" w:type="dxa"/>
          </w:tcPr>
          <w:p w14:paraId="3100A87A" w14:textId="1F9286D0" w:rsidR="00FA2834" w:rsidRPr="002B1564" w:rsidRDefault="00FA2834" w:rsidP="00F52CDA">
            <w:pPr>
              <w:spacing w:before="120"/>
              <w:ind w:right="-425"/>
              <w:jc w:val="center"/>
              <w:rPr>
                <w:sz w:val="20"/>
                <w:szCs w:val="20"/>
              </w:rPr>
            </w:pPr>
            <w:r w:rsidRPr="002B1564">
              <w:rPr>
                <w:sz w:val="20"/>
                <w:szCs w:val="20"/>
              </w:rPr>
              <w:t>1</w:t>
            </w:r>
            <w:r w:rsidR="002B1564">
              <w:rPr>
                <w:sz w:val="20"/>
                <w:szCs w:val="20"/>
              </w:rPr>
              <w:t>1</w:t>
            </w:r>
          </w:p>
        </w:tc>
        <w:tc>
          <w:tcPr>
            <w:tcW w:w="8079" w:type="dxa"/>
          </w:tcPr>
          <w:p w14:paraId="014C187B" w14:textId="6EB326B4" w:rsidR="00FA2834" w:rsidRPr="002B1564" w:rsidRDefault="00EF33EC" w:rsidP="00FA2834">
            <w:pPr>
              <w:spacing w:before="120"/>
              <w:ind w:right="-425"/>
              <w:rPr>
                <w:sz w:val="20"/>
                <w:szCs w:val="20"/>
              </w:rPr>
            </w:pPr>
            <w:r w:rsidRPr="002B1564">
              <w:rPr>
                <w:sz w:val="20"/>
                <w:szCs w:val="20"/>
              </w:rPr>
              <w:t>Автоматический выключатель</w:t>
            </w:r>
          </w:p>
        </w:tc>
      </w:tr>
    </w:tbl>
    <w:p w14:paraId="30D51E50" w14:textId="36686F98" w:rsidR="00005538" w:rsidRDefault="00005538" w:rsidP="00F52CDA">
      <w:pPr>
        <w:spacing w:before="120"/>
        <w:ind w:left="-142" w:right="-425"/>
        <w:jc w:val="center"/>
      </w:pPr>
    </w:p>
    <w:p w14:paraId="5F8DFB66" w14:textId="1808A312" w:rsidR="00FC5944" w:rsidRDefault="00544FE0" w:rsidP="00F52CDA">
      <w:pPr>
        <w:spacing w:before="120"/>
        <w:ind w:left="-142" w:right="-425"/>
        <w:jc w:val="center"/>
      </w:pPr>
      <w:r>
        <w:rPr>
          <w:noProof/>
        </w:rPr>
        <w:drawing>
          <wp:inline distT="0" distB="0" distL="0" distR="0" wp14:anchorId="1E64B9A4" wp14:editId="416A5688">
            <wp:extent cx="4800600" cy="7239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00600" cy="7239000"/>
                    </a:xfrm>
                    <a:prstGeom prst="rect">
                      <a:avLst/>
                    </a:prstGeom>
                  </pic:spPr>
                </pic:pic>
              </a:graphicData>
            </a:graphic>
          </wp:inline>
        </w:drawing>
      </w:r>
    </w:p>
    <w:p w14:paraId="21DF5411" w14:textId="349B665A" w:rsidR="00136F78" w:rsidRDefault="00136F78" w:rsidP="00F52CDA">
      <w:pPr>
        <w:spacing w:before="120"/>
        <w:ind w:left="-142" w:right="-425"/>
        <w:jc w:val="center"/>
      </w:pPr>
    </w:p>
    <w:p w14:paraId="7AF8AE4A" w14:textId="0F252F68" w:rsidR="00005538" w:rsidRDefault="00005538" w:rsidP="00005538">
      <w:pPr>
        <w:spacing w:before="120"/>
        <w:ind w:left="-142" w:right="-425"/>
        <w:jc w:val="center"/>
      </w:pPr>
      <w:r>
        <w:t>Рис. 2 – Схема проверки №2</w:t>
      </w:r>
    </w:p>
    <w:p w14:paraId="613BE468" w14:textId="27D32B20" w:rsidR="003A742C" w:rsidRDefault="003A742C">
      <w:pPr>
        <w:spacing w:line="240" w:lineRule="auto"/>
      </w:pPr>
      <w:r>
        <w:br w:type="page"/>
      </w:r>
    </w:p>
    <w:p w14:paraId="6B2A2152" w14:textId="29DA6D4C" w:rsidR="00136F78" w:rsidRDefault="003A742C" w:rsidP="00F52CDA">
      <w:pPr>
        <w:spacing w:before="120"/>
        <w:ind w:left="-142" w:right="-425"/>
        <w:jc w:val="center"/>
      </w:pPr>
      <w:r>
        <w:rPr>
          <w:noProof/>
        </w:rPr>
        <w:drawing>
          <wp:inline distT="0" distB="0" distL="0" distR="0" wp14:anchorId="3B9FD433" wp14:editId="21ADDDD7">
            <wp:extent cx="3998976" cy="3639312"/>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8976" cy="3639312"/>
                    </a:xfrm>
                    <a:prstGeom prst="rect">
                      <a:avLst/>
                    </a:prstGeom>
                  </pic:spPr>
                </pic:pic>
              </a:graphicData>
            </a:graphic>
          </wp:inline>
        </w:drawing>
      </w:r>
    </w:p>
    <w:p w14:paraId="1725FFCD" w14:textId="77777777" w:rsidR="003A742C" w:rsidRDefault="003A742C" w:rsidP="00F52CDA">
      <w:pPr>
        <w:spacing w:before="120"/>
        <w:ind w:left="-142" w:right="-425"/>
        <w:jc w:val="center"/>
      </w:pPr>
    </w:p>
    <w:p w14:paraId="13E42C72" w14:textId="0DA4B79E" w:rsidR="00005538" w:rsidRDefault="00F169E8" w:rsidP="00F52CDA">
      <w:pPr>
        <w:spacing w:before="120"/>
        <w:ind w:left="-142" w:right="-425"/>
        <w:jc w:val="center"/>
      </w:pPr>
      <w:r>
        <w:t>Рис. 3</w:t>
      </w:r>
      <w:r w:rsidR="00005538">
        <w:t xml:space="preserve"> – Схема проверки №</w:t>
      </w:r>
      <w:r>
        <w:t>3</w:t>
      </w:r>
    </w:p>
    <w:p w14:paraId="21FB77D6" w14:textId="75E2A58E" w:rsidR="00C42136" w:rsidRDefault="00E21114" w:rsidP="00F52CDA">
      <w:pPr>
        <w:spacing w:before="120"/>
        <w:ind w:left="-142" w:right="-425"/>
        <w:jc w:val="center"/>
      </w:pPr>
      <w:r>
        <w:rPr>
          <w:noProof/>
        </w:rPr>
        <w:drawing>
          <wp:inline distT="0" distB="0" distL="0" distR="0" wp14:anchorId="12F6272F" wp14:editId="4C140FEE">
            <wp:extent cx="5496812" cy="5010912"/>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079" cy="5020272"/>
                    </a:xfrm>
                    <a:prstGeom prst="rect">
                      <a:avLst/>
                    </a:prstGeom>
                  </pic:spPr>
                </pic:pic>
              </a:graphicData>
            </a:graphic>
          </wp:inline>
        </w:drawing>
      </w:r>
    </w:p>
    <w:p w14:paraId="12425180" w14:textId="77777777" w:rsidR="00983086" w:rsidRDefault="00983086" w:rsidP="00F52CDA">
      <w:pPr>
        <w:spacing w:before="120"/>
        <w:ind w:left="-142" w:right="-425"/>
        <w:jc w:val="center"/>
      </w:pPr>
    </w:p>
    <w:p w14:paraId="14E97357" w14:textId="09B57B28" w:rsidR="00C42136" w:rsidRDefault="00F169E8" w:rsidP="00F52CDA">
      <w:pPr>
        <w:spacing w:before="120"/>
        <w:ind w:left="-142" w:right="-425"/>
        <w:jc w:val="center"/>
      </w:pPr>
      <w:r>
        <w:t>Рис. 4</w:t>
      </w:r>
      <w:r w:rsidR="00C42136">
        <w:t xml:space="preserve"> – Схема проверки №</w:t>
      </w:r>
      <w:r>
        <w:t>4</w:t>
      </w:r>
    </w:p>
    <w:tbl>
      <w:tblPr>
        <w:tblStyle w:val="af5"/>
        <w:tblW w:w="9072" w:type="dxa"/>
        <w:tblInd w:w="421" w:type="dxa"/>
        <w:tblLook w:val="04A0" w:firstRow="1" w:lastRow="0" w:firstColumn="1" w:lastColumn="0" w:noHBand="0" w:noVBand="1"/>
      </w:tblPr>
      <w:tblGrid>
        <w:gridCol w:w="1271"/>
        <w:gridCol w:w="7801"/>
      </w:tblGrid>
      <w:tr w:rsidR="00E21114" w:rsidRPr="00914DE1" w14:paraId="0015857D" w14:textId="77777777" w:rsidTr="00822231">
        <w:trPr>
          <w:trHeight w:val="20"/>
        </w:trPr>
        <w:tc>
          <w:tcPr>
            <w:tcW w:w="1271" w:type="dxa"/>
          </w:tcPr>
          <w:p w14:paraId="1812D941" w14:textId="77777777" w:rsidR="00E21114" w:rsidRPr="00914DE1" w:rsidRDefault="00E21114" w:rsidP="00822231">
            <w:pPr>
              <w:spacing w:before="120"/>
              <w:ind w:right="-425"/>
              <w:jc w:val="center"/>
              <w:rPr>
                <w:sz w:val="24"/>
              </w:rPr>
            </w:pPr>
            <w:r w:rsidRPr="00914DE1">
              <w:rPr>
                <w:sz w:val="24"/>
              </w:rPr>
              <w:t>1</w:t>
            </w:r>
          </w:p>
        </w:tc>
        <w:tc>
          <w:tcPr>
            <w:tcW w:w="7801" w:type="dxa"/>
          </w:tcPr>
          <w:p w14:paraId="26254D5C" w14:textId="77777777" w:rsidR="00E21114" w:rsidRPr="00914DE1" w:rsidRDefault="00E21114" w:rsidP="00822231">
            <w:pPr>
              <w:spacing w:before="120"/>
              <w:ind w:right="-425"/>
              <w:rPr>
                <w:sz w:val="24"/>
                <w:lang w:val="en-US"/>
              </w:rPr>
            </w:pPr>
            <w:r w:rsidRPr="00914DE1">
              <w:rPr>
                <w:sz w:val="24"/>
              </w:rPr>
              <w:t xml:space="preserve">Сетевой концентратор 10/100 </w:t>
            </w:r>
            <w:r w:rsidRPr="00914DE1">
              <w:rPr>
                <w:sz w:val="24"/>
                <w:lang w:val="en-US"/>
              </w:rPr>
              <w:t>Mbit</w:t>
            </w:r>
          </w:p>
        </w:tc>
      </w:tr>
      <w:tr w:rsidR="00E21114" w:rsidRPr="00914DE1" w14:paraId="3D4770E8" w14:textId="77777777" w:rsidTr="00822231">
        <w:trPr>
          <w:trHeight w:val="20"/>
        </w:trPr>
        <w:tc>
          <w:tcPr>
            <w:tcW w:w="1271" w:type="dxa"/>
          </w:tcPr>
          <w:p w14:paraId="54AEAF53" w14:textId="77777777" w:rsidR="00E21114" w:rsidRPr="00914DE1" w:rsidRDefault="00E21114" w:rsidP="00822231">
            <w:pPr>
              <w:spacing w:before="120"/>
              <w:ind w:right="-425"/>
              <w:jc w:val="center"/>
              <w:rPr>
                <w:sz w:val="24"/>
              </w:rPr>
            </w:pPr>
            <w:r w:rsidRPr="00914DE1">
              <w:rPr>
                <w:sz w:val="24"/>
              </w:rPr>
              <w:t>2</w:t>
            </w:r>
          </w:p>
        </w:tc>
        <w:tc>
          <w:tcPr>
            <w:tcW w:w="7801" w:type="dxa"/>
          </w:tcPr>
          <w:p w14:paraId="4C88F5B8" w14:textId="77777777" w:rsidR="00E21114" w:rsidRPr="00914DE1" w:rsidRDefault="00E21114" w:rsidP="00822231">
            <w:pPr>
              <w:spacing w:before="120"/>
              <w:ind w:right="-425"/>
              <w:rPr>
                <w:sz w:val="24"/>
              </w:rPr>
            </w:pPr>
            <w:r w:rsidRPr="00914DE1">
              <w:rPr>
                <w:sz w:val="24"/>
              </w:rPr>
              <w:t xml:space="preserve">Патч-корд </w:t>
            </w:r>
            <w:r w:rsidRPr="00914DE1">
              <w:rPr>
                <w:sz w:val="24"/>
                <w:lang w:val="en-US"/>
              </w:rPr>
              <w:t>UTP</w:t>
            </w:r>
            <w:r w:rsidRPr="00914DE1">
              <w:rPr>
                <w:sz w:val="24"/>
              </w:rPr>
              <w:t>-5 (2 штуки)</w:t>
            </w:r>
          </w:p>
        </w:tc>
      </w:tr>
      <w:tr w:rsidR="00E21114" w:rsidRPr="00914DE1" w14:paraId="7F5190BC" w14:textId="77777777" w:rsidTr="00822231">
        <w:trPr>
          <w:trHeight w:val="20"/>
        </w:trPr>
        <w:tc>
          <w:tcPr>
            <w:tcW w:w="1271" w:type="dxa"/>
          </w:tcPr>
          <w:p w14:paraId="78C33EAF" w14:textId="77777777" w:rsidR="00E21114" w:rsidRPr="00914DE1" w:rsidRDefault="00E21114" w:rsidP="00822231">
            <w:pPr>
              <w:spacing w:before="120"/>
              <w:ind w:right="-425"/>
              <w:jc w:val="center"/>
              <w:rPr>
                <w:sz w:val="24"/>
              </w:rPr>
            </w:pPr>
            <w:r w:rsidRPr="00914DE1">
              <w:rPr>
                <w:sz w:val="24"/>
              </w:rPr>
              <w:t>3</w:t>
            </w:r>
          </w:p>
        </w:tc>
        <w:tc>
          <w:tcPr>
            <w:tcW w:w="7801" w:type="dxa"/>
          </w:tcPr>
          <w:p w14:paraId="7548A792" w14:textId="77777777" w:rsidR="00E21114" w:rsidRPr="00914DE1" w:rsidRDefault="00E21114" w:rsidP="00822231">
            <w:pPr>
              <w:spacing w:before="120"/>
              <w:ind w:right="-425"/>
              <w:rPr>
                <w:sz w:val="24"/>
              </w:rPr>
            </w:pPr>
            <w:r w:rsidRPr="00914DE1">
              <w:rPr>
                <w:sz w:val="24"/>
              </w:rPr>
              <w:t xml:space="preserve">Персональный компьютер с </w:t>
            </w:r>
            <w:r w:rsidRPr="00914DE1">
              <w:rPr>
                <w:sz w:val="24"/>
                <w:lang w:val="en-US"/>
              </w:rPr>
              <w:t>Win</w:t>
            </w:r>
            <w:r w:rsidRPr="00914DE1">
              <w:rPr>
                <w:sz w:val="24"/>
              </w:rPr>
              <w:t>10 (ноутбук)</w:t>
            </w:r>
          </w:p>
        </w:tc>
      </w:tr>
      <w:tr w:rsidR="00E21114" w:rsidRPr="00914DE1" w14:paraId="3B9B7ED0" w14:textId="77777777" w:rsidTr="00822231">
        <w:trPr>
          <w:trHeight w:val="20"/>
        </w:trPr>
        <w:tc>
          <w:tcPr>
            <w:tcW w:w="1271" w:type="dxa"/>
          </w:tcPr>
          <w:p w14:paraId="772A7082" w14:textId="77777777" w:rsidR="00E21114" w:rsidRPr="00914DE1" w:rsidRDefault="00E21114" w:rsidP="00822231">
            <w:pPr>
              <w:spacing w:before="120"/>
              <w:ind w:right="-425"/>
              <w:jc w:val="center"/>
              <w:rPr>
                <w:sz w:val="24"/>
              </w:rPr>
            </w:pPr>
            <w:r w:rsidRPr="00914DE1">
              <w:rPr>
                <w:sz w:val="24"/>
              </w:rPr>
              <w:t>4</w:t>
            </w:r>
          </w:p>
        </w:tc>
        <w:tc>
          <w:tcPr>
            <w:tcW w:w="7801" w:type="dxa"/>
          </w:tcPr>
          <w:p w14:paraId="322B20F1" w14:textId="77777777" w:rsidR="00E21114" w:rsidRPr="00914DE1" w:rsidRDefault="00E21114" w:rsidP="00822231">
            <w:pPr>
              <w:spacing w:before="120"/>
              <w:ind w:right="-425"/>
              <w:rPr>
                <w:sz w:val="24"/>
              </w:rPr>
            </w:pPr>
            <w:r w:rsidRPr="00914DE1">
              <w:rPr>
                <w:sz w:val="24"/>
              </w:rPr>
              <w:t>Лабораторный источник питания 0…60 В</w:t>
            </w:r>
          </w:p>
        </w:tc>
      </w:tr>
      <w:tr w:rsidR="00E21114" w:rsidRPr="00914DE1" w14:paraId="4C228E0C" w14:textId="77777777" w:rsidTr="00822231">
        <w:trPr>
          <w:trHeight w:val="20"/>
        </w:trPr>
        <w:tc>
          <w:tcPr>
            <w:tcW w:w="1271" w:type="dxa"/>
          </w:tcPr>
          <w:p w14:paraId="575CD36B" w14:textId="77777777" w:rsidR="00E21114" w:rsidRPr="00914DE1" w:rsidRDefault="00E21114" w:rsidP="00822231">
            <w:pPr>
              <w:spacing w:before="120"/>
              <w:ind w:right="-425"/>
              <w:jc w:val="center"/>
              <w:rPr>
                <w:sz w:val="24"/>
              </w:rPr>
            </w:pPr>
            <w:r w:rsidRPr="00914DE1">
              <w:rPr>
                <w:sz w:val="24"/>
              </w:rPr>
              <w:t>5</w:t>
            </w:r>
          </w:p>
        </w:tc>
        <w:tc>
          <w:tcPr>
            <w:tcW w:w="7801" w:type="dxa"/>
          </w:tcPr>
          <w:p w14:paraId="1F279241" w14:textId="77777777" w:rsidR="00E21114" w:rsidRPr="00914DE1" w:rsidRDefault="00E21114" w:rsidP="00822231">
            <w:pPr>
              <w:spacing w:before="120"/>
              <w:ind w:right="-425"/>
              <w:rPr>
                <w:sz w:val="24"/>
                <w:lang w:val="en-US"/>
              </w:rPr>
            </w:pPr>
            <w:r w:rsidRPr="00914DE1">
              <w:rPr>
                <w:sz w:val="24"/>
              </w:rPr>
              <w:t xml:space="preserve">Внешняя антенна </w:t>
            </w:r>
            <w:r w:rsidRPr="00914DE1">
              <w:rPr>
                <w:sz w:val="24"/>
                <w:lang w:val="en-US"/>
              </w:rPr>
              <w:t>GSM</w:t>
            </w:r>
          </w:p>
        </w:tc>
      </w:tr>
      <w:tr w:rsidR="00E21114" w:rsidRPr="00914DE1" w14:paraId="0D63DE5A" w14:textId="77777777" w:rsidTr="00822231">
        <w:trPr>
          <w:trHeight w:val="20"/>
        </w:trPr>
        <w:tc>
          <w:tcPr>
            <w:tcW w:w="1271" w:type="dxa"/>
          </w:tcPr>
          <w:p w14:paraId="64B0324E" w14:textId="77777777" w:rsidR="00E21114" w:rsidRPr="00914DE1" w:rsidRDefault="00E21114" w:rsidP="00822231">
            <w:pPr>
              <w:spacing w:before="120"/>
              <w:ind w:right="-425"/>
              <w:jc w:val="center"/>
              <w:rPr>
                <w:sz w:val="24"/>
              </w:rPr>
            </w:pPr>
            <w:r w:rsidRPr="00914DE1">
              <w:rPr>
                <w:sz w:val="24"/>
              </w:rPr>
              <w:t>6</w:t>
            </w:r>
          </w:p>
        </w:tc>
        <w:tc>
          <w:tcPr>
            <w:tcW w:w="7801" w:type="dxa"/>
          </w:tcPr>
          <w:p w14:paraId="5686D345" w14:textId="77777777" w:rsidR="00E21114" w:rsidRPr="00914DE1" w:rsidRDefault="00E21114" w:rsidP="00822231">
            <w:pPr>
              <w:spacing w:before="120"/>
              <w:ind w:right="-425"/>
              <w:rPr>
                <w:sz w:val="24"/>
                <w:lang w:val="en-US"/>
              </w:rPr>
            </w:pPr>
            <w:r w:rsidRPr="00914DE1">
              <w:rPr>
                <w:sz w:val="24"/>
              </w:rPr>
              <w:t xml:space="preserve">Кабель </w:t>
            </w:r>
            <w:r w:rsidRPr="00914DE1">
              <w:rPr>
                <w:sz w:val="24"/>
                <w:lang w:val="en-US"/>
              </w:rPr>
              <w:t>USB-microUSB</w:t>
            </w:r>
          </w:p>
        </w:tc>
      </w:tr>
      <w:tr w:rsidR="00E21114" w:rsidRPr="00914DE1" w14:paraId="09A8A493" w14:textId="77777777" w:rsidTr="00822231">
        <w:trPr>
          <w:trHeight w:val="20"/>
        </w:trPr>
        <w:tc>
          <w:tcPr>
            <w:tcW w:w="1271" w:type="dxa"/>
          </w:tcPr>
          <w:p w14:paraId="4B55E5D5" w14:textId="77777777" w:rsidR="00E21114" w:rsidRPr="00914DE1" w:rsidRDefault="00E21114" w:rsidP="00822231">
            <w:pPr>
              <w:spacing w:before="120"/>
              <w:ind w:right="-425"/>
              <w:jc w:val="center"/>
              <w:rPr>
                <w:sz w:val="24"/>
              </w:rPr>
            </w:pPr>
            <w:r w:rsidRPr="00914DE1">
              <w:rPr>
                <w:sz w:val="24"/>
              </w:rPr>
              <w:t>7</w:t>
            </w:r>
          </w:p>
        </w:tc>
        <w:tc>
          <w:tcPr>
            <w:tcW w:w="7801" w:type="dxa"/>
          </w:tcPr>
          <w:p w14:paraId="395EECA1" w14:textId="77777777" w:rsidR="00E21114" w:rsidRPr="00914DE1" w:rsidRDefault="00E21114" w:rsidP="00822231">
            <w:pPr>
              <w:spacing w:before="120"/>
              <w:ind w:right="-425"/>
              <w:rPr>
                <w:sz w:val="24"/>
              </w:rPr>
            </w:pPr>
            <w:r w:rsidRPr="00914DE1">
              <w:rPr>
                <w:sz w:val="24"/>
              </w:rPr>
              <w:t xml:space="preserve">Счетчик электроэнергии «Меркурий-206» (с интерфейсом </w:t>
            </w:r>
            <w:r w:rsidRPr="00914DE1">
              <w:rPr>
                <w:sz w:val="24"/>
                <w:lang w:val="en-US"/>
              </w:rPr>
              <w:t>RS</w:t>
            </w:r>
            <w:r w:rsidRPr="00914DE1">
              <w:rPr>
                <w:sz w:val="24"/>
              </w:rPr>
              <w:t>-485)</w:t>
            </w:r>
          </w:p>
        </w:tc>
      </w:tr>
      <w:tr w:rsidR="00E21114" w:rsidRPr="00914DE1" w14:paraId="7E802B2E" w14:textId="77777777" w:rsidTr="00822231">
        <w:trPr>
          <w:trHeight w:val="20"/>
        </w:trPr>
        <w:tc>
          <w:tcPr>
            <w:tcW w:w="1271" w:type="dxa"/>
          </w:tcPr>
          <w:p w14:paraId="25BE44D7" w14:textId="77777777" w:rsidR="00E21114" w:rsidRPr="00914DE1" w:rsidRDefault="00E21114" w:rsidP="00822231">
            <w:pPr>
              <w:spacing w:before="120"/>
              <w:ind w:right="-425"/>
              <w:jc w:val="center"/>
              <w:rPr>
                <w:sz w:val="24"/>
              </w:rPr>
            </w:pPr>
            <w:r w:rsidRPr="00914DE1">
              <w:rPr>
                <w:sz w:val="24"/>
              </w:rPr>
              <w:t>8</w:t>
            </w:r>
          </w:p>
        </w:tc>
        <w:tc>
          <w:tcPr>
            <w:tcW w:w="7801" w:type="dxa"/>
          </w:tcPr>
          <w:p w14:paraId="0F63B0BE" w14:textId="77777777" w:rsidR="00E21114" w:rsidRPr="00914DE1" w:rsidRDefault="00E21114" w:rsidP="00822231">
            <w:pPr>
              <w:spacing w:before="120"/>
              <w:ind w:right="-425"/>
              <w:rPr>
                <w:sz w:val="24"/>
              </w:rPr>
            </w:pPr>
            <w:r w:rsidRPr="00914DE1">
              <w:rPr>
                <w:sz w:val="24"/>
              </w:rPr>
              <w:t>Вольтметр</w:t>
            </w:r>
          </w:p>
        </w:tc>
      </w:tr>
      <w:tr w:rsidR="00E21114" w:rsidRPr="00914DE1" w14:paraId="68E4F195" w14:textId="77777777" w:rsidTr="00822231">
        <w:trPr>
          <w:trHeight w:val="20"/>
        </w:trPr>
        <w:tc>
          <w:tcPr>
            <w:tcW w:w="1271" w:type="dxa"/>
          </w:tcPr>
          <w:p w14:paraId="160592D4" w14:textId="77777777" w:rsidR="00E21114" w:rsidRPr="00914DE1" w:rsidRDefault="00E21114" w:rsidP="00822231">
            <w:pPr>
              <w:spacing w:before="120"/>
              <w:ind w:right="-425"/>
              <w:jc w:val="center"/>
              <w:rPr>
                <w:sz w:val="24"/>
              </w:rPr>
            </w:pPr>
            <w:r w:rsidRPr="00914DE1">
              <w:rPr>
                <w:sz w:val="24"/>
              </w:rPr>
              <w:t>9</w:t>
            </w:r>
          </w:p>
        </w:tc>
        <w:tc>
          <w:tcPr>
            <w:tcW w:w="7801" w:type="dxa"/>
          </w:tcPr>
          <w:p w14:paraId="6EDE8017" w14:textId="10C9D10D" w:rsidR="00E21114" w:rsidRPr="00914DE1" w:rsidRDefault="00396BD8" w:rsidP="00822231">
            <w:pPr>
              <w:spacing w:before="120"/>
              <w:ind w:right="-425"/>
              <w:rPr>
                <w:sz w:val="24"/>
              </w:rPr>
            </w:pPr>
            <w:r>
              <w:rPr>
                <w:sz w:val="24"/>
              </w:rPr>
              <w:t>Тумблер, г</w:t>
            </w:r>
            <w:r w:rsidR="00E21114" w:rsidRPr="00914DE1">
              <w:rPr>
                <w:sz w:val="24"/>
              </w:rPr>
              <w:t>еркон или датчик типа «сухой контакт»</w:t>
            </w:r>
          </w:p>
        </w:tc>
      </w:tr>
      <w:tr w:rsidR="00E21114" w:rsidRPr="00914DE1" w14:paraId="11AF718B" w14:textId="77777777" w:rsidTr="00822231">
        <w:trPr>
          <w:trHeight w:val="20"/>
        </w:trPr>
        <w:tc>
          <w:tcPr>
            <w:tcW w:w="1271" w:type="dxa"/>
          </w:tcPr>
          <w:p w14:paraId="3214CB74" w14:textId="77777777" w:rsidR="00E21114" w:rsidRPr="00914DE1" w:rsidRDefault="00E21114" w:rsidP="00822231">
            <w:pPr>
              <w:spacing w:before="120"/>
              <w:ind w:right="-425"/>
              <w:jc w:val="center"/>
              <w:rPr>
                <w:sz w:val="24"/>
              </w:rPr>
            </w:pPr>
            <w:r w:rsidRPr="00914DE1">
              <w:rPr>
                <w:sz w:val="24"/>
              </w:rPr>
              <w:t>10</w:t>
            </w:r>
          </w:p>
        </w:tc>
        <w:tc>
          <w:tcPr>
            <w:tcW w:w="7801" w:type="dxa"/>
          </w:tcPr>
          <w:p w14:paraId="62CDF150" w14:textId="77777777" w:rsidR="00E21114" w:rsidRPr="00914DE1" w:rsidRDefault="00E21114" w:rsidP="00822231">
            <w:pPr>
              <w:spacing w:before="120"/>
              <w:ind w:right="-425"/>
              <w:rPr>
                <w:sz w:val="24"/>
              </w:rPr>
            </w:pPr>
            <w:r w:rsidRPr="00914DE1">
              <w:rPr>
                <w:sz w:val="24"/>
              </w:rPr>
              <w:t>Автоматический выключатель</w:t>
            </w:r>
          </w:p>
        </w:tc>
      </w:tr>
    </w:tbl>
    <w:p w14:paraId="225445B9" w14:textId="77777777" w:rsidR="00E5150C" w:rsidRDefault="00E5150C">
      <w:pPr>
        <w:spacing w:line="240" w:lineRule="auto"/>
      </w:pPr>
      <w:r>
        <w:br w:type="page"/>
      </w:r>
    </w:p>
    <w:p w14:paraId="32F1D1FE" w14:textId="41D7B1A8" w:rsidR="00323086" w:rsidRDefault="0006255D" w:rsidP="001E0557">
      <w:pPr>
        <w:pStyle w:val="10"/>
        <w:numPr>
          <w:ilvl w:val="0"/>
          <w:numId w:val="0"/>
        </w:numPr>
        <w:ind w:left="432"/>
      </w:pPr>
      <w:bookmarkStart w:id="493" w:name="_ПРИЛОЖЕНИЕ_В_(обязательное)"/>
      <w:bookmarkStart w:id="494" w:name="_Toc349126029"/>
      <w:bookmarkStart w:id="495" w:name="_Toc50649795"/>
      <w:bookmarkEnd w:id="493"/>
      <w:r>
        <w:t>ПРИЛОЖЕНИЕ </w:t>
      </w:r>
      <w:r w:rsidR="00CF464A">
        <w:t>В</w:t>
      </w:r>
      <w:r>
        <w:t> (</w:t>
      </w:r>
      <w:r w:rsidR="004472EF">
        <w:t>обязательное</w:t>
      </w:r>
      <w:r>
        <w:t>) – </w:t>
      </w:r>
      <w:bookmarkEnd w:id="494"/>
      <w:r w:rsidR="00BC7603">
        <w:t>Формы фиксации данных испытаний</w:t>
      </w:r>
      <w:bookmarkEnd w:id="495"/>
    </w:p>
    <w:p w14:paraId="6F33D6AA" w14:textId="38D7A6CA" w:rsidR="00983086" w:rsidRDefault="00817EB8" w:rsidP="00983086">
      <w:pPr>
        <w:pStyle w:val="20"/>
        <w:keepNext w:val="0"/>
        <w:widowControl w:val="0"/>
        <w:numPr>
          <w:ilvl w:val="0"/>
          <w:numId w:val="0"/>
        </w:numPr>
        <w:spacing w:before="0" w:after="120"/>
        <w:ind w:firstLine="142"/>
        <w:jc w:val="center"/>
      </w:pPr>
      <w:hyperlink r:id="rId41" w:history="1">
        <w:r w:rsidR="009403AC" w:rsidRPr="009403AC">
          <w:rPr>
            <w:rStyle w:val="af3"/>
          </w:rPr>
          <w:t xml:space="preserve">Протокол испытаний </w:t>
        </w:r>
        <w:r w:rsidR="003F542F">
          <w:rPr>
            <w:rStyle w:val="af3"/>
          </w:rPr>
          <w:t>НГК-КИП-М-5.Х</w:t>
        </w:r>
        <w:r w:rsidR="009403AC" w:rsidRPr="009403AC">
          <w:rPr>
            <w:rStyle w:val="af3"/>
          </w:rPr>
          <w:t>.xlsx</w:t>
        </w:r>
      </w:hyperlink>
      <w:bookmarkEnd w:id="0"/>
      <w:r w:rsidR="00983086">
        <w:t xml:space="preserve"> </w:t>
      </w:r>
    </w:p>
    <w:p w14:paraId="4FCB9EE5" w14:textId="635DC18A" w:rsidR="008B3B6C" w:rsidRDefault="008B3B6C" w:rsidP="008B3B6C">
      <w:pPr>
        <w:pStyle w:val="10"/>
        <w:numPr>
          <w:ilvl w:val="0"/>
          <w:numId w:val="0"/>
        </w:numPr>
        <w:ind w:left="432"/>
      </w:pPr>
      <w:bookmarkStart w:id="496" w:name="_ПРИЛОЖЕНИЕ_Г_(справочное)"/>
      <w:bookmarkStart w:id="497" w:name="_Toc50649796"/>
      <w:bookmarkEnd w:id="496"/>
      <w:r>
        <w:t>ПРИЛОЖЕНИЕ Г (справочное) – Примеры вида оконных интерфейсов программ.</w:t>
      </w:r>
      <w:bookmarkEnd w:id="497"/>
    </w:p>
    <w:p w14:paraId="1ED6A5CC" w14:textId="2BA354B5" w:rsidR="00E3366E" w:rsidRDefault="00E3366E" w:rsidP="00E3366E"/>
    <w:p w14:paraId="33F5762D" w14:textId="667A6E0A" w:rsidR="00E3366E" w:rsidRPr="00E3366E" w:rsidRDefault="00E3366E" w:rsidP="00E3366E">
      <w:r>
        <w:rPr>
          <w:noProof/>
        </w:rPr>
        <w:drawing>
          <wp:inline distT="0" distB="0" distL="0" distR="0" wp14:anchorId="01DC6B80" wp14:editId="7F37C47C">
            <wp:extent cx="5939790" cy="529971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2">
                      <a:extLst>
                        <a:ext uri="{28A0092B-C50C-407E-A947-70E740481C1C}">
                          <a14:useLocalDpi xmlns:a14="http://schemas.microsoft.com/office/drawing/2010/main" val="0"/>
                        </a:ext>
                      </a:extLst>
                    </a:blip>
                    <a:stretch>
                      <a:fillRect/>
                    </a:stretch>
                  </pic:blipFill>
                  <pic:spPr>
                    <a:xfrm>
                      <a:off x="0" y="0"/>
                      <a:ext cx="5939790" cy="5299710"/>
                    </a:xfrm>
                    <a:prstGeom prst="rect">
                      <a:avLst/>
                    </a:prstGeom>
                  </pic:spPr>
                </pic:pic>
              </a:graphicData>
            </a:graphic>
          </wp:inline>
        </w:drawing>
      </w:r>
    </w:p>
    <w:p w14:paraId="136B8741" w14:textId="1979BF10" w:rsidR="008B3B6C" w:rsidRDefault="008B3B6C">
      <w:pPr>
        <w:rPr>
          <w:szCs w:val="28"/>
        </w:rPr>
      </w:pPr>
    </w:p>
    <w:p w14:paraId="0843F851" w14:textId="413E35B1" w:rsidR="00E3366E" w:rsidRDefault="00E3366E" w:rsidP="00E3366E">
      <w:pPr>
        <w:jc w:val="center"/>
        <w:rPr>
          <w:szCs w:val="28"/>
        </w:rPr>
      </w:pPr>
      <w:r>
        <w:rPr>
          <w:szCs w:val="28"/>
        </w:rPr>
        <w:t>Рис.1</w:t>
      </w:r>
    </w:p>
    <w:p w14:paraId="0A9EA09E" w14:textId="028494A9" w:rsidR="0052289D" w:rsidRDefault="0052289D" w:rsidP="00E3366E">
      <w:pPr>
        <w:jc w:val="center"/>
        <w:rPr>
          <w:szCs w:val="28"/>
        </w:rPr>
      </w:pPr>
    </w:p>
    <w:p w14:paraId="3347C0E8" w14:textId="3B838EFA" w:rsidR="0052289D" w:rsidRDefault="0052289D" w:rsidP="00E3366E">
      <w:pPr>
        <w:jc w:val="center"/>
        <w:rPr>
          <w:noProof/>
          <w:szCs w:val="28"/>
        </w:rPr>
      </w:pPr>
      <w:r>
        <w:rPr>
          <w:noProof/>
          <w:szCs w:val="28"/>
        </w:rPr>
        <w:drawing>
          <wp:inline distT="0" distB="0" distL="0" distR="0" wp14:anchorId="63AC3748" wp14:editId="30F313EE">
            <wp:extent cx="5939790" cy="524251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3">
                      <a:extLst>
                        <a:ext uri="{28A0092B-C50C-407E-A947-70E740481C1C}">
                          <a14:useLocalDpi xmlns:a14="http://schemas.microsoft.com/office/drawing/2010/main" val="0"/>
                        </a:ext>
                      </a:extLst>
                    </a:blip>
                    <a:stretch>
                      <a:fillRect/>
                    </a:stretch>
                  </pic:blipFill>
                  <pic:spPr>
                    <a:xfrm>
                      <a:off x="0" y="0"/>
                      <a:ext cx="5939790" cy="5242510"/>
                    </a:xfrm>
                    <a:prstGeom prst="rect">
                      <a:avLst/>
                    </a:prstGeom>
                  </pic:spPr>
                </pic:pic>
              </a:graphicData>
            </a:graphic>
          </wp:inline>
        </w:drawing>
      </w:r>
    </w:p>
    <w:p w14:paraId="4110EFBA" w14:textId="2F946952" w:rsidR="0052289D" w:rsidRDefault="0052289D" w:rsidP="0052289D">
      <w:pPr>
        <w:jc w:val="center"/>
        <w:rPr>
          <w:szCs w:val="28"/>
        </w:rPr>
      </w:pPr>
    </w:p>
    <w:p w14:paraId="6B993B23" w14:textId="67A8D246" w:rsidR="0052289D" w:rsidRDefault="0052289D" w:rsidP="0052289D">
      <w:pPr>
        <w:jc w:val="center"/>
        <w:rPr>
          <w:szCs w:val="28"/>
        </w:rPr>
      </w:pPr>
      <w:r>
        <w:rPr>
          <w:szCs w:val="28"/>
        </w:rPr>
        <w:t>Рис</w:t>
      </w:r>
      <w:r w:rsidR="00D15737">
        <w:rPr>
          <w:szCs w:val="28"/>
        </w:rPr>
        <w:t>.</w:t>
      </w:r>
      <w:r>
        <w:rPr>
          <w:szCs w:val="28"/>
        </w:rPr>
        <w:t>2</w:t>
      </w:r>
    </w:p>
    <w:p w14:paraId="64D498A2" w14:textId="5297A8D6" w:rsidR="0052289D" w:rsidRDefault="0052289D" w:rsidP="0052289D">
      <w:pPr>
        <w:jc w:val="center"/>
        <w:rPr>
          <w:szCs w:val="28"/>
        </w:rPr>
      </w:pPr>
    </w:p>
    <w:p w14:paraId="1F34F8AE" w14:textId="4E34E402" w:rsidR="00D15737" w:rsidRDefault="00D15737" w:rsidP="0052289D">
      <w:pPr>
        <w:jc w:val="center"/>
        <w:rPr>
          <w:szCs w:val="28"/>
        </w:rPr>
      </w:pPr>
    </w:p>
    <w:p w14:paraId="5E1BEE6D" w14:textId="7096B34C" w:rsidR="00D15737" w:rsidRDefault="00D15737">
      <w:pPr>
        <w:spacing w:line="240" w:lineRule="auto"/>
        <w:rPr>
          <w:szCs w:val="28"/>
        </w:rPr>
      </w:pPr>
      <w:r>
        <w:rPr>
          <w:szCs w:val="28"/>
        </w:rPr>
        <w:br w:type="page"/>
      </w:r>
    </w:p>
    <w:p w14:paraId="6069536F" w14:textId="5CE47720" w:rsidR="00D15737" w:rsidRDefault="00D15737" w:rsidP="0052289D">
      <w:pPr>
        <w:jc w:val="center"/>
        <w:rPr>
          <w:noProof/>
          <w:szCs w:val="28"/>
        </w:rPr>
      </w:pPr>
      <w:r>
        <w:rPr>
          <w:noProof/>
          <w:szCs w:val="28"/>
        </w:rPr>
        <w:drawing>
          <wp:inline distT="0" distB="0" distL="0" distR="0" wp14:anchorId="46637C4A" wp14:editId="2BECD052">
            <wp:extent cx="5750053" cy="543687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4">
                      <a:extLst>
                        <a:ext uri="{28A0092B-C50C-407E-A947-70E740481C1C}">
                          <a14:useLocalDpi xmlns:a14="http://schemas.microsoft.com/office/drawing/2010/main" val="0"/>
                        </a:ext>
                      </a:extLst>
                    </a:blip>
                    <a:stretch>
                      <a:fillRect/>
                    </a:stretch>
                  </pic:blipFill>
                  <pic:spPr>
                    <a:xfrm>
                      <a:off x="0" y="0"/>
                      <a:ext cx="5750053" cy="5436870"/>
                    </a:xfrm>
                    <a:prstGeom prst="rect">
                      <a:avLst/>
                    </a:prstGeom>
                  </pic:spPr>
                </pic:pic>
              </a:graphicData>
            </a:graphic>
          </wp:inline>
        </w:drawing>
      </w:r>
    </w:p>
    <w:p w14:paraId="43BAFDEA" w14:textId="30071EFD" w:rsidR="00D15737" w:rsidRDefault="00D15737" w:rsidP="00D15737">
      <w:pPr>
        <w:jc w:val="center"/>
        <w:rPr>
          <w:szCs w:val="28"/>
        </w:rPr>
      </w:pPr>
    </w:p>
    <w:p w14:paraId="1C3C8D94" w14:textId="587BD6EF" w:rsidR="00D15737" w:rsidRDefault="00D15737" w:rsidP="00D15737">
      <w:pPr>
        <w:jc w:val="center"/>
        <w:rPr>
          <w:szCs w:val="28"/>
        </w:rPr>
      </w:pPr>
      <w:r>
        <w:rPr>
          <w:szCs w:val="28"/>
        </w:rPr>
        <w:t>Рис.3</w:t>
      </w:r>
    </w:p>
    <w:p w14:paraId="22A922CE" w14:textId="77777777" w:rsidR="007B564D" w:rsidRDefault="007B564D" w:rsidP="00D15737">
      <w:pPr>
        <w:jc w:val="center"/>
        <w:rPr>
          <w:szCs w:val="28"/>
        </w:rPr>
      </w:pPr>
    </w:p>
    <w:p w14:paraId="4DA8F048" w14:textId="77777777" w:rsidR="007B564D" w:rsidRDefault="007B564D" w:rsidP="00D15737">
      <w:pPr>
        <w:jc w:val="center"/>
        <w:rPr>
          <w:szCs w:val="28"/>
        </w:rPr>
      </w:pPr>
    </w:p>
    <w:p w14:paraId="6516E3E1" w14:textId="77777777" w:rsidR="007B564D" w:rsidRDefault="007B564D" w:rsidP="00D15737">
      <w:pPr>
        <w:jc w:val="center"/>
        <w:rPr>
          <w:szCs w:val="28"/>
        </w:rPr>
      </w:pPr>
    </w:p>
    <w:p w14:paraId="3A3113E4" w14:textId="77777777" w:rsidR="007B564D" w:rsidRDefault="007B564D" w:rsidP="00D15737">
      <w:pPr>
        <w:jc w:val="center"/>
        <w:rPr>
          <w:szCs w:val="28"/>
        </w:rPr>
      </w:pPr>
    </w:p>
    <w:p w14:paraId="07D4F3EA" w14:textId="77777777" w:rsidR="007B564D" w:rsidRDefault="007B564D" w:rsidP="00D15737">
      <w:pPr>
        <w:jc w:val="center"/>
        <w:rPr>
          <w:szCs w:val="28"/>
        </w:rPr>
      </w:pPr>
    </w:p>
    <w:p w14:paraId="0F9E0292" w14:textId="77777777" w:rsidR="007B564D" w:rsidRDefault="007B564D" w:rsidP="00D15737">
      <w:pPr>
        <w:jc w:val="center"/>
        <w:rPr>
          <w:szCs w:val="28"/>
        </w:rPr>
      </w:pPr>
    </w:p>
    <w:p w14:paraId="3BD5551C" w14:textId="77777777" w:rsidR="007B564D" w:rsidRDefault="007B564D" w:rsidP="00D15737">
      <w:pPr>
        <w:jc w:val="center"/>
        <w:rPr>
          <w:szCs w:val="28"/>
        </w:rPr>
      </w:pPr>
    </w:p>
    <w:p w14:paraId="022EE440" w14:textId="77777777" w:rsidR="007B564D" w:rsidRDefault="007B564D" w:rsidP="00D15737">
      <w:pPr>
        <w:jc w:val="center"/>
        <w:rPr>
          <w:szCs w:val="28"/>
        </w:rPr>
      </w:pPr>
    </w:p>
    <w:p w14:paraId="5BF70CE4" w14:textId="77777777" w:rsidR="007B564D" w:rsidRDefault="007B564D" w:rsidP="00D15737">
      <w:pPr>
        <w:jc w:val="center"/>
        <w:rPr>
          <w:szCs w:val="28"/>
        </w:rPr>
      </w:pPr>
    </w:p>
    <w:p w14:paraId="2FB67606" w14:textId="77777777" w:rsidR="007B564D" w:rsidRDefault="007B564D" w:rsidP="00D15737">
      <w:pPr>
        <w:jc w:val="center"/>
        <w:rPr>
          <w:szCs w:val="28"/>
        </w:rPr>
      </w:pPr>
    </w:p>
    <w:p w14:paraId="05DAA3F1" w14:textId="77777777" w:rsidR="007B564D" w:rsidRDefault="007B564D" w:rsidP="00D15737">
      <w:pPr>
        <w:jc w:val="center"/>
        <w:rPr>
          <w:szCs w:val="28"/>
        </w:rPr>
      </w:pPr>
    </w:p>
    <w:p w14:paraId="2FD00D46" w14:textId="77777777" w:rsidR="007B564D" w:rsidRDefault="007B564D" w:rsidP="00D15737">
      <w:pPr>
        <w:jc w:val="center"/>
        <w:rPr>
          <w:szCs w:val="28"/>
        </w:rPr>
      </w:pPr>
    </w:p>
    <w:p w14:paraId="5B99FD29" w14:textId="77777777" w:rsidR="007B564D" w:rsidRDefault="007B564D" w:rsidP="00D15737">
      <w:pPr>
        <w:jc w:val="center"/>
        <w:rPr>
          <w:szCs w:val="28"/>
        </w:rPr>
      </w:pPr>
    </w:p>
    <w:p w14:paraId="202F7C02" w14:textId="3653F54F" w:rsidR="007B564D" w:rsidRDefault="007B564D" w:rsidP="00D15737">
      <w:pPr>
        <w:jc w:val="center"/>
        <w:rPr>
          <w:szCs w:val="28"/>
        </w:rPr>
      </w:pPr>
      <w:r>
        <w:rPr>
          <w:noProof/>
          <w:szCs w:val="28"/>
        </w:rPr>
        <w:drawing>
          <wp:anchor distT="0" distB="0" distL="114300" distR="114300" simplePos="0" relativeHeight="251660288" behindDoc="0" locked="0" layoutInCell="1" allowOverlap="1" wp14:anchorId="4DF6A9AC" wp14:editId="6A9275CE">
            <wp:simplePos x="0" y="0"/>
            <wp:positionH relativeFrom="margin">
              <wp:posOffset>186580</wp:posOffset>
            </wp:positionH>
            <wp:positionV relativeFrom="paragraph">
              <wp:posOffset>11430</wp:posOffset>
            </wp:positionV>
            <wp:extent cx="2231390" cy="4645025"/>
            <wp:effectExtent l="0" t="0" r="0" b="3175"/>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1-02-10-09-49-57-377_ru.dp64.kipm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31390" cy="4645025"/>
                    </a:xfrm>
                    <a:prstGeom prst="rect">
                      <a:avLst/>
                    </a:prstGeom>
                  </pic:spPr>
                </pic:pic>
              </a:graphicData>
            </a:graphic>
            <wp14:sizeRelH relativeFrom="margin">
              <wp14:pctWidth>0</wp14:pctWidth>
            </wp14:sizeRelH>
            <wp14:sizeRelV relativeFrom="margin">
              <wp14:pctHeight>0</wp14:pctHeight>
            </wp14:sizeRelV>
          </wp:anchor>
        </w:drawing>
      </w:r>
      <w:commentRangeStart w:id="498"/>
      <w:commentRangeEnd w:id="498"/>
      <w:r w:rsidR="00F45B99">
        <w:rPr>
          <w:rStyle w:val="af9"/>
        </w:rPr>
        <w:commentReference w:id="498"/>
      </w:r>
    </w:p>
    <w:p w14:paraId="58B50A41" w14:textId="77777777" w:rsidR="007B564D" w:rsidRDefault="007B564D" w:rsidP="00D15737">
      <w:pPr>
        <w:jc w:val="center"/>
        <w:rPr>
          <w:szCs w:val="28"/>
        </w:rPr>
      </w:pPr>
    </w:p>
    <w:p w14:paraId="3D91F9B8" w14:textId="16E3A595" w:rsidR="007B564D" w:rsidRDefault="007B564D" w:rsidP="00D15737">
      <w:pPr>
        <w:jc w:val="center"/>
        <w:rPr>
          <w:szCs w:val="28"/>
        </w:rPr>
      </w:pPr>
    </w:p>
    <w:p w14:paraId="7FEE20F4" w14:textId="77777777" w:rsidR="007B564D" w:rsidRDefault="007B564D" w:rsidP="00D15737">
      <w:pPr>
        <w:jc w:val="center"/>
        <w:rPr>
          <w:szCs w:val="28"/>
        </w:rPr>
      </w:pPr>
    </w:p>
    <w:p w14:paraId="24BD3A5C" w14:textId="77777777" w:rsidR="007B564D" w:rsidRDefault="007B564D" w:rsidP="00D15737">
      <w:pPr>
        <w:jc w:val="center"/>
        <w:rPr>
          <w:szCs w:val="28"/>
        </w:rPr>
      </w:pPr>
    </w:p>
    <w:p w14:paraId="0A74A0E2" w14:textId="77777777" w:rsidR="007B564D" w:rsidRDefault="007B564D" w:rsidP="00D15737">
      <w:pPr>
        <w:jc w:val="center"/>
        <w:rPr>
          <w:szCs w:val="28"/>
        </w:rPr>
      </w:pPr>
    </w:p>
    <w:p w14:paraId="374CC030" w14:textId="77777777" w:rsidR="007B564D" w:rsidRDefault="007B564D" w:rsidP="00D15737">
      <w:pPr>
        <w:jc w:val="center"/>
        <w:rPr>
          <w:szCs w:val="28"/>
        </w:rPr>
      </w:pPr>
    </w:p>
    <w:p w14:paraId="1675D339" w14:textId="77777777" w:rsidR="007B564D" w:rsidRDefault="007B564D" w:rsidP="00D15737">
      <w:pPr>
        <w:jc w:val="center"/>
        <w:rPr>
          <w:szCs w:val="28"/>
        </w:rPr>
      </w:pPr>
    </w:p>
    <w:p w14:paraId="4134E6C2" w14:textId="77777777" w:rsidR="007B564D" w:rsidRDefault="007B564D" w:rsidP="00D15737">
      <w:pPr>
        <w:jc w:val="center"/>
        <w:rPr>
          <w:szCs w:val="28"/>
        </w:rPr>
      </w:pPr>
    </w:p>
    <w:p w14:paraId="25856B08" w14:textId="77777777" w:rsidR="007B564D" w:rsidRDefault="007B564D" w:rsidP="00D15737">
      <w:pPr>
        <w:jc w:val="center"/>
        <w:rPr>
          <w:szCs w:val="28"/>
        </w:rPr>
      </w:pPr>
    </w:p>
    <w:p w14:paraId="0A67E17C" w14:textId="77777777" w:rsidR="007B564D" w:rsidRDefault="007B564D" w:rsidP="00D15737">
      <w:pPr>
        <w:jc w:val="center"/>
        <w:rPr>
          <w:szCs w:val="28"/>
        </w:rPr>
      </w:pPr>
    </w:p>
    <w:p w14:paraId="4E4201C7" w14:textId="77777777" w:rsidR="007B564D" w:rsidRDefault="007B564D" w:rsidP="00D15737">
      <w:pPr>
        <w:jc w:val="center"/>
        <w:rPr>
          <w:szCs w:val="28"/>
        </w:rPr>
      </w:pPr>
    </w:p>
    <w:p w14:paraId="554AFDD1" w14:textId="77777777" w:rsidR="007B564D" w:rsidRDefault="007B564D" w:rsidP="00D15737">
      <w:pPr>
        <w:jc w:val="center"/>
        <w:rPr>
          <w:szCs w:val="28"/>
        </w:rPr>
      </w:pPr>
    </w:p>
    <w:p w14:paraId="38F8228D" w14:textId="77777777" w:rsidR="007B564D" w:rsidRDefault="007B564D" w:rsidP="00D15737">
      <w:pPr>
        <w:jc w:val="center"/>
        <w:rPr>
          <w:szCs w:val="28"/>
        </w:rPr>
      </w:pPr>
    </w:p>
    <w:p w14:paraId="22525D15" w14:textId="77777777" w:rsidR="007B564D" w:rsidRDefault="007B564D" w:rsidP="00D15737">
      <w:pPr>
        <w:jc w:val="center"/>
        <w:rPr>
          <w:szCs w:val="28"/>
        </w:rPr>
      </w:pPr>
    </w:p>
    <w:p w14:paraId="4CC9AAA5" w14:textId="77777777" w:rsidR="007B564D" w:rsidRDefault="007B564D" w:rsidP="00D15737">
      <w:pPr>
        <w:jc w:val="center"/>
        <w:rPr>
          <w:szCs w:val="28"/>
        </w:rPr>
      </w:pPr>
    </w:p>
    <w:p w14:paraId="6FA468BC" w14:textId="77777777" w:rsidR="007B564D" w:rsidRDefault="007B564D" w:rsidP="00D15737">
      <w:pPr>
        <w:jc w:val="center"/>
        <w:rPr>
          <w:szCs w:val="28"/>
        </w:rPr>
      </w:pPr>
    </w:p>
    <w:p w14:paraId="1152EA9D" w14:textId="77777777" w:rsidR="007B564D" w:rsidRDefault="007B564D" w:rsidP="00D15737">
      <w:pPr>
        <w:jc w:val="center"/>
        <w:rPr>
          <w:szCs w:val="28"/>
        </w:rPr>
      </w:pPr>
    </w:p>
    <w:p w14:paraId="34FF3552" w14:textId="77777777" w:rsidR="007B564D" w:rsidRDefault="007B564D" w:rsidP="00D15737">
      <w:pPr>
        <w:jc w:val="center"/>
        <w:rPr>
          <w:szCs w:val="28"/>
        </w:rPr>
      </w:pPr>
    </w:p>
    <w:p w14:paraId="3DAD4BAD" w14:textId="77777777" w:rsidR="007B564D" w:rsidRDefault="007B564D" w:rsidP="00D15737">
      <w:pPr>
        <w:jc w:val="center"/>
        <w:rPr>
          <w:szCs w:val="28"/>
        </w:rPr>
      </w:pPr>
    </w:p>
    <w:p w14:paraId="3C3D113A" w14:textId="0FBE57F3" w:rsidR="007B564D" w:rsidDel="00B54EAE" w:rsidRDefault="007B564D" w:rsidP="00D15737">
      <w:pPr>
        <w:jc w:val="center"/>
        <w:rPr>
          <w:del w:id="499" w:author="Перов Дмитрий Александрович" w:date="2021-03-10T11:57:00Z"/>
          <w:szCs w:val="28"/>
        </w:rPr>
      </w:pPr>
    </w:p>
    <w:p w14:paraId="0DCAAEB2" w14:textId="1440BF46" w:rsidR="007B564D" w:rsidDel="00B54EAE" w:rsidRDefault="007B564D" w:rsidP="00D15737">
      <w:pPr>
        <w:jc w:val="center"/>
        <w:rPr>
          <w:del w:id="500" w:author="Перов Дмитрий Александрович" w:date="2021-03-10T11:57:00Z"/>
          <w:szCs w:val="28"/>
        </w:rPr>
      </w:pPr>
    </w:p>
    <w:p w14:paraId="339CA739" w14:textId="12F6AA89" w:rsidR="007B564D" w:rsidDel="00B54EAE" w:rsidRDefault="007B564D" w:rsidP="00D15737">
      <w:pPr>
        <w:jc w:val="center"/>
        <w:rPr>
          <w:del w:id="501" w:author="Перов Дмитрий Александрович" w:date="2021-03-10T11:57:00Z"/>
          <w:szCs w:val="28"/>
        </w:rPr>
      </w:pPr>
    </w:p>
    <w:p w14:paraId="1BC81744" w14:textId="1BF915E6" w:rsidR="007B564D" w:rsidDel="00B54EAE" w:rsidRDefault="007B564D" w:rsidP="00D15737">
      <w:pPr>
        <w:jc w:val="center"/>
        <w:rPr>
          <w:del w:id="502" w:author="Перов Дмитрий Александрович" w:date="2021-03-10T11:57:00Z"/>
          <w:szCs w:val="28"/>
        </w:rPr>
      </w:pPr>
    </w:p>
    <w:p w14:paraId="66315235" w14:textId="3DC9E103" w:rsidR="007B564D" w:rsidDel="00B54EAE" w:rsidRDefault="007B564D" w:rsidP="00D15737">
      <w:pPr>
        <w:jc w:val="center"/>
        <w:rPr>
          <w:del w:id="503" w:author="Перов Дмитрий Александрович" w:date="2021-03-10T11:57:00Z"/>
          <w:szCs w:val="28"/>
        </w:rPr>
      </w:pPr>
    </w:p>
    <w:p w14:paraId="0D2BB88A" w14:textId="04C9FC5F" w:rsidR="007B564D" w:rsidDel="00B54EAE" w:rsidRDefault="007B564D" w:rsidP="00D15737">
      <w:pPr>
        <w:jc w:val="center"/>
        <w:rPr>
          <w:del w:id="504" w:author="Перов Дмитрий Александрович" w:date="2021-03-10T11:57:00Z"/>
          <w:szCs w:val="28"/>
        </w:rPr>
      </w:pPr>
    </w:p>
    <w:p w14:paraId="61532E38" w14:textId="53E3788A" w:rsidR="007B564D" w:rsidDel="00B54EAE" w:rsidRDefault="007B564D" w:rsidP="00D15737">
      <w:pPr>
        <w:jc w:val="center"/>
        <w:rPr>
          <w:del w:id="505" w:author="Перов Дмитрий Александрович" w:date="2021-03-10T11:57:00Z"/>
          <w:szCs w:val="28"/>
        </w:rPr>
      </w:pPr>
    </w:p>
    <w:p w14:paraId="4F20FB00" w14:textId="58943088" w:rsidR="007B564D" w:rsidDel="00B54EAE" w:rsidRDefault="007B564D" w:rsidP="00D15737">
      <w:pPr>
        <w:jc w:val="center"/>
        <w:rPr>
          <w:del w:id="506" w:author="Перов Дмитрий Александрович" w:date="2021-03-10T11:57:00Z"/>
          <w:szCs w:val="28"/>
        </w:rPr>
      </w:pPr>
    </w:p>
    <w:p w14:paraId="3F4A14FA" w14:textId="4816A88C" w:rsidR="007B564D" w:rsidDel="00B54EAE" w:rsidRDefault="007B564D" w:rsidP="00D15737">
      <w:pPr>
        <w:jc w:val="center"/>
        <w:rPr>
          <w:del w:id="507" w:author="Перов Дмитрий Александрович" w:date="2021-03-10T11:57:00Z"/>
          <w:szCs w:val="28"/>
        </w:rPr>
      </w:pPr>
    </w:p>
    <w:p w14:paraId="18139CD4" w14:textId="170974A3" w:rsidR="007B564D" w:rsidRPr="00D15737" w:rsidRDefault="00582FBE">
      <w:pPr>
        <w:ind w:left="1701"/>
        <w:rPr>
          <w:szCs w:val="28"/>
        </w:rPr>
        <w:pPrChange w:id="508" w:author="Перов Дмитрий Александрович" w:date="2021-03-10T11:57:00Z">
          <w:pPr>
            <w:jc w:val="center"/>
          </w:pPr>
        </w:pPrChange>
      </w:pPr>
      <w:r>
        <w:rPr>
          <w:szCs w:val="28"/>
        </w:rPr>
        <w:t>Рис.4</w:t>
      </w:r>
    </w:p>
    <w:sectPr w:rsidR="007B564D" w:rsidRPr="00D15737" w:rsidSect="007B6BE1">
      <w:headerReference w:type="default" r:id="rId46"/>
      <w:footerReference w:type="default" r:id="rId47"/>
      <w:pgSz w:w="11906" w:h="16838"/>
      <w:pgMar w:top="1134" w:right="851" w:bottom="1276"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Перов Дмитрий Александрович" w:date="2021-02-17T08:23:00Z" w:initials="ПДА">
    <w:p w14:paraId="436A3CCC" w14:textId="4C36FD08" w:rsidR="0014404A" w:rsidRDefault="0014404A">
      <w:pPr>
        <w:pStyle w:val="afa"/>
      </w:pPr>
      <w:r>
        <w:rPr>
          <w:rStyle w:val="af9"/>
        </w:rPr>
        <w:annotationRef/>
      </w:r>
      <w:r>
        <w:t>Было пропущено 6,18</w:t>
      </w:r>
    </w:p>
  </w:comment>
  <w:comment w:id="10" w:author="Буторин Дмитрий Сергеевич" w:date="2021-02-17T15:59:00Z" w:initials="БДС">
    <w:p w14:paraId="6735CB89" w14:textId="77777777" w:rsidR="0014404A" w:rsidRDefault="0014404A" w:rsidP="004361E3">
      <w:pPr>
        <w:pStyle w:val="afa"/>
      </w:pPr>
      <w:r>
        <w:rPr>
          <w:rStyle w:val="af9"/>
        </w:rPr>
        <w:annotationRef/>
      </w:r>
      <w:r>
        <w:t>Вставил изображение индикации, подправил описание индикаторов</w:t>
      </w:r>
    </w:p>
  </w:comment>
  <w:comment w:id="259" w:author="Гадельшин Мират Минулович" w:date="2020-12-16T14:27:00Z" w:initials="ГММ">
    <w:p w14:paraId="1ED93F0C" w14:textId="4CDA1A88" w:rsidR="0014404A" w:rsidRDefault="0014404A">
      <w:pPr>
        <w:pStyle w:val="afa"/>
      </w:pPr>
      <w:r>
        <w:rPr>
          <w:rStyle w:val="af9"/>
        </w:rPr>
        <w:annotationRef/>
      </w:r>
      <w:r>
        <w:t>4-20</w:t>
      </w:r>
    </w:p>
    <w:p w14:paraId="66389F15" w14:textId="77777777" w:rsidR="0014404A" w:rsidRDefault="0014404A">
      <w:pPr>
        <w:pStyle w:val="afa"/>
      </w:pPr>
    </w:p>
  </w:comment>
  <w:comment w:id="274" w:author="Буторин Дмитрий Сергеевич" w:date="2021-02-10T10:14:00Z" w:initials="БДС">
    <w:p w14:paraId="38F3C019" w14:textId="0F22A4DD" w:rsidR="0014404A" w:rsidRPr="00327F48" w:rsidRDefault="0014404A">
      <w:pPr>
        <w:pStyle w:val="afa"/>
      </w:pPr>
      <w:r>
        <w:rPr>
          <w:rStyle w:val="af9"/>
        </w:rPr>
        <w:annotationRef/>
      </w:r>
      <w:r>
        <w:t xml:space="preserve">Добавил описание проверка интерфейса </w:t>
      </w:r>
      <w:r>
        <w:rPr>
          <w:lang w:val="en-US"/>
        </w:rPr>
        <w:t>Bluetooth</w:t>
      </w:r>
    </w:p>
  </w:comment>
  <w:comment w:id="338" w:author="Маначинский Юрий Александрович" w:date="2019-12-13T16:56:00Z" w:initials="МЮА">
    <w:p w14:paraId="5754F2BD" w14:textId="77777777" w:rsidR="0014404A" w:rsidRDefault="0014404A" w:rsidP="003A742C">
      <w:pPr>
        <w:pStyle w:val="afa"/>
      </w:pPr>
      <w:r>
        <w:rPr>
          <w:rStyle w:val="af9"/>
        </w:rPr>
        <w:annotationRef/>
      </w:r>
      <w:r>
        <w:t>добавил</w:t>
      </w:r>
    </w:p>
  </w:comment>
  <w:comment w:id="343" w:author="Перов Дмитрий Александрович" w:date="2021-02-26T12:21:00Z" w:initials="ПДА">
    <w:p w14:paraId="7DA615BC" w14:textId="679CB7FE" w:rsidR="0014404A" w:rsidRDefault="0014404A">
      <w:pPr>
        <w:pStyle w:val="afa"/>
      </w:pPr>
      <w:r>
        <w:rPr>
          <w:rStyle w:val="af9"/>
        </w:rPr>
        <w:annotationRef/>
      </w:r>
    </w:p>
  </w:comment>
  <w:comment w:id="498" w:author="Буторин Дмитрий Сергеевич" w:date="2021-02-10T10:15:00Z" w:initials="БДС">
    <w:p w14:paraId="3F1B6E61" w14:textId="1BEE6CED" w:rsidR="0014404A" w:rsidRPr="00F45B99" w:rsidRDefault="0014404A">
      <w:pPr>
        <w:pStyle w:val="afa"/>
      </w:pPr>
      <w:r>
        <w:rPr>
          <w:rStyle w:val="af9"/>
        </w:rPr>
        <w:annotationRef/>
      </w:r>
      <w:r>
        <w:t>Добавил пример отображения информации в приложении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6A3CCC" w15:done="0"/>
  <w15:commentEx w15:paraId="6735CB89" w15:done="0"/>
  <w15:commentEx w15:paraId="66389F15" w15:done="0"/>
  <w15:commentEx w15:paraId="38F3C019" w15:done="0"/>
  <w15:commentEx w15:paraId="5754F2BD" w15:done="0"/>
  <w15:commentEx w15:paraId="7DA615BC" w15:done="0"/>
  <w15:commentEx w15:paraId="3F1B6E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75104" w16cex:dateUtc="2021-02-17T04:23:00Z"/>
  <w16cex:commentExtensible w16cex:durableId="23E36648" w16cex:dateUtc="2021-02-26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6A3CCC" w16cid:durableId="23D75104"/>
  <w16cid:commentId w16cid:paraId="6735CB89" w16cid:durableId="23E36533"/>
  <w16cid:commentId w16cid:paraId="66389F15" w16cid:durableId="23D74E29"/>
  <w16cid:commentId w16cid:paraId="38F3C019" w16cid:durableId="23D74E2A"/>
  <w16cid:commentId w16cid:paraId="5754F2BD" w16cid:durableId="21A1BF72"/>
  <w16cid:commentId w16cid:paraId="7DA615BC" w16cid:durableId="23E36648"/>
  <w16cid:commentId w16cid:paraId="3F1B6E61" w16cid:durableId="23D74E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FEA57" w14:textId="77777777" w:rsidR="0014404A" w:rsidRDefault="0014404A">
      <w:r>
        <w:separator/>
      </w:r>
    </w:p>
  </w:endnote>
  <w:endnote w:type="continuationSeparator" w:id="0">
    <w:p w14:paraId="46941846" w14:textId="77777777" w:rsidR="0014404A" w:rsidRDefault="00144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373">
    <w:altName w:val="Times New Roman"/>
    <w:panose1 w:val="00000000000000000000"/>
    <w:charset w:val="00"/>
    <w:family w:val="auto"/>
    <w:notTrueType/>
    <w:pitch w:val="default"/>
    <w:sig w:usb0="05FC413E" w:usb1="000001EC" w:usb2="05FC4140" w:usb3="308FE15E" w:csb0="00000000" w:csb1="308FE18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w:charset w:val="00"/>
    <w:family w:val="swiss"/>
    <w:pitch w:val="variable"/>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AE2A4" w14:textId="77777777" w:rsidR="0014404A" w:rsidRDefault="0014404A">
    <w:pPr>
      <w:pStyle w:val="a9"/>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37E582B3" w14:textId="77777777" w:rsidR="0014404A" w:rsidRDefault="0014404A">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208B7" w14:textId="45AC960E" w:rsidR="0014404A" w:rsidRDefault="0014404A">
    <w:pPr>
      <w:pStyle w:val="a9"/>
    </w:pPr>
    <w:r>
      <w:rPr>
        <w:noProof/>
      </w:rPr>
      <mc:AlternateContent>
        <mc:Choice Requires="wps">
          <w:drawing>
            <wp:anchor distT="45720" distB="45720" distL="114300" distR="114300" simplePos="0" relativeHeight="251705856" behindDoc="0" locked="0" layoutInCell="1" allowOverlap="1" wp14:anchorId="48ECCC52" wp14:editId="2B465EB8">
              <wp:simplePos x="0" y="0"/>
              <wp:positionH relativeFrom="column">
                <wp:posOffset>-634365</wp:posOffset>
              </wp:positionH>
              <wp:positionV relativeFrom="paragraph">
                <wp:posOffset>-574675</wp:posOffset>
              </wp:positionV>
              <wp:extent cx="185420" cy="751840"/>
              <wp:effectExtent l="3810" t="0" r="1270" b="3810"/>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8BD16" w14:textId="4C87E9B2" w:rsidR="0014404A" w:rsidRPr="006B3EE9" w:rsidRDefault="0014404A" w:rsidP="006B3EE9">
                          <w:pPr>
                            <w:rPr>
                              <w:rFonts w:ascii="GOST type A" w:hAnsi="GOST type A"/>
                            </w:rPr>
                          </w:pPr>
                          <w:r>
                            <w:rPr>
                              <w:rFonts w:ascii="GOST type A" w:hAnsi="GOST type A"/>
                            </w:rPr>
                            <w:t>А-0</w:t>
                          </w:r>
                        </w:p>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ECCC52" id="_x0000_t202" coordsize="21600,21600" o:spt="202" path="m,l,21600r21600,l21600,xe">
              <v:stroke joinstyle="miter"/>
              <v:path gradientshapeok="t" o:connecttype="rect"/>
            </v:shapetype>
            <v:shape id="Надпись 2" o:spid="_x0000_s1046" type="#_x0000_t202" style="position:absolute;margin-left:-49.95pt;margin-top:-45.25pt;width:14.6pt;height:59.2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" stroked="f">
              <v:textbox style="layout-flow:vertical;mso-layout-flow-alt:bottom-to-top" inset="0,,0">
                <w:txbxContent>
                  <w:p w14:paraId="1548BD16" w14:textId="4C87E9B2" w:rsidR="0014404A" w:rsidRPr="006B3EE9" w:rsidRDefault="0014404A" w:rsidP="006B3EE9">
                    <w:pPr>
                      <w:rPr>
                        <w:rFonts w:ascii="GOST type A" w:hAnsi="GOST type A"/>
                      </w:rPr>
                    </w:pPr>
                    <w:r>
                      <w:rPr>
                        <w:rFonts w:ascii="GOST type A" w:hAnsi="GOST type A"/>
                      </w:rPr>
                      <w:t>А-0</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4A98D" w14:textId="550DD2A8" w:rsidR="0014404A" w:rsidRDefault="0014404A">
    <w:pPr>
      <w:pStyle w:val="a9"/>
      <w:ind w:right="360"/>
    </w:pPr>
    <w:r>
      <w:rPr>
        <w:noProof/>
      </w:rPr>
      <mc:AlternateContent>
        <mc:Choice Requires="wps">
          <w:drawing>
            <wp:anchor distT="45720" distB="45720" distL="114300" distR="114300" simplePos="0" relativeHeight="251708928" behindDoc="0" locked="0" layoutInCell="1" allowOverlap="1" wp14:anchorId="29131F31" wp14:editId="4BF6C5C4">
              <wp:simplePos x="0" y="0"/>
              <wp:positionH relativeFrom="column">
                <wp:posOffset>-313690</wp:posOffset>
              </wp:positionH>
              <wp:positionV relativeFrom="paragraph">
                <wp:posOffset>-1076960</wp:posOffset>
              </wp:positionV>
              <wp:extent cx="2350770" cy="285115"/>
              <wp:effectExtent l="635" t="0" r="1270" b="1270"/>
              <wp:wrapNone/>
              <wp:docPr id="214" name="Text Box 3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FEB30" w14:textId="77777777" w:rsidR="0014404A" w:rsidRDefault="0014404A"/>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131F31" id="_x0000_t202" coordsize="21600,21600" o:spt="202" path="m,l,21600r21600,l21600,xe">
              <v:stroke joinstyle="miter"/>
              <v:path gradientshapeok="t" o:connecttype="rect"/>
            </v:shapetype>
            <v:shape id="Text Box 3732" o:spid="_x0000_s1123" type="#_x0000_t202" style="position:absolute;margin-left:-24.7pt;margin-top:-84.8pt;width:185.1pt;height:22.4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" filled="f" stroked="f">
              <v:textbox inset="0,0,0,0">
                <w:txbxContent>
                  <w:p w14:paraId="124FEB30" w14:textId="77777777" w:rsidR="0014404A" w:rsidRDefault="0014404A"/>
                </w:txbxContent>
              </v:textbox>
            </v:shape>
          </w:pict>
        </mc:Fallback>
      </mc:AlternateContent>
    </w:r>
    <w:r>
      <w:rPr>
        <w:noProof/>
      </w:rPr>
      <mc:AlternateContent>
        <mc:Choice Requires="wps">
          <w:drawing>
            <wp:anchor distT="45720" distB="45720" distL="114300" distR="114300" simplePos="0" relativeHeight="251706880" behindDoc="0" locked="0" layoutInCell="1" allowOverlap="1" wp14:anchorId="48ECCC52" wp14:editId="1410B950">
              <wp:simplePos x="0" y="0"/>
              <wp:positionH relativeFrom="column">
                <wp:posOffset>-579755</wp:posOffset>
              </wp:positionH>
              <wp:positionV relativeFrom="paragraph">
                <wp:posOffset>-620395</wp:posOffset>
              </wp:positionV>
              <wp:extent cx="185420" cy="751840"/>
              <wp:effectExtent l="1270" t="0" r="3810" b="1905"/>
              <wp:wrapSquare wrapText="bothSides"/>
              <wp:docPr id="213" name="Text Box 3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D05F0A" w14:textId="77777777" w:rsidR="0014404A" w:rsidRDefault="0014404A"/>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ECCC52" id="Text Box 3718" o:spid="_x0000_s1124" type="#_x0000_t202" style="position:absolute;margin-left:-45.65pt;margin-top:-48.85pt;width:14.6pt;height:59.2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" stroked="f">
              <v:textbox style="layout-flow:vertical;mso-layout-flow-alt:bottom-to-top" inset="0,,0">
                <w:txbxContent>
                  <w:p w14:paraId="1DD05F0A" w14:textId="77777777" w:rsidR="0014404A" w:rsidRDefault="0014404A"/>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758C9" w14:textId="085AA616" w:rsidR="0014404A" w:rsidRDefault="0014404A">
    <w:pPr>
      <w:pStyle w:val="a9"/>
      <w:ind w:right="360"/>
    </w:pPr>
    <w:r>
      <w:rPr>
        <w:noProof/>
      </w:rPr>
      <mc:AlternateContent>
        <mc:Choice Requires="wps">
          <w:drawing>
            <wp:anchor distT="45720" distB="45720" distL="114300" distR="114300" simplePos="0" relativeHeight="251712000" behindDoc="0" locked="0" layoutInCell="1" allowOverlap="1" wp14:anchorId="53A9B82A" wp14:editId="06F53764">
              <wp:simplePos x="0" y="0"/>
              <wp:positionH relativeFrom="column">
                <wp:posOffset>-323215</wp:posOffset>
              </wp:positionH>
              <wp:positionV relativeFrom="paragraph">
                <wp:posOffset>-172720</wp:posOffset>
              </wp:positionV>
              <wp:extent cx="2350770" cy="285115"/>
              <wp:effectExtent l="635" t="0" r="1270" b="1905"/>
              <wp:wrapNone/>
              <wp:docPr id="173" name="Text Box 3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86B37" w14:textId="52D3F909" w:rsidR="0014404A" w:rsidRPr="00EB5FA6" w:rsidRDefault="0014404A">
                          <w:pPr>
                            <w:rPr>
                              <w:rFonts w:ascii="GOST type A" w:hAnsi="GOST type A"/>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A9B82A" id="_x0000_t202" coordsize="21600,21600" o:spt="202" path="m,l,21600r21600,l21600,xe">
              <v:stroke joinstyle="miter"/>
              <v:path gradientshapeok="t" o:connecttype="rect"/>
            </v:shapetype>
            <v:shape id="Text Box 3734" o:spid="_x0000_s1164" type="#_x0000_t202" style="position:absolute;margin-left:-25.45pt;margin-top:-13.6pt;width:185.1pt;height:22.45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" filled="f" stroked="f">
              <v:textbox inset="0,0,0,0">
                <w:txbxContent>
                  <w:p w14:paraId="0C186B37" w14:textId="52D3F909" w:rsidR="0014404A" w:rsidRPr="00EB5FA6" w:rsidRDefault="0014404A">
                    <w:pPr>
                      <w:rPr>
                        <w:rFonts w:ascii="GOST type A" w:hAnsi="GOST type A"/>
                      </w:rPr>
                    </w:pPr>
                  </w:p>
                </w:txbxContent>
              </v:textbox>
            </v:shape>
          </w:pict>
        </mc:Fallback>
      </mc:AlternateContent>
    </w:r>
    <w:r>
      <w:rPr>
        <w:noProof/>
      </w:rPr>
      <mc:AlternateContent>
        <mc:Choice Requires="wps">
          <w:drawing>
            <wp:anchor distT="45720" distB="45720" distL="114300" distR="114300" simplePos="0" relativeHeight="251710976" behindDoc="0" locked="0" layoutInCell="1" allowOverlap="1" wp14:anchorId="310AF2FC" wp14:editId="5BE650E3">
              <wp:simplePos x="0" y="0"/>
              <wp:positionH relativeFrom="column">
                <wp:posOffset>-579755</wp:posOffset>
              </wp:positionH>
              <wp:positionV relativeFrom="paragraph">
                <wp:posOffset>-620395</wp:posOffset>
              </wp:positionV>
              <wp:extent cx="185420" cy="751840"/>
              <wp:effectExtent l="1270" t="0" r="3810" b="1905"/>
              <wp:wrapSquare wrapText="bothSides"/>
              <wp:docPr id="172" name="Text Box 3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C69B6" w14:textId="0BF37843" w:rsidR="0014404A" w:rsidRPr="006B3EE9" w:rsidRDefault="0014404A" w:rsidP="006B3EE9">
                          <w:pPr>
                            <w:rPr>
                              <w:rFonts w:ascii="GOST type A" w:hAnsi="GOST type A"/>
                            </w:rPr>
                          </w:pPr>
                          <w:r>
                            <w:rPr>
                              <w:rFonts w:ascii="GOST type A" w:hAnsi="GOST type A"/>
                            </w:rPr>
                            <w:t>А-0</w:t>
                          </w:r>
                        </w:p>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AF2FC" id="Text Box 3733" o:spid="_x0000_s1165" type="#_x0000_t202" style="position:absolute;margin-left:-45.65pt;margin-top:-48.85pt;width:14.6pt;height:59.2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" filled="f" stroked="f">
              <v:textbox style="layout-flow:vertical;mso-layout-flow-alt:bottom-to-top" inset="0,,0">
                <w:txbxContent>
                  <w:p w14:paraId="6B7C69B6" w14:textId="0BF37843" w:rsidR="0014404A" w:rsidRPr="006B3EE9" w:rsidRDefault="0014404A" w:rsidP="006B3EE9">
                    <w:pPr>
                      <w:rPr>
                        <w:rFonts w:ascii="GOST type A" w:hAnsi="GOST type A"/>
                      </w:rPr>
                    </w:pPr>
                    <w:r>
                      <w:rPr>
                        <w:rFonts w:ascii="GOST type A" w:hAnsi="GOST type A"/>
                      </w:rPr>
                      <w:t>А-0</w:t>
                    </w:r>
                  </w:p>
                </w:txbxContent>
              </v:textbox>
              <w10:wrap type="squar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D62AA" w14:textId="5932A9BC" w:rsidR="0014404A" w:rsidRDefault="0014404A">
    <w:pPr>
      <w:pStyle w:val="a9"/>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0943D" w14:textId="6D090B5D" w:rsidR="0014404A" w:rsidRDefault="0014404A">
    <w:pPr>
      <w:pStyle w:val="a9"/>
      <w:ind w:right="360"/>
    </w:pPr>
    <w:r>
      <w:rPr>
        <w:noProof/>
      </w:rPr>
      <mc:AlternateContent>
        <mc:Choice Requires="wps">
          <w:drawing>
            <wp:anchor distT="45720" distB="45720" distL="114300" distR="114300" simplePos="0" relativeHeight="251714048" behindDoc="0" locked="0" layoutInCell="1" allowOverlap="1" wp14:anchorId="53A9B82A" wp14:editId="0BEF0E6C">
              <wp:simplePos x="0" y="0"/>
              <wp:positionH relativeFrom="column">
                <wp:posOffset>-265430</wp:posOffset>
              </wp:positionH>
              <wp:positionV relativeFrom="paragraph">
                <wp:posOffset>-186690</wp:posOffset>
              </wp:positionV>
              <wp:extent cx="2350770" cy="285115"/>
              <wp:effectExtent l="1270" t="3810" r="635" b="0"/>
              <wp:wrapNone/>
              <wp:docPr id="129" name="Text Box 3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85CA" w14:textId="075DF673" w:rsidR="0014404A" w:rsidRPr="00EB5FA6" w:rsidRDefault="0014404A" w:rsidP="0097248D">
                          <w:pPr>
                            <w:rPr>
                              <w:rFonts w:ascii="GOST type A" w:hAnsi="GOST type A"/>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A9B82A" id="_x0000_t202" coordsize="21600,21600" o:spt="202" path="m,l,21600r21600,l21600,xe">
              <v:stroke joinstyle="miter"/>
              <v:path gradientshapeok="t" o:connecttype="rect"/>
            </v:shapetype>
            <v:shape id="Text Box 3752" o:spid="_x0000_s1211" type="#_x0000_t202" style="position:absolute;margin-left:-20.9pt;margin-top:-14.7pt;width:185.1pt;height:22.45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" filled="f" stroked="f">
              <v:textbox inset="0,0,0,0">
                <w:txbxContent>
                  <w:p w14:paraId="7C8E85CA" w14:textId="075DF673" w:rsidR="0014404A" w:rsidRPr="00EB5FA6" w:rsidRDefault="0014404A" w:rsidP="0097248D">
                    <w:pPr>
                      <w:rPr>
                        <w:rFonts w:ascii="GOST type A" w:hAnsi="GOST type A"/>
                      </w:rPr>
                    </w:pPr>
                  </w:p>
                </w:txbxContent>
              </v:textbox>
            </v:shape>
          </w:pict>
        </mc:Fallback>
      </mc:AlternateContent>
    </w:r>
    <w:r>
      <w:rPr>
        <w:noProof/>
      </w:rPr>
      <mc:AlternateContent>
        <mc:Choice Requires="wps">
          <w:drawing>
            <wp:anchor distT="45720" distB="45720" distL="114300" distR="114300" simplePos="0" relativeHeight="251713024" behindDoc="0" locked="0" layoutInCell="1" allowOverlap="1" wp14:anchorId="310AF2FC" wp14:editId="3D6F7797">
              <wp:simplePos x="0" y="0"/>
              <wp:positionH relativeFrom="column">
                <wp:posOffset>-542925</wp:posOffset>
              </wp:positionH>
              <wp:positionV relativeFrom="paragraph">
                <wp:posOffset>-609600</wp:posOffset>
              </wp:positionV>
              <wp:extent cx="185420" cy="751840"/>
              <wp:effectExtent l="0" t="0" r="0" b="635"/>
              <wp:wrapSquare wrapText="bothSides"/>
              <wp:docPr id="128" name="Text Box 3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36A46" w14:textId="71A702B9" w:rsidR="0014404A" w:rsidRPr="006B3EE9" w:rsidRDefault="0014404A" w:rsidP="0097248D">
                          <w:pPr>
                            <w:rPr>
                              <w:rFonts w:ascii="GOST type A" w:hAnsi="GOST type A"/>
                            </w:rPr>
                          </w:pPr>
                          <w:r>
                            <w:rPr>
                              <w:rFonts w:ascii="GOST type A" w:hAnsi="GOST type A"/>
                            </w:rPr>
                            <w:t>А-0</w:t>
                          </w:r>
                        </w:p>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AF2FC" id="Text Box 3751" o:spid="_x0000_s1212" type="#_x0000_t202" style="position:absolute;margin-left:-42.75pt;margin-top:-48pt;width:14.6pt;height:59.2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" filled="f" stroked="f">
              <v:textbox style="layout-flow:vertical;mso-layout-flow-alt:bottom-to-top" inset="0,,0">
                <w:txbxContent>
                  <w:p w14:paraId="6B736A46" w14:textId="71A702B9" w:rsidR="0014404A" w:rsidRPr="006B3EE9" w:rsidRDefault="0014404A" w:rsidP="0097248D">
                    <w:pPr>
                      <w:rPr>
                        <w:rFonts w:ascii="GOST type A" w:hAnsi="GOST type A"/>
                      </w:rPr>
                    </w:pPr>
                    <w:r>
                      <w:rPr>
                        <w:rFonts w:ascii="GOST type A" w:hAnsi="GOST type A"/>
                      </w:rPr>
                      <w:t>А-0</w:t>
                    </w:r>
                  </w:p>
                </w:txbxContent>
              </v:textbox>
              <w10:wrap type="squar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D421" w14:textId="77777777" w:rsidR="0014404A" w:rsidRDefault="0014404A">
    <w:pPr>
      <w:pStyle w:val="a9"/>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F71F4" w14:textId="7E66D801" w:rsidR="0014404A" w:rsidRDefault="0014404A">
    <w:pPr>
      <w:pStyle w:val="a9"/>
      <w:ind w:right="360"/>
    </w:pPr>
    <w:r>
      <w:rPr>
        <w:noProof/>
      </w:rPr>
      <mc:AlternateContent>
        <mc:Choice Requires="wps">
          <w:drawing>
            <wp:anchor distT="0" distB="0" distL="114300" distR="114300" simplePos="0" relativeHeight="251660800" behindDoc="0" locked="0" layoutInCell="1" allowOverlap="1" wp14:anchorId="1E53984C" wp14:editId="046B2886">
              <wp:simplePos x="0" y="0"/>
              <wp:positionH relativeFrom="column">
                <wp:posOffset>6200720</wp:posOffset>
              </wp:positionH>
              <wp:positionV relativeFrom="paragraph">
                <wp:posOffset>147044</wp:posOffset>
              </wp:positionV>
              <wp:extent cx="343535" cy="298837"/>
              <wp:effectExtent l="0" t="0" r="18415" b="6350"/>
              <wp:wrapNone/>
              <wp:docPr id="84" name="Text Box 2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98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64E9" w14:textId="4121A21E" w:rsidR="0014404A" w:rsidRDefault="0014404A" w:rsidP="00287158">
                          <w:pPr>
                            <w:jc w:val="center"/>
                          </w:pPr>
                          <w:r>
                            <w:rPr>
                              <w:rStyle w:val="ac"/>
                            </w:rPr>
                            <w:fldChar w:fldCharType="begin"/>
                          </w:r>
                          <w:r>
                            <w:rPr>
                              <w:rStyle w:val="ac"/>
                            </w:rPr>
                            <w:instrText xml:space="preserve"> PAGE </w:instrText>
                          </w:r>
                          <w:r>
                            <w:rPr>
                              <w:rStyle w:val="ac"/>
                            </w:rPr>
                            <w:fldChar w:fldCharType="separate"/>
                          </w:r>
                          <w:r>
                            <w:rPr>
                              <w:rStyle w:val="ac"/>
                              <w:noProof/>
                            </w:rPr>
                            <w:t>30</w:t>
                          </w:r>
                          <w:r>
                            <w:rPr>
                              <w:rStyle w:val="ac"/>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3984C" id="_x0000_t202" coordsize="21600,21600" o:spt="202" path="m,l,21600r21600,l21600,xe">
              <v:stroke joinstyle="miter"/>
              <v:path gradientshapeok="t" o:connecttype="rect"/>
            </v:shapetype>
            <v:shape id="Text Box 2199" o:spid="_x0000_s1254" type="#_x0000_t202" style="position:absolute;margin-left:488.25pt;margin-top:11.6pt;width:27.05pt;height:23.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" filled="f" stroked="f">
              <v:textbox inset="0,0,0,0">
                <w:txbxContent>
                  <w:p w14:paraId="1E8C64E9" w14:textId="4121A21E" w:rsidR="0014404A" w:rsidRDefault="0014404A" w:rsidP="00287158">
                    <w:pPr>
                      <w:jc w:val="center"/>
                    </w:pPr>
                    <w:r>
                      <w:rPr>
                        <w:rStyle w:val="ac"/>
                      </w:rPr>
                      <w:fldChar w:fldCharType="begin"/>
                    </w:r>
                    <w:r>
                      <w:rPr>
                        <w:rStyle w:val="ac"/>
                      </w:rPr>
                      <w:instrText xml:space="preserve"> PAGE </w:instrText>
                    </w:r>
                    <w:r>
                      <w:rPr>
                        <w:rStyle w:val="ac"/>
                      </w:rPr>
                      <w:fldChar w:fldCharType="separate"/>
                    </w:r>
                    <w:r>
                      <w:rPr>
                        <w:rStyle w:val="ac"/>
                        <w:noProof/>
                      </w:rPr>
                      <w:t>30</w:t>
                    </w:r>
                    <w:r>
                      <w:rPr>
                        <w:rStyle w:val="ac"/>
                      </w:rPr>
                      <w:fldChar w:fldCharType="end"/>
                    </w:r>
                  </w:p>
                </w:txbxContent>
              </v:textbox>
            </v:shape>
          </w:pict>
        </mc:Fallback>
      </mc:AlternateContent>
    </w:r>
    <w:r>
      <w:rPr>
        <w:noProof/>
      </w:rPr>
      <mc:AlternateContent>
        <mc:Choice Requires="wps">
          <w:drawing>
            <wp:anchor distT="45720" distB="45720" distL="114300" distR="114300" simplePos="0" relativeHeight="251718144" behindDoc="0" locked="0" layoutInCell="1" allowOverlap="1" wp14:anchorId="310AF2FC" wp14:editId="6416EBB6">
              <wp:simplePos x="0" y="0"/>
              <wp:positionH relativeFrom="column">
                <wp:posOffset>-248920</wp:posOffset>
              </wp:positionH>
              <wp:positionV relativeFrom="paragraph">
                <wp:posOffset>-600710</wp:posOffset>
              </wp:positionV>
              <wp:extent cx="185420" cy="751840"/>
              <wp:effectExtent l="0" t="0" r="0" b="1270"/>
              <wp:wrapSquare wrapText="bothSides"/>
              <wp:docPr id="86" name="Text Box 3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93E8" w14:textId="528D9199" w:rsidR="0014404A" w:rsidRPr="006B3EE9" w:rsidRDefault="0014404A" w:rsidP="0097248D">
                          <w:pPr>
                            <w:rPr>
                              <w:rFonts w:ascii="GOST type A" w:hAnsi="GOST type A"/>
                            </w:rPr>
                          </w:pPr>
                          <w:r>
                            <w:rPr>
                              <w:rFonts w:ascii="GOST type A" w:hAnsi="GOST type A"/>
                            </w:rPr>
                            <w:t>А-0</w:t>
                          </w:r>
                        </w:p>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AF2FC" id="Text Box 3756" o:spid="_x0000_s1255" type="#_x0000_t202" style="position:absolute;margin-left:-19.6pt;margin-top:-47.3pt;width:14.6pt;height:59.2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" filled="f" stroked="f">
              <v:textbox style="layout-flow:vertical;mso-layout-flow-alt:bottom-to-top" inset="0,,0">
                <w:txbxContent>
                  <w:p w14:paraId="4CE393E8" w14:textId="528D9199" w:rsidR="0014404A" w:rsidRPr="006B3EE9" w:rsidRDefault="0014404A" w:rsidP="0097248D">
                    <w:pPr>
                      <w:rPr>
                        <w:rFonts w:ascii="GOST type A" w:hAnsi="GOST type A"/>
                      </w:rPr>
                    </w:pPr>
                    <w:r>
                      <w:rPr>
                        <w:rFonts w:ascii="GOST type A" w:hAnsi="GOST type A"/>
                      </w:rPr>
                      <w:t>А-0</w:t>
                    </w:r>
                  </w:p>
                </w:txbxContent>
              </v:textbox>
              <w10:wrap type="square"/>
            </v:shape>
          </w:pict>
        </mc:Fallback>
      </mc:AlternateContent>
    </w:r>
    <w:r>
      <w:rPr>
        <w:noProof/>
      </w:rPr>
      <mc:AlternateContent>
        <mc:Choice Requires="wps">
          <w:drawing>
            <wp:anchor distT="45720" distB="45720" distL="114300" distR="114300" simplePos="0" relativeHeight="251715072" behindDoc="0" locked="0" layoutInCell="1" allowOverlap="1" wp14:anchorId="53A9B82A" wp14:editId="1851BCEC">
              <wp:simplePos x="0" y="0"/>
              <wp:positionH relativeFrom="column">
                <wp:posOffset>18415</wp:posOffset>
              </wp:positionH>
              <wp:positionV relativeFrom="paragraph">
                <wp:posOffset>-140335</wp:posOffset>
              </wp:positionV>
              <wp:extent cx="2350770" cy="285115"/>
              <wp:effectExtent l="0" t="2540" r="2540" b="0"/>
              <wp:wrapNone/>
              <wp:docPr id="85" name="Text Box 3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9FDAD" w14:textId="62B18217" w:rsidR="0014404A" w:rsidRPr="00EB5FA6" w:rsidRDefault="0014404A" w:rsidP="0097248D">
                          <w:pPr>
                            <w:rPr>
                              <w:rFonts w:ascii="GOST type A" w:hAnsi="GOST type A"/>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A9B82A" id="Text Box 3753" o:spid="_x0000_s1256" type="#_x0000_t202" style="position:absolute;margin-left:1.45pt;margin-top:-11.05pt;width:185.1pt;height:22.4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" filled="f" stroked="f">
              <v:textbox inset="0,0,0,0">
                <w:txbxContent>
                  <w:p w14:paraId="07C9FDAD" w14:textId="62B18217" w:rsidR="0014404A" w:rsidRPr="00EB5FA6" w:rsidRDefault="0014404A" w:rsidP="0097248D">
                    <w:pPr>
                      <w:rPr>
                        <w:rFonts w:ascii="GOST type A" w:hAnsi="GOST type A"/>
                      </w:rPr>
                    </w:pP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C553E" w14:textId="2A663568" w:rsidR="0014404A" w:rsidRDefault="0014404A">
    <w:pPr>
      <w:pStyle w:val="a9"/>
      <w:ind w:right="360"/>
    </w:pPr>
    <w:r>
      <w:rPr>
        <w:noProof/>
        <w:sz w:val="20"/>
      </w:rPr>
      <mc:AlternateContent>
        <mc:Choice Requires="wps">
          <w:drawing>
            <wp:anchor distT="45720" distB="45720" distL="114300" distR="114300" simplePos="0" relativeHeight="251719168" behindDoc="0" locked="0" layoutInCell="1" allowOverlap="1" wp14:anchorId="310AF2FC" wp14:editId="20BDBF72">
              <wp:simplePos x="0" y="0"/>
              <wp:positionH relativeFrom="column">
                <wp:posOffset>-586740</wp:posOffset>
              </wp:positionH>
              <wp:positionV relativeFrom="paragraph">
                <wp:posOffset>-377190</wp:posOffset>
              </wp:positionV>
              <wp:extent cx="185420" cy="751840"/>
              <wp:effectExtent l="3810" t="3810" r="1270" b="0"/>
              <wp:wrapSquare wrapText="bothSides"/>
              <wp:docPr id="3" name="Text Box 3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75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8767" w14:textId="2CE132BE" w:rsidR="0014404A" w:rsidRPr="006B3EE9" w:rsidRDefault="0014404A" w:rsidP="0097248D">
                          <w:pPr>
                            <w:rPr>
                              <w:rFonts w:ascii="GOST type A" w:hAnsi="GOST type A"/>
                            </w:rPr>
                          </w:pPr>
                          <w:r>
                            <w:rPr>
                              <w:rFonts w:ascii="GOST type A" w:hAnsi="GOST type A"/>
                            </w:rPr>
                            <w:t>А-0</w:t>
                          </w:r>
                        </w:p>
                      </w:txbxContent>
                    </wps:txbx>
                    <wps:bodyPr rot="0" vert="vert270"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0AF2FC" id="_x0000_t202" coordsize="21600,21600" o:spt="202" path="m,l,21600r21600,l21600,xe">
              <v:stroke joinstyle="miter"/>
              <v:path gradientshapeok="t" o:connecttype="rect"/>
            </v:shapetype>
            <v:shape id="Text Box 3757" o:spid="_x0000_s1295" type="#_x0000_t202" style="position:absolute;margin-left:-46.2pt;margin-top:-29.7pt;width:14.6pt;height:59.2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" filled="f" stroked="f">
              <v:textbox style="layout-flow:vertical;mso-layout-flow-alt:bottom-to-top" inset="0,,0">
                <w:txbxContent>
                  <w:p w14:paraId="32808767" w14:textId="2CE132BE" w:rsidR="0014404A" w:rsidRPr="006B3EE9" w:rsidRDefault="0014404A" w:rsidP="0097248D">
                    <w:pPr>
                      <w:rPr>
                        <w:rFonts w:ascii="GOST type A" w:hAnsi="GOST type A"/>
                      </w:rPr>
                    </w:pPr>
                    <w:r>
                      <w:rPr>
                        <w:rFonts w:ascii="GOST type A" w:hAnsi="GOST type A"/>
                      </w:rPr>
                      <w:t>А-0</w:t>
                    </w:r>
                  </w:p>
                </w:txbxContent>
              </v:textbox>
              <w10:wrap type="square"/>
            </v:shape>
          </w:pict>
        </mc:Fallback>
      </mc:AlternateContent>
    </w:r>
    <w:r>
      <w:rPr>
        <w:noProof/>
        <w:sz w:val="20"/>
      </w:rPr>
      <mc:AlternateContent>
        <mc:Choice Requires="wps">
          <w:drawing>
            <wp:anchor distT="45720" distB="45720" distL="114300" distR="114300" simplePos="0" relativeHeight="251716096" behindDoc="0" locked="0" layoutInCell="1" allowOverlap="1" wp14:anchorId="53A9B82A" wp14:editId="677990BE">
              <wp:simplePos x="0" y="0"/>
              <wp:positionH relativeFrom="column">
                <wp:posOffset>-333375</wp:posOffset>
              </wp:positionH>
              <wp:positionV relativeFrom="paragraph">
                <wp:posOffset>89535</wp:posOffset>
              </wp:positionV>
              <wp:extent cx="2350770" cy="285115"/>
              <wp:effectExtent l="0" t="3810" r="1905" b="0"/>
              <wp:wrapNone/>
              <wp:docPr id="2" name="Text Box 3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8F77D" w14:textId="70A58990" w:rsidR="0014404A" w:rsidRPr="00EB5FA6" w:rsidRDefault="0014404A" w:rsidP="0097248D">
                          <w:pPr>
                            <w:rPr>
                              <w:rFonts w:ascii="GOST type A" w:hAnsi="GOST type A"/>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A9B82A" id="Text Box 3754" o:spid="_x0000_s1296" type="#_x0000_t202" style="position:absolute;margin-left:-26.25pt;margin-top:7.05pt;width:185.1pt;height:22.45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" filled="f" stroked="f">
              <v:textbox inset="0,0,0,0">
                <w:txbxContent>
                  <w:p w14:paraId="6208F77D" w14:textId="70A58990" w:rsidR="0014404A" w:rsidRPr="00EB5FA6" w:rsidRDefault="0014404A" w:rsidP="0097248D">
                    <w:pPr>
                      <w:rPr>
                        <w:rFonts w:ascii="GOST type A" w:hAnsi="GOST type A"/>
                      </w:rPr>
                    </w:pPr>
                  </w:p>
                </w:txbxContent>
              </v:textbox>
            </v:shape>
          </w:pict>
        </mc:Fallback>
      </mc:AlternateContent>
    </w:r>
    <w:r>
      <w:rPr>
        <w:noProof/>
        <w:sz w:val="20"/>
      </w:rPr>
      <mc:AlternateContent>
        <mc:Choice Requires="wps">
          <w:drawing>
            <wp:anchor distT="0" distB="0" distL="114300" distR="114300" simplePos="0" relativeHeight="251654656" behindDoc="0" locked="0" layoutInCell="1" allowOverlap="1" wp14:anchorId="12BCF781" wp14:editId="69150392">
              <wp:simplePos x="0" y="0"/>
              <wp:positionH relativeFrom="column">
                <wp:posOffset>5815965</wp:posOffset>
              </wp:positionH>
              <wp:positionV relativeFrom="paragraph">
                <wp:posOffset>144780</wp:posOffset>
              </wp:positionV>
              <wp:extent cx="343535" cy="203200"/>
              <wp:effectExtent l="0" t="1905" r="3175" b="4445"/>
              <wp:wrapNone/>
              <wp:docPr id="1" name="Text Box 1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C835" w14:textId="00564A58"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39</w:t>
                          </w:r>
                          <w:r>
                            <w:rPr>
                              <w:rStyle w:val="ac"/>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CF781" id="Text Box 1700" o:spid="_x0000_s1297" type="#_x0000_t202" style="position:absolute;margin-left:457.95pt;margin-top:11.4pt;width:27.05pt;height:1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" filled="f" stroked="f">
              <v:textbox inset="0,0,0,0">
                <w:txbxContent>
                  <w:p w14:paraId="2EDAC835" w14:textId="00564A58"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39</w:t>
                    </w:r>
                    <w:r>
                      <w:rPr>
                        <w:rStyle w:val="ac"/>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B9490" w14:textId="77777777" w:rsidR="0014404A" w:rsidRDefault="0014404A">
      <w:r>
        <w:separator/>
      </w:r>
    </w:p>
  </w:footnote>
  <w:footnote w:type="continuationSeparator" w:id="0">
    <w:p w14:paraId="524081FE" w14:textId="77777777" w:rsidR="0014404A" w:rsidRDefault="00144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E1022" w14:textId="75C407CE" w:rsidR="0014404A" w:rsidRDefault="0014404A">
    <w:pPr>
      <w:pStyle w:val="a7"/>
    </w:pPr>
    <w:r>
      <w:rPr>
        <w:noProof/>
        <w:sz w:val="20"/>
      </w:rPr>
      <mc:AlternateContent>
        <mc:Choice Requires="wpg">
          <w:drawing>
            <wp:anchor distT="0" distB="0" distL="114300" distR="114300" simplePos="0" relativeHeight="251661824" behindDoc="0" locked="0" layoutInCell="1" allowOverlap="1" wp14:anchorId="565BF8BE" wp14:editId="30E2542D">
              <wp:simplePos x="0" y="0"/>
              <wp:positionH relativeFrom="column">
                <wp:posOffset>-855345</wp:posOffset>
              </wp:positionH>
              <wp:positionV relativeFrom="paragraph">
                <wp:posOffset>-224155</wp:posOffset>
              </wp:positionV>
              <wp:extent cx="7095490" cy="10323830"/>
              <wp:effectExtent l="11430" t="13970" r="8255" b="0"/>
              <wp:wrapNone/>
              <wp:docPr id="292" name="Group 2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5490" cy="10323830"/>
                        <a:chOff x="354" y="356"/>
                        <a:chExt cx="11174" cy="16258"/>
                      </a:xfrm>
                    </wpg:grpSpPr>
                    <wps:wsp>
                      <wps:cNvPr id="293" name="Line 399"/>
                      <wps:cNvCnPr>
                        <a:cxnSpLocks noChangeShapeType="1"/>
                      </wps:cNvCnPr>
                      <wps:spPr bwMode="auto">
                        <a:xfrm flipH="1">
                          <a:off x="354" y="16339"/>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404"/>
                      <wps:cNvCnPr>
                        <a:cxnSpLocks noChangeShapeType="1"/>
                      </wps:cNvCnPr>
                      <wps:spPr bwMode="auto">
                        <a:xfrm>
                          <a:off x="1043" y="16339"/>
                          <a:ext cx="1046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95" name="Text Box 402"/>
                      <wps:cNvSpPr txBox="1">
                        <a:spLocks noChangeArrowheads="1"/>
                      </wps:cNvSpPr>
                      <wps:spPr bwMode="auto">
                        <a:xfrm>
                          <a:off x="9308" y="16340"/>
                          <a:ext cx="112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B819" w14:textId="77777777" w:rsidR="0014404A" w:rsidRDefault="0014404A">
                            <w:pPr>
                              <w:rPr>
                                <w:sz w:val="20"/>
                              </w:rPr>
                            </w:pPr>
                            <w:r>
                              <w:rPr>
                                <w:sz w:val="20"/>
                              </w:rPr>
                              <w:t>Формат А4</w:t>
                            </w:r>
                          </w:p>
                        </w:txbxContent>
                      </wps:txbx>
                      <wps:bodyPr rot="0" vert="horz" wrap="square" lIns="0" tIns="0" rIns="0" bIns="0" anchor="t" anchorCtr="0" upright="1">
                        <a:noAutofit/>
                      </wps:bodyPr>
                    </wps:wsp>
                    <wps:wsp>
                      <wps:cNvPr id="296" name="Text Box 403"/>
                      <wps:cNvSpPr txBox="1">
                        <a:spLocks noChangeArrowheads="1"/>
                      </wps:cNvSpPr>
                      <wps:spPr bwMode="auto">
                        <a:xfrm>
                          <a:off x="6003" y="16340"/>
                          <a:ext cx="112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31B96" w14:textId="77777777" w:rsidR="0014404A" w:rsidRDefault="0014404A">
                            <w:pPr>
                              <w:rPr>
                                <w:sz w:val="20"/>
                              </w:rPr>
                            </w:pPr>
                            <w:r>
                              <w:rPr>
                                <w:sz w:val="20"/>
                              </w:rPr>
                              <w:t>Копировал</w:t>
                            </w:r>
                          </w:p>
                        </w:txbxContent>
                      </wps:txbx>
                      <wps:bodyPr rot="0" vert="horz" wrap="square" lIns="0" tIns="0" rIns="0" bIns="0" anchor="t" anchorCtr="0" upright="1">
                        <a:noAutofit/>
                      </wps:bodyPr>
                    </wps:wsp>
                    <wps:wsp>
                      <wps:cNvPr id="297" name="Line 334"/>
                      <wps:cNvCnPr>
                        <a:cxnSpLocks noChangeShapeType="1"/>
                      </wps:cNvCnPr>
                      <wps:spPr bwMode="auto">
                        <a:xfrm flipH="1">
                          <a:off x="362" y="11408"/>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335"/>
                      <wps:cNvSpPr>
                        <a:spLocks noChangeArrowheads="1"/>
                      </wps:cNvSpPr>
                      <wps:spPr bwMode="auto">
                        <a:xfrm rot="16200000">
                          <a:off x="-44" y="10619"/>
                          <a:ext cx="106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9861" w14:textId="77777777" w:rsidR="0014404A" w:rsidRDefault="0014404A">
                            <w:pPr>
                              <w:rPr>
                                <w:sz w:val="18"/>
                              </w:rPr>
                            </w:pPr>
                            <w:r>
                              <w:rPr>
                                <w:color w:val="000000"/>
                                <w:sz w:val="18"/>
                                <w:szCs w:val="18"/>
                                <w:lang w:val="en-US"/>
                              </w:rPr>
                              <w:t>Инв. № дубл.</w:t>
                            </w:r>
                          </w:p>
                        </w:txbxContent>
                      </wps:txbx>
                      <wps:bodyPr rot="0" vert="vert270" wrap="square" lIns="0" tIns="0" rIns="0" bIns="0" anchor="t" anchorCtr="0" upright="1">
                        <a:noAutofit/>
                      </wps:bodyPr>
                    </wps:wsp>
                    <wps:wsp>
                      <wps:cNvPr id="299" name="Line 336"/>
                      <wps:cNvCnPr>
                        <a:cxnSpLocks noChangeShapeType="1"/>
                      </wps:cNvCnPr>
                      <wps:spPr bwMode="auto">
                        <a:xfrm flipH="1">
                          <a:off x="362" y="10016"/>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337"/>
                      <wps:cNvSpPr>
                        <a:spLocks noChangeArrowheads="1"/>
                      </wps:cNvSpPr>
                      <wps:spPr bwMode="auto">
                        <a:xfrm rot="16200000">
                          <a:off x="-85" y="8843"/>
                          <a:ext cx="115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3493" w14:textId="77777777" w:rsidR="0014404A" w:rsidRDefault="0014404A">
                            <w:pPr>
                              <w:rPr>
                                <w:sz w:val="18"/>
                              </w:rPr>
                            </w:pPr>
                            <w:r>
                              <w:rPr>
                                <w:color w:val="000000"/>
                                <w:sz w:val="18"/>
                                <w:szCs w:val="18"/>
                                <w:lang w:val="en-US"/>
                              </w:rPr>
                              <w:t>Подп. и дата</w:t>
                            </w:r>
                          </w:p>
                        </w:txbxContent>
                      </wps:txbx>
                      <wps:bodyPr rot="0" vert="vert270" wrap="square" lIns="0" tIns="0" rIns="0" bIns="0" anchor="t" anchorCtr="0" upright="1">
                        <a:noAutofit/>
                      </wps:bodyPr>
                    </wps:wsp>
                    <wps:wsp>
                      <wps:cNvPr id="301" name="Line 339"/>
                      <wps:cNvCnPr>
                        <a:cxnSpLocks noChangeShapeType="1"/>
                      </wps:cNvCnPr>
                      <wps:spPr bwMode="auto">
                        <a:xfrm flipH="1">
                          <a:off x="362" y="14750"/>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40"/>
                      <wps:cNvCnPr>
                        <a:cxnSpLocks noChangeShapeType="1"/>
                      </wps:cNvCnPr>
                      <wps:spPr bwMode="auto">
                        <a:xfrm flipH="1">
                          <a:off x="362" y="12801"/>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341"/>
                      <wps:cNvCnPr>
                        <a:cxnSpLocks noChangeShapeType="1"/>
                      </wps:cNvCnPr>
                      <wps:spPr bwMode="auto">
                        <a:xfrm flipV="1">
                          <a:off x="645" y="7707"/>
                          <a:ext cx="1" cy="86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343"/>
                      <wps:cNvSpPr>
                        <a:spLocks noChangeArrowheads="1"/>
                      </wps:cNvSpPr>
                      <wps:spPr bwMode="auto">
                        <a:xfrm rot="16200000">
                          <a:off x="-56" y="15244"/>
                          <a:ext cx="111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66077" w14:textId="77777777" w:rsidR="0014404A" w:rsidRDefault="0014404A">
                            <w:pPr>
                              <w:rPr>
                                <w:sz w:val="18"/>
                              </w:rPr>
                            </w:pPr>
                            <w:r>
                              <w:rPr>
                                <w:color w:val="000000"/>
                                <w:sz w:val="18"/>
                                <w:szCs w:val="18"/>
                                <w:lang w:val="en-US"/>
                              </w:rPr>
                              <w:t>Инв. № подл</w:t>
                            </w:r>
                            <w:r>
                              <w:rPr>
                                <w:rFonts w:ascii="Arial" w:hAnsi="Arial" w:cs="Arial"/>
                                <w:color w:val="000000"/>
                                <w:sz w:val="18"/>
                                <w:szCs w:val="18"/>
                                <w:lang w:val="en-US"/>
                              </w:rPr>
                              <w:t>.</w:t>
                            </w:r>
                          </w:p>
                        </w:txbxContent>
                      </wps:txbx>
                      <wps:bodyPr rot="0" vert="vert270" wrap="square" lIns="0" tIns="0" rIns="0" bIns="0" anchor="t" anchorCtr="0" upright="1">
                        <a:noAutofit/>
                      </wps:bodyPr>
                    </wps:wsp>
                    <wps:wsp>
                      <wps:cNvPr id="305" name="Rectangle 344"/>
                      <wps:cNvSpPr>
                        <a:spLocks noChangeArrowheads="1"/>
                      </wps:cNvSpPr>
                      <wps:spPr bwMode="auto">
                        <a:xfrm rot="16200000">
                          <a:off x="-75" y="13550"/>
                          <a:ext cx="11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7D799" w14:textId="77777777" w:rsidR="0014404A" w:rsidRDefault="0014404A">
                            <w:pPr>
                              <w:rPr>
                                <w:sz w:val="18"/>
                              </w:rPr>
                            </w:pPr>
                            <w:r>
                              <w:rPr>
                                <w:color w:val="000000"/>
                                <w:sz w:val="18"/>
                                <w:szCs w:val="18"/>
                                <w:lang w:val="en-US"/>
                              </w:rPr>
                              <w:t>Подп. и дата</w:t>
                            </w:r>
                          </w:p>
                        </w:txbxContent>
                      </wps:txbx>
                      <wps:bodyPr rot="0" vert="vert270" wrap="square" lIns="0" tIns="0" rIns="0" bIns="0" anchor="t" anchorCtr="0" upright="1">
                        <a:noAutofit/>
                      </wps:bodyPr>
                    </wps:wsp>
                    <wps:wsp>
                      <wps:cNvPr id="306" name="Rectangle 345"/>
                      <wps:cNvSpPr>
                        <a:spLocks noChangeArrowheads="1"/>
                      </wps:cNvSpPr>
                      <wps:spPr bwMode="auto">
                        <a:xfrm rot="16200000">
                          <a:off x="-40" y="11934"/>
                          <a:ext cx="108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22658" w14:textId="77777777" w:rsidR="0014404A" w:rsidRDefault="0014404A">
                            <w:pPr>
                              <w:rPr>
                                <w:sz w:val="18"/>
                              </w:rPr>
                            </w:pPr>
                            <w:r>
                              <w:rPr>
                                <w:color w:val="000000"/>
                                <w:sz w:val="18"/>
                                <w:szCs w:val="18"/>
                                <w:lang w:val="en-US"/>
                              </w:rPr>
                              <w:t>Взам. инв. №</w:t>
                            </w:r>
                          </w:p>
                        </w:txbxContent>
                      </wps:txbx>
                      <wps:bodyPr rot="0" vert="vert270" wrap="square" lIns="0" tIns="0" rIns="0" bIns="0" anchor="t" anchorCtr="0" upright="1">
                        <a:noAutofit/>
                      </wps:bodyPr>
                    </wps:wsp>
                    <wps:wsp>
                      <wps:cNvPr id="307" name="Line 346"/>
                      <wps:cNvCnPr>
                        <a:cxnSpLocks noChangeShapeType="1"/>
                      </wps:cNvCnPr>
                      <wps:spPr bwMode="auto">
                        <a:xfrm flipV="1">
                          <a:off x="1042" y="356"/>
                          <a:ext cx="1" cy="1598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08" name="Line 347"/>
                      <wps:cNvCnPr>
                        <a:cxnSpLocks noChangeShapeType="1"/>
                      </wps:cNvCnPr>
                      <wps:spPr bwMode="auto">
                        <a:xfrm>
                          <a:off x="1042" y="356"/>
                          <a:ext cx="10485"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09" name="Line 352"/>
                      <wps:cNvCnPr>
                        <a:cxnSpLocks noChangeShapeType="1"/>
                      </wps:cNvCnPr>
                      <wps:spPr bwMode="auto">
                        <a:xfrm flipH="1">
                          <a:off x="362" y="7707"/>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57"/>
                      <wps:cNvCnPr>
                        <a:cxnSpLocks noChangeShapeType="1"/>
                      </wps:cNvCnPr>
                      <wps:spPr bwMode="auto">
                        <a:xfrm flipV="1">
                          <a:off x="11527" y="356"/>
                          <a:ext cx="1" cy="1598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1" name="Line 360"/>
                      <wps:cNvCnPr>
                        <a:cxnSpLocks noChangeShapeType="1"/>
                      </wps:cNvCnPr>
                      <wps:spPr bwMode="auto">
                        <a:xfrm flipV="1">
                          <a:off x="357" y="7707"/>
                          <a:ext cx="1" cy="86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5BF8BE" id="Group 2631" o:spid="_x0000_s1026" style="position:absolute;margin-left:-67.35pt;margin-top:-17.65pt;width:558.7pt;height:812.9pt;z-index:251661824" coordorigin="354,356" coordsize="11174,16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">
              <v:line id="Line 399" o:spid="_x0000_s1027" style="position:absolute;flip:x;visibility:visible;mso-wrap-style:square" from="354,16339" to="1034,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" strokeweight="1pt"/>
              <v:line id="Line 404" o:spid="_x0000_s1028" style="position:absolute;visibility:visible;mso-wrap-style:square" from="1043,16339" to="11511,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" strokeweight="1.25pt"/>
              <v:shapetype id="_x0000_t202" coordsize="21600,21600" o:spt="202" path="m,l,21600r21600,l21600,xe">
                <v:stroke joinstyle="miter"/>
                <v:path gradientshapeok="t" o:connecttype="rect"/>
              </v:shapetype>
              <v:shape id="Text Box 402" o:spid="_x0000_s1029" type="#_x0000_t202" style="position:absolute;left:9308;top:16340;width:112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66FB819" w14:textId="77777777" w:rsidR="0014404A" w:rsidRDefault="0014404A">
                      <w:pPr>
                        <w:rPr>
                          <w:sz w:val="20"/>
                        </w:rPr>
                      </w:pPr>
                      <w:r>
                        <w:rPr>
                          <w:sz w:val="20"/>
                        </w:rPr>
                        <w:t>Формат А4</w:t>
                      </w:r>
                    </w:p>
                  </w:txbxContent>
                </v:textbox>
              </v:shape>
              <v:shape id="Text Box 403" o:spid="_x0000_s1030" type="#_x0000_t202" style="position:absolute;left:6003;top:16340;width:112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2A731B96" w14:textId="77777777" w:rsidR="0014404A" w:rsidRDefault="0014404A">
                      <w:pPr>
                        <w:rPr>
                          <w:sz w:val="20"/>
                        </w:rPr>
                      </w:pPr>
                      <w:r>
                        <w:rPr>
                          <w:sz w:val="20"/>
                        </w:rPr>
                        <w:t>Копировал</w:t>
                      </w:r>
                    </w:p>
                  </w:txbxContent>
                </v:textbox>
              </v:shape>
              <v:line id="Line 334" o:spid="_x0000_s1031" style="position:absolute;flip:x;visibility:visible;mso-wrap-style:square" from="362,11408" to="1042,1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" strokeweight="1pt"/>
              <v:rect id="Rectangle 335" o:spid="_x0000_s1032" style="position:absolute;left:-44;top:10619;width:106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" filled="f" stroked="f">
                <v:textbox style="layout-flow:vertical;mso-layout-flow-alt:bottom-to-top" inset="0,0,0,0">
                  <w:txbxContent>
                    <w:p w14:paraId="254C9861" w14:textId="77777777" w:rsidR="0014404A" w:rsidRDefault="0014404A">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дубл</w:t>
                      </w:r>
                      <w:proofErr w:type="spellEnd"/>
                      <w:r>
                        <w:rPr>
                          <w:color w:val="000000"/>
                          <w:sz w:val="18"/>
                          <w:szCs w:val="18"/>
                          <w:lang w:val="en-US"/>
                        </w:rPr>
                        <w:t>.</w:t>
                      </w:r>
                    </w:p>
                  </w:txbxContent>
                </v:textbox>
              </v:rect>
              <v:line id="Line 336" o:spid="_x0000_s1033" style="position:absolute;flip:x;visibility:visible;mso-wrap-style:square" from="362,10016" to="1042,10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" strokeweight="1pt"/>
              <v:rect id="Rectangle 337" o:spid="_x0000_s1034" style="position:absolute;left:-85;top:8843;width:1153;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" filled="f" stroked="f">
                <v:textbox style="layout-flow:vertical;mso-layout-flow-alt:bottom-to-top" inset="0,0,0,0">
                  <w:txbxContent>
                    <w:p w14:paraId="3D7E3493" w14:textId="77777777" w:rsidR="0014404A" w:rsidRDefault="0014404A">
                      <w:pPr>
                        <w:rPr>
                          <w:sz w:val="18"/>
                        </w:rPr>
                      </w:pPr>
                      <w:proofErr w:type="spellStart"/>
                      <w:r>
                        <w:rPr>
                          <w:color w:val="000000"/>
                          <w:sz w:val="18"/>
                          <w:szCs w:val="18"/>
                          <w:lang w:val="en-US"/>
                        </w:rPr>
                        <w:t>Подп</w:t>
                      </w:r>
                      <w:proofErr w:type="spellEnd"/>
                      <w:r>
                        <w:rPr>
                          <w:color w:val="000000"/>
                          <w:sz w:val="18"/>
                          <w:szCs w:val="18"/>
                          <w:lang w:val="en-US"/>
                        </w:rPr>
                        <w:t xml:space="preserve">. и </w:t>
                      </w:r>
                      <w:proofErr w:type="spellStart"/>
                      <w:r>
                        <w:rPr>
                          <w:color w:val="000000"/>
                          <w:sz w:val="18"/>
                          <w:szCs w:val="18"/>
                          <w:lang w:val="en-US"/>
                        </w:rPr>
                        <w:t>дата</w:t>
                      </w:r>
                      <w:proofErr w:type="spellEnd"/>
                    </w:p>
                  </w:txbxContent>
                </v:textbox>
              </v:rect>
              <v:line id="Line 339" o:spid="_x0000_s1035" style="position:absolute;flip:x;visibility:visible;mso-wrap-style:square" from="362,14750" to="104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" strokeweight="1pt"/>
              <v:line id="Line 340" o:spid="_x0000_s1036" style="position:absolute;flip:x;visibility:visible;mso-wrap-style:square" from="362,12801" to="1042,1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" strokeweight="1pt"/>
              <v:line id="Line 341" o:spid="_x0000_s1037" style="position:absolute;flip:y;visibility:visible;mso-wrap-style:square" from="645,7707" to="646,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" strokeweight="1pt"/>
              <v:rect id="Rectangle 343" o:spid="_x0000_s1038" style="position:absolute;left:-56;top:15244;width:1113;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" filled="f" stroked="f">
                <v:textbox style="layout-flow:vertical;mso-layout-flow-alt:bottom-to-top" inset="0,0,0,0">
                  <w:txbxContent>
                    <w:p w14:paraId="62F66077" w14:textId="77777777" w:rsidR="0014404A" w:rsidRDefault="0014404A">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rFonts w:ascii="Arial" w:hAnsi="Arial" w:cs="Arial"/>
                          <w:color w:val="000000"/>
                          <w:sz w:val="18"/>
                          <w:szCs w:val="18"/>
                          <w:lang w:val="en-US"/>
                        </w:rPr>
                        <w:t>.</w:t>
                      </w:r>
                    </w:p>
                  </w:txbxContent>
                </v:textbox>
              </v:rect>
              <v:rect id="Rectangle 344" o:spid="_x0000_s1039" style="position:absolute;left:-75;top:13550;width:1152;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" filled="f" stroked="f">
                <v:textbox style="layout-flow:vertical;mso-layout-flow-alt:bottom-to-top" inset="0,0,0,0">
                  <w:txbxContent>
                    <w:p w14:paraId="3B77D799" w14:textId="77777777" w:rsidR="0014404A" w:rsidRDefault="0014404A">
                      <w:pPr>
                        <w:rPr>
                          <w:sz w:val="18"/>
                        </w:rPr>
                      </w:pPr>
                      <w:proofErr w:type="spellStart"/>
                      <w:r>
                        <w:rPr>
                          <w:color w:val="000000"/>
                          <w:sz w:val="18"/>
                          <w:szCs w:val="18"/>
                          <w:lang w:val="en-US"/>
                        </w:rPr>
                        <w:t>Подп</w:t>
                      </w:r>
                      <w:proofErr w:type="spellEnd"/>
                      <w:r>
                        <w:rPr>
                          <w:color w:val="000000"/>
                          <w:sz w:val="18"/>
                          <w:szCs w:val="18"/>
                          <w:lang w:val="en-US"/>
                        </w:rPr>
                        <w:t xml:space="preserve">. и </w:t>
                      </w:r>
                      <w:proofErr w:type="spellStart"/>
                      <w:r>
                        <w:rPr>
                          <w:color w:val="000000"/>
                          <w:sz w:val="18"/>
                          <w:szCs w:val="18"/>
                          <w:lang w:val="en-US"/>
                        </w:rPr>
                        <w:t>дата</w:t>
                      </w:r>
                      <w:proofErr w:type="spellEnd"/>
                    </w:p>
                  </w:txbxContent>
                </v:textbox>
              </v:rect>
              <v:rect id="Rectangle 345" o:spid="_x0000_s1040" style="position:absolute;left:-40;top:11934;width:1082;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" filled="f" stroked="f">
                <v:textbox style="layout-flow:vertical;mso-layout-flow-alt:bottom-to-top" inset="0,0,0,0">
                  <w:txbxContent>
                    <w:p w14:paraId="5C422658" w14:textId="77777777" w:rsidR="0014404A" w:rsidRDefault="0014404A">
                      <w:pPr>
                        <w:rPr>
                          <w:sz w:val="18"/>
                        </w:rPr>
                      </w:pPr>
                      <w:proofErr w:type="spellStart"/>
                      <w:r>
                        <w:rPr>
                          <w:color w:val="000000"/>
                          <w:sz w:val="18"/>
                          <w:szCs w:val="18"/>
                          <w:lang w:val="en-US"/>
                        </w:rPr>
                        <w:t>Взам</w:t>
                      </w:r>
                      <w:proofErr w:type="spellEnd"/>
                      <w:r>
                        <w:rPr>
                          <w:color w:val="000000"/>
                          <w:sz w:val="18"/>
                          <w:szCs w:val="18"/>
                          <w:lang w:val="en-US"/>
                        </w:rPr>
                        <w:t xml:space="preserve">. </w:t>
                      </w:r>
                      <w:proofErr w:type="spellStart"/>
                      <w:r>
                        <w:rPr>
                          <w:color w:val="000000"/>
                          <w:sz w:val="18"/>
                          <w:szCs w:val="18"/>
                          <w:lang w:val="en-US"/>
                        </w:rPr>
                        <w:t>инв</w:t>
                      </w:r>
                      <w:proofErr w:type="spellEnd"/>
                      <w:r>
                        <w:rPr>
                          <w:color w:val="000000"/>
                          <w:sz w:val="18"/>
                          <w:szCs w:val="18"/>
                          <w:lang w:val="en-US"/>
                        </w:rPr>
                        <w:t>. №</w:t>
                      </w:r>
                    </w:p>
                  </w:txbxContent>
                </v:textbox>
              </v:rect>
              <v:line id="Line 346" o:spid="_x0000_s1041" style="position:absolute;flip:y;visibility:visible;mso-wrap-style:square" from="1042,356" to="1043,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" strokeweight="1.25pt"/>
              <v:line id="Line 347" o:spid="_x0000_s1042" style="position:absolute;visibility:visible;mso-wrap-style:square" from="1042,356" to="1152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" strokeweight="1.25pt"/>
              <v:line id="Line 352" o:spid="_x0000_s1043" style="position:absolute;flip:x;visibility:visible;mso-wrap-style:square" from="362,7707" to="1042,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" strokeweight="1pt"/>
              <v:line id="Line 357" o:spid="_x0000_s1044" style="position:absolute;flip:y;visibility:visible;mso-wrap-style:square" from="11527,356" to="11528,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" strokeweight="1.25pt"/>
              <v:line id="Line 360" o:spid="_x0000_s1045" style="position:absolute;flip:y;visibility:visible;mso-wrap-style:square" from="357,7707" to="358,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" strokeweight="1p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6CFC7" w14:textId="5FEA236D" w:rsidR="0014404A" w:rsidRDefault="0014404A">
    <w:pPr>
      <w:pStyle w:val="a7"/>
    </w:pPr>
    <w:r>
      <w:rPr>
        <w:noProof/>
      </w:rPr>
      <mc:AlternateContent>
        <mc:Choice Requires="wpg">
          <w:drawing>
            <wp:anchor distT="0" distB="0" distL="114300" distR="114300" simplePos="0" relativeHeight="251692544" behindDoc="0" locked="0" layoutInCell="1" allowOverlap="1" wp14:anchorId="2162840A" wp14:editId="584900F7">
              <wp:simplePos x="0" y="0"/>
              <wp:positionH relativeFrom="column">
                <wp:posOffset>-801839</wp:posOffset>
              </wp:positionH>
              <wp:positionV relativeFrom="paragraph">
                <wp:posOffset>-29458</wp:posOffset>
              </wp:positionV>
              <wp:extent cx="7090410" cy="10351770"/>
              <wp:effectExtent l="476250" t="0" r="34290" b="11430"/>
              <wp:wrapNone/>
              <wp:docPr id="215" name="Group 3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0410" cy="10351770"/>
                        <a:chOff x="419" y="349"/>
                        <a:chExt cx="11166" cy="16302"/>
                      </a:xfrm>
                    </wpg:grpSpPr>
                    <wps:wsp>
                      <wps:cNvPr id="216" name="Text Box 3349"/>
                      <wps:cNvSpPr txBox="1">
                        <a:spLocks noChangeArrowheads="1"/>
                      </wps:cNvSpPr>
                      <wps:spPr bwMode="auto">
                        <a:xfrm>
                          <a:off x="10992" y="15844"/>
                          <a:ext cx="54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0B7D1" w14:textId="1826970C" w:rsidR="0014404A" w:rsidRDefault="0014404A" w:rsidP="00505B89">
                            <w:pPr>
                              <w:jc w:val="center"/>
                            </w:pPr>
                          </w:p>
                        </w:txbxContent>
                      </wps:txbx>
                      <wps:bodyPr rot="0" vert="horz" wrap="square" lIns="0" tIns="0" rIns="0" bIns="0" anchor="t" anchorCtr="0" upright="1">
                        <a:noAutofit/>
                      </wps:bodyPr>
                    </wps:wsp>
                    <wpg:grpSp>
                      <wpg:cNvPr id="217" name="Group 3350"/>
                      <wpg:cNvGrpSpPr>
                        <a:grpSpLocks/>
                      </wpg:cNvGrpSpPr>
                      <wpg:grpSpPr bwMode="auto">
                        <a:xfrm>
                          <a:off x="424" y="349"/>
                          <a:ext cx="11161" cy="16302"/>
                          <a:chOff x="424" y="349"/>
                          <a:chExt cx="11094" cy="16238"/>
                        </a:xfrm>
                      </wpg:grpSpPr>
                      <wps:wsp>
                        <wps:cNvPr id="218" name="Text Box 3351"/>
                        <wps:cNvSpPr txBox="1">
                          <a:spLocks noChangeArrowheads="1"/>
                        </wps:cNvSpPr>
                        <wps:spPr bwMode="auto">
                          <a:xfrm>
                            <a:off x="10730" y="15224"/>
                            <a:ext cx="541"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AC165" w14:textId="361E1269" w:rsidR="0014404A" w:rsidRPr="005D6E1A" w:rsidRDefault="0014404A" w:rsidP="002968F5">
                              <w:pPr>
                                <w:jc w:val="center"/>
                                <w:rPr>
                                  <w:sz w:val="24"/>
                                </w:rPr>
                              </w:pPr>
                              <w:r>
                                <w:rPr>
                                  <w:rStyle w:val="ac"/>
                                  <w:sz w:val="24"/>
                                </w:rPr>
                                <w:t>41</w:t>
                              </w:r>
                            </w:p>
                          </w:txbxContent>
                        </wps:txbx>
                        <wps:bodyPr rot="0" vert="horz" wrap="square" lIns="0" tIns="0" rIns="0" bIns="0" anchor="t" anchorCtr="0" upright="1">
                          <a:noAutofit/>
                        </wps:bodyPr>
                      </wps:wsp>
                      <wpg:grpSp>
                        <wpg:cNvPr id="219" name="Group 3352"/>
                        <wpg:cNvGrpSpPr>
                          <a:grpSpLocks/>
                        </wpg:cNvGrpSpPr>
                        <wpg:grpSpPr bwMode="auto">
                          <a:xfrm>
                            <a:off x="424" y="349"/>
                            <a:ext cx="11094" cy="16238"/>
                            <a:chOff x="411" y="348"/>
                            <a:chExt cx="11094" cy="16238"/>
                          </a:xfrm>
                        </wpg:grpSpPr>
                        <wps:wsp>
                          <wps:cNvPr id="220" name="Line 3353"/>
                          <wps:cNvCnPr>
                            <a:cxnSpLocks noChangeShapeType="1"/>
                          </wps:cNvCnPr>
                          <wps:spPr bwMode="auto">
                            <a:xfrm>
                              <a:off x="1085" y="1633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21" name="Line 3354"/>
                          <wps:cNvCnPr>
                            <a:cxnSpLocks noChangeShapeType="1"/>
                          </wps:cNvCnPr>
                          <wps:spPr bwMode="auto">
                            <a:xfrm flipH="1">
                              <a:off x="411" y="11547"/>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2" name="Rectangle 3355"/>
                          <wps:cNvSpPr>
                            <a:spLocks noChangeArrowheads="1"/>
                          </wps:cNvSpPr>
                          <wps:spPr bwMode="auto">
                            <a:xfrm rot="16200000">
                              <a:off x="-50" y="10684"/>
                              <a:ext cx="120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27D6" w14:textId="77777777" w:rsidR="0014404A" w:rsidRDefault="0014404A" w:rsidP="00505B89">
                                <w:r>
                                  <w:rPr>
                                    <w:rFonts w:cs="Arial"/>
                                    <w:color w:val="000000"/>
                                    <w:sz w:val="18"/>
                                    <w:szCs w:val="18"/>
                                    <w:lang w:val="en-US"/>
                                  </w:rPr>
                                  <w:t>Инв. № дубл.</w:t>
                                </w:r>
                              </w:p>
                            </w:txbxContent>
                          </wps:txbx>
                          <wps:bodyPr rot="0" vert="vert270" wrap="square" lIns="0" tIns="0" rIns="0" bIns="0" anchor="t" anchorCtr="0" upright="1">
                            <a:noAutofit/>
                          </wps:bodyPr>
                        </wps:wsp>
                        <wps:wsp>
                          <wps:cNvPr id="223" name="Line 3356"/>
                          <wps:cNvCnPr>
                            <a:cxnSpLocks noChangeShapeType="1"/>
                          </wps:cNvCnPr>
                          <wps:spPr bwMode="auto">
                            <a:xfrm flipH="1">
                              <a:off x="411" y="10154"/>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3357"/>
                          <wps:cNvSpPr>
                            <a:spLocks noChangeArrowheads="1"/>
                          </wps:cNvSpPr>
                          <wps:spPr bwMode="auto">
                            <a:xfrm rot="16200000">
                              <a:off x="-25" y="8831"/>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874B" w14:textId="77777777" w:rsidR="0014404A" w:rsidRDefault="0014404A" w:rsidP="00505B89">
                                <w:r>
                                  <w:rPr>
                                    <w:rFonts w:cs="Arial"/>
                                    <w:color w:val="000000"/>
                                    <w:sz w:val="18"/>
                                    <w:szCs w:val="18"/>
                                    <w:lang w:val="en-US"/>
                                  </w:rPr>
                                  <w:t>Подп. и дата</w:t>
                                </w:r>
                              </w:p>
                            </w:txbxContent>
                          </wps:txbx>
                          <wps:bodyPr rot="0" vert="vert270" wrap="square" lIns="0" tIns="0" rIns="0" bIns="0" anchor="t" anchorCtr="0" upright="1">
                            <a:noAutofit/>
                          </wps:bodyPr>
                        </wps:wsp>
                        <wps:wsp>
                          <wps:cNvPr id="225" name="Line 3358"/>
                          <wps:cNvCnPr>
                            <a:cxnSpLocks noChangeShapeType="1"/>
                          </wps:cNvCnPr>
                          <wps:spPr bwMode="auto">
                            <a:xfrm flipH="1">
                              <a:off x="411" y="16338"/>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3359"/>
                          <wps:cNvCnPr>
                            <a:cxnSpLocks noChangeShapeType="1"/>
                          </wps:cNvCnPr>
                          <wps:spPr bwMode="auto">
                            <a:xfrm flipH="1">
                              <a:off x="411" y="14889"/>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3360"/>
                          <wps:cNvCnPr>
                            <a:cxnSpLocks noChangeShapeType="1"/>
                          </wps:cNvCnPr>
                          <wps:spPr bwMode="auto">
                            <a:xfrm flipH="1">
                              <a:off x="411" y="12940"/>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3361"/>
                          <wps:cNvCnPr>
                            <a:cxnSpLocks noChangeShapeType="1"/>
                          </wps:cNvCnPr>
                          <wps:spPr bwMode="auto">
                            <a:xfrm flipV="1">
                              <a:off x="692" y="7702"/>
                              <a:ext cx="1" cy="86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3362"/>
                          <wps:cNvCnPr>
                            <a:cxnSpLocks noChangeShapeType="1"/>
                          </wps:cNvCnPr>
                          <wps:spPr bwMode="auto">
                            <a:xfrm>
                              <a:off x="411" y="7759"/>
                              <a:ext cx="1" cy="85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 name="Rectangle 3363"/>
                          <wps:cNvSpPr>
                            <a:spLocks noChangeArrowheads="1"/>
                          </wps:cNvSpPr>
                          <wps:spPr bwMode="auto">
                            <a:xfrm rot="16200000">
                              <a:off x="-54" y="15441"/>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69F08" w14:textId="77777777" w:rsidR="0014404A" w:rsidRDefault="0014404A" w:rsidP="00505B89">
                                <w:pPr>
                                  <w:jc w:val="center"/>
                                  <w:rPr>
                                    <w:sz w:val="18"/>
                                  </w:rPr>
                                </w:pPr>
                                <w:r>
                                  <w:rPr>
                                    <w:color w:val="000000"/>
                                    <w:sz w:val="18"/>
                                    <w:szCs w:val="18"/>
                                    <w:lang w:val="en-US"/>
                                  </w:rPr>
                                  <w:t>Инв. № подл.</w:t>
                                </w:r>
                              </w:p>
                            </w:txbxContent>
                          </wps:txbx>
                          <wps:bodyPr rot="0" vert="vert270" wrap="square" lIns="0" tIns="0" rIns="0" bIns="0" anchor="t" anchorCtr="0" upright="1">
                            <a:noAutofit/>
                          </wps:bodyPr>
                        </wps:wsp>
                        <wps:wsp>
                          <wps:cNvPr id="231" name="Rectangle 3364"/>
                          <wps:cNvSpPr>
                            <a:spLocks noChangeArrowheads="1"/>
                          </wps:cNvSpPr>
                          <wps:spPr bwMode="auto">
                            <a:xfrm rot="16200000">
                              <a:off x="-25" y="13688"/>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53A7A" w14:textId="77777777" w:rsidR="0014404A" w:rsidRDefault="0014404A" w:rsidP="00505B89">
                                <w:pPr>
                                  <w:jc w:val="center"/>
                                </w:pPr>
                                <w:r>
                                  <w:rPr>
                                    <w:rFonts w:cs="Arial"/>
                                    <w:color w:val="000000"/>
                                    <w:sz w:val="18"/>
                                    <w:szCs w:val="18"/>
                                    <w:lang w:val="en-US"/>
                                  </w:rPr>
                                  <w:t>Подп. и дата</w:t>
                                </w:r>
                              </w:p>
                            </w:txbxContent>
                          </wps:txbx>
                          <wps:bodyPr rot="0" vert="vert270" wrap="square" lIns="0" tIns="0" rIns="0" bIns="0" anchor="t" anchorCtr="0" upright="1">
                            <a:noAutofit/>
                          </wps:bodyPr>
                        </wps:wsp>
                        <wps:wsp>
                          <wps:cNvPr id="232" name="Rectangle 3365"/>
                          <wps:cNvSpPr>
                            <a:spLocks noChangeArrowheads="1"/>
                          </wps:cNvSpPr>
                          <wps:spPr bwMode="auto">
                            <a:xfrm rot="16200000">
                              <a:off x="-58" y="12080"/>
                              <a:ext cx="120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4C5B5" w14:textId="77777777" w:rsidR="0014404A" w:rsidRDefault="0014404A" w:rsidP="00505B89">
                                <w:r>
                                  <w:rPr>
                                    <w:rFonts w:cs="Arial"/>
                                    <w:color w:val="000000"/>
                                    <w:sz w:val="18"/>
                                    <w:szCs w:val="18"/>
                                    <w:lang w:val="en-US"/>
                                  </w:rPr>
                                  <w:t>Взам. инв. №</w:t>
                                </w:r>
                              </w:p>
                            </w:txbxContent>
                          </wps:txbx>
                          <wps:bodyPr rot="0" vert="vert270" wrap="square" lIns="0" tIns="0" rIns="0" bIns="0" anchor="t" anchorCtr="0" upright="1">
                            <a:noAutofit/>
                          </wps:bodyPr>
                        </wps:wsp>
                        <wps:wsp>
                          <wps:cNvPr id="233" name="Line 3366"/>
                          <wps:cNvCnPr>
                            <a:cxnSpLocks noChangeShapeType="1"/>
                          </wps:cNvCnPr>
                          <wps:spPr bwMode="auto">
                            <a:xfrm flipV="1">
                              <a:off x="1085"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3367"/>
                          <wps:cNvCnPr>
                            <a:cxnSpLocks noChangeShapeType="1"/>
                          </wps:cNvCnPr>
                          <wps:spPr bwMode="auto">
                            <a:xfrm>
                              <a:off x="1085" y="34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3368"/>
                          <wps:cNvCnPr>
                            <a:cxnSpLocks noChangeShapeType="1"/>
                          </wps:cNvCnPr>
                          <wps:spPr bwMode="auto">
                            <a:xfrm>
                              <a:off x="411" y="7702"/>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3369"/>
                          <wps:cNvCnPr>
                            <a:cxnSpLocks noChangeShapeType="1"/>
                          </wps:cNvCnPr>
                          <wps:spPr bwMode="auto">
                            <a:xfrm flipH="1">
                              <a:off x="411" y="7702"/>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3370"/>
                          <wps:cNvCnPr>
                            <a:cxnSpLocks noChangeShapeType="1"/>
                          </wps:cNvCnPr>
                          <wps:spPr bwMode="auto">
                            <a:xfrm flipV="1">
                              <a:off x="11487"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8" name="Line 3371"/>
                          <wps:cNvCnPr>
                            <a:cxnSpLocks noChangeShapeType="1"/>
                          </wps:cNvCnPr>
                          <wps:spPr bwMode="auto">
                            <a:xfrm>
                              <a:off x="1085" y="15503"/>
                              <a:ext cx="36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3372"/>
                          <wps:cNvCnPr>
                            <a:cxnSpLocks noChangeShapeType="1"/>
                          </wps:cNvCnPr>
                          <wps:spPr bwMode="auto">
                            <a:xfrm>
                              <a:off x="1082" y="16056"/>
                              <a:ext cx="365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0" name="Rectangle 3373"/>
                          <wps:cNvSpPr>
                            <a:spLocks noChangeArrowheads="1"/>
                          </wps:cNvSpPr>
                          <wps:spPr bwMode="auto">
                            <a:xfrm>
                              <a:off x="1526" y="14635"/>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C4299" w14:textId="77777777" w:rsidR="0014404A" w:rsidRDefault="0014404A" w:rsidP="00505B89">
                                <w:pPr>
                                  <w:jc w:val="center"/>
                                  <w:rPr>
                                    <w:sz w:val="18"/>
                                  </w:rPr>
                                </w:pPr>
                                <w:r>
                                  <w:rPr>
                                    <w:sz w:val="18"/>
                                  </w:rPr>
                                  <w:t>Лист</w:t>
                                </w:r>
                              </w:p>
                            </w:txbxContent>
                          </wps:txbx>
                          <wps:bodyPr rot="0" vert="horz" wrap="square" lIns="0" tIns="0" rIns="0" bIns="0" anchor="t" anchorCtr="0" upright="1">
                            <a:noAutofit/>
                          </wps:bodyPr>
                        </wps:wsp>
                        <wps:wsp>
                          <wps:cNvPr id="241" name="Rectangle 3374"/>
                          <wps:cNvSpPr>
                            <a:spLocks noChangeArrowheads="1"/>
                          </wps:cNvSpPr>
                          <wps:spPr bwMode="auto">
                            <a:xfrm>
                              <a:off x="2266" y="14626"/>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F8251" w14:textId="77777777" w:rsidR="0014404A" w:rsidRDefault="0014404A" w:rsidP="00505B89">
                                <w:pPr>
                                  <w:jc w:val="center"/>
                                  <w:rPr>
                                    <w:sz w:val="18"/>
                                  </w:rPr>
                                </w:pPr>
                                <w:r>
                                  <w:rPr>
                                    <w:color w:val="000000"/>
                                    <w:sz w:val="18"/>
                                    <w:szCs w:val="18"/>
                                    <w:lang w:val="en-US"/>
                                  </w:rPr>
                                  <w:t>№ докум.</w:t>
                                </w:r>
                              </w:p>
                            </w:txbxContent>
                          </wps:txbx>
                          <wps:bodyPr rot="0" vert="horz" wrap="square" lIns="0" tIns="0" rIns="0" bIns="0" anchor="t" anchorCtr="0" upright="1">
                            <a:noAutofit/>
                          </wps:bodyPr>
                        </wps:wsp>
                        <wps:wsp>
                          <wps:cNvPr id="242" name="Rectangle 3375"/>
                          <wps:cNvSpPr>
                            <a:spLocks noChangeArrowheads="1"/>
                          </wps:cNvSpPr>
                          <wps:spPr bwMode="auto">
                            <a:xfrm>
                              <a:off x="3450" y="14635"/>
                              <a:ext cx="566"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18751" w14:textId="77777777" w:rsidR="0014404A" w:rsidRDefault="0014404A" w:rsidP="00505B89">
                                <w:pPr>
                                  <w:jc w:val="center"/>
                                  <w:rPr>
                                    <w:sz w:val="18"/>
                                  </w:rPr>
                                </w:pPr>
                                <w:r>
                                  <w:rPr>
                                    <w:color w:val="000000"/>
                                    <w:sz w:val="18"/>
                                    <w:szCs w:val="18"/>
                                    <w:lang w:val="en-US"/>
                                  </w:rPr>
                                  <w:t>Подп.</w:t>
                                </w:r>
                              </w:p>
                            </w:txbxContent>
                          </wps:txbx>
                          <wps:bodyPr rot="0" vert="horz" wrap="square" lIns="0" tIns="0" rIns="0" bIns="0" anchor="t" anchorCtr="0" upright="1">
                            <a:noAutofit/>
                          </wps:bodyPr>
                        </wps:wsp>
                        <wps:wsp>
                          <wps:cNvPr id="243" name="Rectangle 3376"/>
                          <wps:cNvSpPr>
                            <a:spLocks noChangeArrowheads="1"/>
                          </wps:cNvSpPr>
                          <wps:spPr bwMode="auto">
                            <a:xfrm>
                              <a:off x="4217" y="14627"/>
                              <a:ext cx="4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564B0" w14:textId="77777777" w:rsidR="0014404A" w:rsidRDefault="0014404A" w:rsidP="00505B89">
                                <w:pPr>
                                  <w:jc w:val="center"/>
                                  <w:rPr>
                                    <w:sz w:val="18"/>
                                  </w:rPr>
                                </w:pPr>
                                <w:r>
                                  <w:rPr>
                                    <w:color w:val="000000"/>
                                    <w:sz w:val="18"/>
                                    <w:szCs w:val="18"/>
                                    <w:lang w:val="en-US"/>
                                  </w:rPr>
                                  <w:t>Дата</w:t>
                                </w:r>
                              </w:p>
                            </w:txbxContent>
                          </wps:txbx>
                          <wps:bodyPr rot="0" vert="horz" wrap="square" lIns="0" tIns="0" rIns="0" bIns="0" anchor="t" anchorCtr="0" upright="1">
                            <a:noAutofit/>
                          </wps:bodyPr>
                        </wps:wsp>
                        <wps:wsp>
                          <wps:cNvPr id="244" name="Rectangle 3377"/>
                          <wps:cNvSpPr>
                            <a:spLocks noChangeArrowheads="1"/>
                          </wps:cNvSpPr>
                          <wps:spPr bwMode="auto">
                            <a:xfrm>
                              <a:off x="1096" y="14645"/>
                              <a:ext cx="415"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14DDA" w14:textId="77777777" w:rsidR="0014404A" w:rsidRDefault="0014404A" w:rsidP="00505B89">
                                <w:pPr>
                                  <w:jc w:val="center"/>
                                  <w:rPr>
                                    <w:sz w:val="16"/>
                                  </w:rPr>
                                </w:pPr>
                                <w:r>
                                  <w:rPr>
                                    <w:color w:val="000000"/>
                                    <w:sz w:val="16"/>
                                    <w:szCs w:val="16"/>
                                    <w:lang w:val="en-US"/>
                                  </w:rPr>
                                  <w:t>Изм.</w:t>
                                </w:r>
                              </w:p>
                            </w:txbxContent>
                          </wps:txbx>
                          <wps:bodyPr rot="0" vert="horz" wrap="square" lIns="0" tIns="0" rIns="0" bIns="0" anchor="t" anchorCtr="0" upright="1">
                            <a:noAutofit/>
                          </wps:bodyPr>
                        </wps:wsp>
                        <wps:wsp>
                          <wps:cNvPr id="245" name="Line 3378"/>
                          <wps:cNvCnPr>
                            <a:cxnSpLocks noChangeShapeType="1"/>
                          </wps:cNvCnPr>
                          <wps:spPr bwMode="auto">
                            <a:xfrm flipV="1">
                              <a:off x="10551" y="14914"/>
                              <a:ext cx="1" cy="60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6" name="Line 3379"/>
                          <wps:cNvCnPr>
                            <a:cxnSpLocks noChangeShapeType="1"/>
                          </wps:cNvCnPr>
                          <wps:spPr bwMode="auto">
                            <a:xfrm>
                              <a:off x="1085" y="1578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3380"/>
                          <wps:cNvCnPr>
                            <a:cxnSpLocks noChangeShapeType="1"/>
                          </wps:cNvCnPr>
                          <wps:spPr bwMode="auto">
                            <a:xfrm flipV="1">
                              <a:off x="4739" y="14010"/>
                              <a:ext cx="0" cy="23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8" name="Line 3381"/>
                          <wps:cNvCnPr>
                            <a:cxnSpLocks noChangeShapeType="1"/>
                          </wps:cNvCnPr>
                          <wps:spPr bwMode="auto">
                            <a:xfrm flipV="1">
                              <a:off x="4177" y="14028"/>
                              <a:ext cx="3" cy="23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9" name="Line 3382"/>
                          <wps:cNvCnPr>
                            <a:cxnSpLocks noChangeShapeType="1"/>
                          </wps:cNvCnPr>
                          <wps:spPr bwMode="auto">
                            <a:xfrm flipV="1">
                              <a:off x="3335" y="14028"/>
                              <a:ext cx="3" cy="23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50" name="Line 3383"/>
                          <wps:cNvCnPr>
                            <a:cxnSpLocks noChangeShapeType="1"/>
                          </wps:cNvCnPr>
                          <wps:spPr bwMode="auto">
                            <a:xfrm flipV="1">
                              <a:off x="2041" y="14010"/>
                              <a:ext cx="3" cy="23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51" name="Line 3384"/>
                          <wps:cNvCnPr>
                            <a:cxnSpLocks noChangeShapeType="1"/>
                          </wps:cNvCnPr>
                          <wps:spPr bwMode="auto">
                            <a:xfrm flipV="1">
                              <a:off x="1481" y="14028"/>
                              <a:ext cx="1" cy="8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3385"/>
                          <wps:cNvSpPr>
                            <a:spLocks noChangeArrowheads="1"/>
                          </wps:cNvSpPr>
                          <wps:spPr bwMode="auto">
                            <a:xfrm>
                              <a:off x="10625" y="14961"/>
                              <a:ext cx="8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E0BD8" w14:textId="77777777" w:rsidR="0014404A" w:rsidRDefault="0014404A" w:rsidP="00505B89">
                                <w:pPr>
                                  <w:jc w:val="center"/>
                                </w:pPr>
                                <w:r>
                                  <w:rPr>
                                    <w:color w:val="000000"/>
                                    <w:sz w:val="18"/>
                                    <w:szCs w:val="18"/>
                                    <w:lang w:val="en-US"/>
                                  </w:rPr>
                                  <w:t>Лист</w:t>
                                </w:r>
                                <w:r>
                                  <w:rPr>
                                    <w:color w:val="000000"/>
                                    <w:sz w:val="18"/>
                                    <w:szCs w:val="18"/>
                                  </w:rPr>
                                  <w:t>ов</w:t>
                                </w:r>
                              </w:p>
                            </w:txbxContent>
                          </wps:txbx>
                          <wps:bodyPr rot="0" vert="horz" wrap="square" lIns="0" tIns="0" rIns="0" bIns="0" anchor="t" anchorCtr="0" upright="1">
                            <a:noAutofit/>
                          </wps:bodyPr>
                        </wps:wsp>
                        <wps:wsp>
                          <wps:cNvPr id="253" name="Text Box 3386"/>
                          <wps:cNvSpPr txBox="1">
                            <a:spLocks noChangeArrowheads="1"/>
                          </wps:cNvSpPr>
                          <wps:spPr bwMode="auto">
                            <a:xfrm>
                              <a:off x="5657" y="14201"/>
                              <a:ext cx="47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FF49B10" w14:textId="7B176F08" w:rsidR="0014404A" w:rsidRPr="00836DC3" w:rsidRDefault="0014404A" w:rsidP="00505B89">
                                <w:pPr>
                                  <w:jc w:val="center"/>
                                  <w:rPr>
                                    <w:sz w:val="36"/>
                                    <w:szCs w:val="36"/>
                                  </w:rPr>
                                </w:pPr>
                                <w:r>
                                  <w:rPr>
                                    <w:color w:val="000000"/>
                                    <w:sz w:val="36"/>
                                    <w:szCs w:val="36"/>
                                  </w:rPr>
                                  <w:t>ВНФТ.134.000.000.000 ПМ</w:t>
                                </w:r>
                              </w:p>
                            </w:txbxContent>
                          </wps:txbx>
                          <wps:bodyPr rot="0" vert="horz" wrap="square" lIns="91440" tIns="45720" rIns="91440" bIns="45720" anchor="t" anchorCtr="0" upright="1">
                            <a:noAutofit/>
                          </wps:bodyPr>
                        </wps:wsp>
                        <wps:wsp>
                          <wps:cNvPr id="254" name="Rectangle 3387"/>
                          <wps:cNvSpPr>
                            <a:spLocks noChangeArrowheads="1"/>
                          </wps:cNvSpPr>
                          <wps:spPr bwMode="auto">
                            <a:xfrm>
                              <a:off x="7725" y="16333"/>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02C11" w14:textId="77777777" w:rsidR="0014404A" w:rsidRDefault="0014404A" w:rsidP="00505B89">
                                <w:r>
                                  <w:rPr>
                                    <w:color w:val="000000"/>
                                    <w:sz w:val="18"/>
                                    <w:szCs w:val="18"/>
                                  </w:rPr>
                                  <w:t>Копировал</w:t>
                                </w:r>
                              </w:p>
                            </w:txbxContent>
                          </wps:txbx>
                          <wps:bodyPr rot="0" vert="horz" wrap="square" lIns="0" tIns="0" rIns="0" bIns="0" anchor="t" anchorCtr="0" upright="1">
                            <a:noAutofit/>
                          </wps:bodyPr>
                        </wps:wsp>
                        <wps:wsp>
                          <wps:cNvPr id="255" name="Rectangle 3388"/>
                          <wps:cNvSpPr>
                            <a:spLocks noChangeArrowheads="1"/>
                          </wps:cNvSpPr>
                          <wps:spPr bwMode="auto">
                            <a:xfrm>
                              <a:off x="9587" y="16347"/>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78298" w14:textId="77777777" w:rsidR="0014404A" w:rsidRDefault="0014404A" w:rsidP="00505B89">
                                <w:r>
                                  <w:rPr>
                                    <w:color w:val="000000"/>
                                    <w:sz w:val="18"/>
                                    <w:szCs w:val="18"/>
                                  </w:rPr>
                                  <w:t>Формат А4</w:t>
                                </w:r>
                              </w:p>
                            </w:txbxContent>
                          </wps:txbx>
                          <wps:bodyPr rot="0" vert="horz" wrap="square" lIns="0" tIns="0" rIns="0" bIns="0" anchor="t" anchorCtr="0" upright="1">
                            <a:noAutofit/>
                          </wps:bodyPr>
                        </wps:wsp>
                        <wps:wsp>
                          <wps:cNvPr id="256" name="Text Box 3389"/>
                          <wps:cNvSpPr txBox="1">
                            <a:spLocks noChangeArrowheads="1"/>
                          </wps:cNvSpPr>
                          <wps:spPr bwMode="auto">
                            <a:xfrm>
                              <a:off x="9902" y="15226"/>
                              <a:ext cx="54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8EBD0" w14:textId="1327C712" w:rsidR="0014404A" w:rsidRPr="005D6E1A" w:rsidRDefault="0014404A" w:rsidP="00505B89">
                                <w:pPr>
                                  <w:jc w:val="center"/>
                                  <w:rPr>
                                    <w:sz w:val="24"/>
                                  </w:rPr>
                                </w:pPr>
                                <w:r w:rsidRPr="005D6E1A">
                                  <w:rPr>
                                    <w:rStyle w:val="ac"/>
                                    <w:sz w:val="24"/>
                                  </w:rPr>
                                  <w:fldChar w:fldCharType="begin"/>
                                </w:r>
                                <w:r w:rsidRPr="005D6E1A">
                                  <w:rPr>
                                    <w:rStyle w:val="ac"/>
                                    <w:sz w:val="24"/>
                                  </w:rPr>
                                  <w:instrText xml:space="preserve"> PAGE </w:instrText>
                                </w:r>
                                <w:r w:rsidRPr="005D6E1A">
                                  <w:rPr>
                                    <w:rStyle w:val="ac"/>
                                    <w:sz w:val="24"/>
                                  </w:rPr>
                                  <w:fldChar w:fldCharType="separate"/>
                                </w:r>
                                <w:r>
                                  <w:rPr>
                                    <w:rStyle w:val="ac"/>
                                    <w:noProof/>
                                    <w:sz w:val="24"/>
                                  </w:rPr>
                                  <w:t>2</w:t>
                                </w:r>
                                <w:r w:rsidRPr="005D6E1A">
                                  <w:rPr>
                                    <w:rStyle w:val="ac"/>
                                    <w:sz w:val="24"/>
                                  </w:rPr>
                                  <w:fldChar w:fldCharType="end"/>
                                </w:r>
                              </w:p>
                            </w:txbxContent>
                          </wps:txbx>
                          <wps:bodyPr rot="0" vert="horz" wrap="square" lIns="0" tIns="0" rIns="0" bIns="0" anchor="t" anchorCtr="0" upright="1">
                            <a:noAutofit/>
                          </wps:bodyPr>
                        </wps:wsp>
                        <wps:wsp>
                          <wps:cNvPr id="257" name="Line 3390"/>
                          <wps:cNvCnPr>
                            <a:cxnSpLocks noChangeShapeType="1"/>
                          </wps:cNvCnPr>
                          <wps:spPr bwMode="auto">
                            <a:xfrm>
                              <a:off x="1085" y="1521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3391"/>
                          <wps:cNvCnPr>
                            <a:cxnSpLocks noChangeShapeType="1"/>
                          </wps:cNvCnPr>
                          <wps:spPr bwMode="auto">
                            <a:xfrm>
                              <a:off x="1085" y="14892"/>
                              <a:ext cx="1039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59" name="Line 3392"/>
                          <wps:cNvCnPr>
                            <a:cxnSpLocks noChangeShapeType="1"/>
                          </wps:cNvCnPr>
                          <wps:spPr bwMode="auto">
                            <a:xfrm>
                              <a:off x="1085" y="1460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393"/>
                          <wps:cNvCnPr>
                            <a:cxnSpLocks noChangeShapeType="1"/>
                          </wps:cNvCnPr>
                          <wps:spPr bwMode="auto">
                            <a:xfrm>
                              <a:off x="1085" y="1430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3394"/>
                          <wps:cNvCnPr>
                            <a:cxnSpLocks noChangeShapeType="1"/>
                          </wps:cNvCnPr>
                          <wps:spPr bwMode="auto">
                            <a:xfrm>
                              <a:off x="1085" y="14022"/>
                              <a:ext cx="10406"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3395"/>
                          <wps:cNvSpPr>
                            <a:spLocks noChangeArrowheads="1"/>
                          </wps:cNvSpPr>
                          <wps:spPr bwMode="auto">
                            <a:xfrm>
                              <a:off x="1126" y="14944"/>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C6AE0" w14:textId="77777777" w:rsidR="0014404A" w:rsidRDefault="0014404A" w:rsidP="00505B89">
                                <w:pPr>
                                  <w:ind w:firstLine="57"/>
                                  <w:jc w:val="both"/>
                                  <w:rPr>
                                    <w:sz w:val="18"/>
                                  </w:rPr>
                                </w:pPr>
                                <w:r>
                                  <w:rPr>
                                    <w:color w:val="000000"/>
                                    <w:sz w:val="18"/>
                                    <w:szCs w:val="18"/>
                                  </w:rPr>
                                  <w:t>Разраб</w:t>
                                </w:r>
                                <w:r>
                                  <w:rPr>
                                    <w:color w:val="000000"/>
                                    <w:sz w:val="18"/>
                                    <w:szCs w:val="18"/>
                                    <w:lang w:val="en-US"/>
                                  </w:rPr>
                                  <w:t>.</w:t>
                                </w:r>
                              </w:p>
                            </w:txbxContent>
                          </wps:txbx>
                          <wps:bodyPr rot="0" vert="horz" wrap="square" lIns="0" tIns="0" rIns="0" bIns="0" anchor="t" anchorCtr="0" upright="1">
                            <a:noAutofit/>
                          </wps:bodyPr>
                        </wps:wsp>
                        <wps:wsp>
                          <wps:cNvPr id="263" name="Rectangle 3396"/>
                          <wps:cNvSpPr>
                            <a:spLocks noChangeArrowheads="1"/>
                          </wps:cNvSpPr>
                          <wps:spPr bwMode="auto">
                            <a:xfrm>
                              <a:off x="1117" y="15235"/>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0A1FC" w14:textId="77777777" w:rsidR="0014404A" w:rsidRDefault="0014404A" w:rsidP="00505B89">
                                <w:pPr>
                                  <w:ind w:firstLine="57"/>
                                  <w:jc w:val="both"/>
                                  <w:rPr>
                                    <w:sz w:val="18"/>
                                  </w:rPr>
                                </w:pPr>
                                <w:r>
                                  <w:rPr>
                                    <w:color w:val="000000"/>
                                    <w:sz w:val="18"/>
                                    <w:szCs w:val="18"/>
                                  </w:rPr>
                                  <w:t>Проверил</w:t>
                                </w:r>
                              </w:p>
                            </w:txbxContent>
                          </wps:txbx>
                          <wps:bodyPr rot="0" vert="horz" wrap="square" lIns="0" tIns="0" rIns="0" bIns="0" anchor="t" anchorCtr="0" upright="1">
                            <a:noAutofit/>
                          </wps:bodyPr>
                        </wps:wsp>
                        <wps:wsp>
                          <wps:cNvPr id="264" name="Rectangle 3397"/>
                          <wps:cNvSpPr>
                            <a:spLocks noChangeArrowheads="1"/>
                          </wps:cNvSpPr>
                          <wps:spPr bwMode="auto">
                            <a:xfrm>
                              <a:off x="1126" y="15527"/>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7994D" w14:textId="77777777" w:rsidR="0014404A" w:rsidRDefault="0014404A" w:rsidP="00505B89">
                                <w:pPr>
                                  <w:ind w:firstLine="57"/>
                                  <w:jc w:val="both"/>
                                  <w:rPr>
                                    <w:sz w:val="18"/>
                                  </w:rPr>
                                </w:pPr>
                              </w:p>
                            </w:txbxContent>
                          </wps:txbx>
                          <wps:bodyPr rot="0" vert="horz" wrap="square" lIns="0" tIns="0" rIns="0" bIns="0" anchor="t" anchorCtr="0" upright="1">
                            <a:noAutofit/>
                          </wps:bodyPr>
                        </wps:wsp>
                        <wps:wsp>
                          <wps:cNvPr id="265" name="Rectangle 3398"/>
                          <wps:cNvSpPr>
                            <a:spLocks noChangeArrowheads="1"/>
                          </wps:cNvSpPr>
                          <wps:spPr bwMode="auto">
                            <a:xfrm>
                              <a:off x="1126" y="15810"/>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B1675" w14:textId="77777777" w:rsidR="0014404A" w:rsidRDefault="0014404A" w:rsidP="00505B89">
                                <w:pPr>
                                  <w:ind w:firstLine="57"/>
                                  <w:jc w:val="both"/>
                                  <w:rPr>
                                    <w:sz w:val="18"/>
                                  </w:rPr>
                                </w:pPr>
                                <w:r>
                                  <w:rPr>
                                    <w:color w:val="000000"/>
                                    <w:sz w:val="18"/>
                                    <w:szCs w:val="18"/>
                                  </w:rPr>
                                  <w:t>Н</w:t>
                                </w:r>
                                <w:r>
                                  <w:rPr>
                                    <w:color w:val="000000"/>
                                    <w:sz w:val="18"/>
                                    <w:szCs w:val="18"/>
                                    <w:lang w:val="en-US"/>
                                  </w:rPr>
                                  <w:t>.</w:t>
                                </w:r>
                                <w:r>
                                  <w:rPr>
                                    <w:color w:val="000000"/>
                                    <w:sz w:val="18"/>
                                    <w:szCs w:val="18"/>
                                  </w:rPr>
                                  <w:t>контр.</w:t>
                                </w:r>
                              </w:p>
                            </w:txbxContent>
                          </wps:txbx>
                          <wps:bodyPr rot="0" vert="horz" wrap="square" lIns="0" tIns="0" rIns="0" bIns="0" anchor="t" anchorCtr="0" upright="1">
                            <a:noAutofit/>
                          </wps:bodyPr>
                        </wps:wsp>
                        <wps:wsp>
                          <wps:cNvPr id="266" name="Rectangle 3399"/>
                          <wps:cNvSpPr>
                            <a:spLocks noChangeArrowheads="1"/>
                          </wps:cNvSpPr>
                          <wps:spPr bwMode="auto">
                            <a:xfrm>
                              <a:off x="1117" y="16075"/>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B4418" w14:textId="77777777" w:rsidR="0014404A" w:rsidRDefault="0014404A" w:rsidP="00505B89">
                                <w:pPr>
                                  <w:ind w:firstLine="57"/>
                                  <w:jc w:val="both"/>
                                  <w:rPr>
                                    <w:sz w:val="18"/>
                                  </w:rPr>
                                </w:pPr>
                                <w:r>
                                  <w:rPr>
                                    <w:color w:val="000000"/>
                                    <w:sz w:val="18"/>
                                    <w:szCs w:val="18"/>
                                  </w:rPr>
                                  <w:t>Утв</w:t>
                                </w:r>
                                <w:r>
                                  <w:rPr>
                                    <w:color w:val="000000"/>
                                    <w:sz w:val="18"/>
                                    <w:szCs w:val="18"/>
                                    <w:lang w:val="en-US"/>
                                  </w:rPr>
                                  <w:t>.</w:t>
                                </w:r>
                              </w:p>
                            </w:txbxContent>
                          </wps:txbx>
                          <wps:bodyPr rot="0" vert="horz" wrap="square" lIns="0" tIns="0" rIns="0" bIns="0" anchor="t" anchorCtr="0" upright="1">
                            <a:noAutofit/>
                          </wps:bodyPr>
                        </wps:wsp>
                        <wps:wsp>
                          <wps:cNvPr id="267" name="Line 3400"/>
                          <wps:cNvCnPr>
                            <a:cxnSpLocks noChangeShapeType="1"/>
                          </wps:cNvCnPr>
                          <wps:spPr bwMode="auto">
                            <a:xfrm>
                              <a:off x="8917" y="15207"/>
                              <a:ext cx="2552" cy="1"/>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8" name="Line 3401"/>
                          <wps:cNvCnPr>
                            <a:cxnSpLocks noChangeShapeType="1"/>
                          </wps:cNvCnPr>
                          <wps:spPr bwMode="auto">
                            <a:xfrm flipV="1">
                              <a:off x="8903" y="14917"/>
                              <a:ext cx="2" cy="140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69" name="Line 3402"/>
                          <wps:cNvCnPr>
                            <a:cxnSpLocks noChangeShapeType="1"/>
                          </wps:cNvCnPr>
                          <wps:spPr bwMode="auto">
                            <a:xfrm flipV="1">
                              <a:off x="9188" y="15221"/>
                              <a:ext cx="0" cy="2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0" name="Line 3403"/>
                          <wps:cNvCnPr>
                            <a:cxnSpLocks noChangeShapeType="1"/>
                          </wps:cNvCnPr>
                          <wps:spPr bwMode="auto">
                            <a:xfrm flipV="1">
                              <a:off x="9471" y="15218"/>
                              <a:ext cx="0" cy="2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1" name="Line 3404"/>
                          <wps:cNvCnPr>
                            <a:cxnSpLocks noChangeShapeType="1"/>
                          </wps:cNvCnPr>
                          <wps:spPr bwMode="auto">
                            <a:xfrm flipV="1">
                              <a:off x="9744" y="14893"/>
                              <a:ext cx="1" cy="62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2" name="Line 3405"/>
                          <wps:cNvCnPr>
                            <a:cxnSpLocks noChangeShapeType="1"/>
                          </wps:cNvCnPr>
                          <wps:spPr bwMode="auto">
                            <a:xfrm>
                              <a:off x="8905" y="15513"/>
                              <a:ext cx="2600" cy="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Rectangle 3406"/>
                          <wps:cNvSpPr>
                            <a:spLocks noChangeArrowheads="1"/>
                          </wps:cNvSpPr>
                          <wps:spPr bwMode="auto">
                            <a:xfrm>
                              <a:off x="9797" y="14953"/>
                              <a:ext cx="70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EE99E" w14:textId="77777777" w:rsidR="0014404A" w:rsidRDefault="0014404A" w:rsidP="00505B89">
                                <w:pPr>
                                  <w:jc w:val="center"/>
                                </w:pPr>
                                <w:r>
                                  <w:rPr>
                                    <w:color w:val="000000"/>
                                    <w:sz w:val="18"/>
                                    <w:szCs w:val="18"/>
                                    <w:lang w:val="en-US"/>
                                  </w:rPr>
                                  <w:t>Лист</w:t>
                                </w:r>
                              </w:p>
                            </w:txbxContent>
                          </wps:txbx>
                          <wps:bodyPr rot="0" vert="horz" wrap="square" lIns="0" tIns="0" rIns="0" bIns="0" anchor="t" anchorCtr="0" upright="1">
                            <a:noAutofit/>
                          </wps:bodyPr>
                        </wps:wsp>
                        <wps:wsp>
                          <wps:cNvPr id="274" name="Rectangle 3407"/>
                          <wps:cNvSpPr>
                            <a:spLocks noChangeArrowheads="1"/>
                          </wps:cNvSpPr>
                          <wps:spPr bwMode="auto">
                            <a:xfrm>
                              <a:off x="8966" y="14969"/>
                              <a:ext cx="70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0A308" w14:textId="77777777" w:rsidR="0014404A" w:rsidRDefault="0014404A" w:rsidP="00505B89">
                                <w:pPr>
                                  <w:jc w:val="center"/>
                                </w:pPr>
                                <w:r>
                                  <w:rPr>
                                    <w:color w:val="000000"/>
                                    <w:sz w:val="18"/>
                                    <w:szCs w:val="18"/>
                                    <w:lang w:val="en-US"/>
                                  </w:rPr>
                                  <w:t>Лит</w:t>
                                </w:r>
                              </w:p>
                            </w:txbxContent>
                          </wps:txbx>
                          <wps:bodyPr rot="0" vert="horz" wrap="square" lIns="0" tIns="0" rIns="0" bIns="0" anchor="t" anchorCtr="0" upright="1">
                            <a:noAutofit/>
                          </wps:bodyPr>
                        </wps:wsp>
                        <wps:wsp>
                          <wps:cNvPr id="275" name="Text Box 3408"/>
                          <wps:cNvSpPr txBox="1">
                            <a:spLocks noChangeArrowheads="1"/>
                          </wps:cNvSpPr>
                          <wps:spPr bwMode="auto">
                            <a:xfrm>
                              <a:off x="4811" y="14936"/>
                              <a:ext cx="4044" cy="1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42815D4" w14:textId="543796FE" w:rsidR="0014404A" w:rsidRPr="004265CA" w:rsidRDefault="0014404A" w:rsidP="00505B89">
                                <w:pPr>
                                  <w:jc w:val="center"/>
                                  <w:rPr>
                                    <w:szCs w:val="28"/>
                                  </w:rPr>
                                </w:pPr>
                                <w:r>
                                  <w:rPr>
                                    <w:szCs w:val="28"/>
                                  </w:rPr>
                                  <w:t>Плата НГК-КИП-М-5.Х</w:t>
                                </w:r>
                              </w:p>
                              <w:p w14:paraId="60DA136C" w14:textId="77777777" w:rsidR="0014404A" w:rsidRPr="00316A02" w:rsidRDefault="0014404A" w:rsidP="00505B89">
                                <w:pPr>
                                  <w:spacing w:before="120"/>
                                  <w:jc w:val="center"/>
                                  <w:rPr>
                                    <w:szCs w:val="28"/>
                                  </w:rPr>
                                </w:pPr>
                                <w:r>
                                  <w:rPr>
                                    <w:szCs w:val="28"/>
                                  </w:rPr>
                                  <w:t>Программа и методика испытаний</w:t>
                                </w:r>
                              </w:p>
                            </w:txbxContent>
                          </wps:txbx>
                          <wps:bodyPr rot="0" vert="horz" wrap="square" lIns="91440" tIns="45720" rIns="91440" bIns="45720" anchor="t" anchorCtr="0" upright="1">
                            <a:noAutofit/>
                          </wps:bodyPr>
                        </wps:wsp>
                        <wps:wsp>
                          <wps:cNvPr id="276" name="Rectangle 3409"/>
                          <wps:cNvSpPr>
                            <a:spLocks noChangeArrowheads="1"/>
                          </wps:cNvSpPr>
                          <wps:spPr bwMode="auto">
                            <a:xfrm>
                              <a:off x="2075" y="14944"/>
                              <a:ext cx="122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9ADC1" w14:textId="77777777" w:rsidR="0014404A" w:rsidRPr="004265CA" w:rsidRDefault="0014404A" w:rsidP="001812B6">
                                <w:pPr>
                                  <w:ind w:firstLine="57"/>
                                  <w:jc w:val="both"/>
                                  <w:rPr>
                                    <w:sz w:val="18"/>
                                  </w:rPr>
                                </w:pPr>
                                <w:r>
                                  <w:rPr>
                                    <w:sz w:val="18"/>
                                  </w:rPr>
                                  <w:t>Перов Д.А.</w:t>
                                </w:r>
                              </w:p>
                              <w:p w14:paraId="707DBFF8" w14:textId="6C280B62" w:rsidR="0014404A" w:rsidRPr="004265CA" w:rsidRDefault="0014404A" w:rsidP="001812B6">
                                <w:pPr>
                                  <w:ind w:firstLine="57"/>
                                  <w:jc w:val="both"/>
                                  <w:rPr>
                                    <w:sz w:val="18"/>
                                  </w:rPr>
                                </w:pPr>
                                <w:r>
                                  <w:rPr>
                                    <w:sz w:val="18"/>
                                  </w:rPr>
                                  <w:t>Перов Д.А.</w:t>
                                </w:r>
                              </w:p>
                              <w:p w14:paraId="7C9F15A8" w14:textId="233A7A0B" w:rsidR="0014404A" w:rsidRDefault="0014404A" w:rsidP="00505B89">
                                <w:pPr>
                                  <w:ind w:firstLine="57"/>
                                  <w:jc w:val="both"/>
                                  <w:rPr>
                                    <w:sz w:val="18"/>
                                  </w:rPr>
                                </w:pPr>
                              </w:p>
                            </w:txbxContent>
                          </wps:txbx>
                          <wps:bodyPr rot="0" vert="horz" wrap="square" lIns="0" tIns="0" rIns="0" bIns="0" anchor="t" anchorCtr="0" upright="1">
                            <a:noAutofit/>
                          </wps:bodyPr>
                        </wps:wsp>
                        <wps:wsp>
                          <wps:cNvPr id="277" name="Rectangle 3410"/>
                          <wps:cNvSpPr>
                            <a:spLocks noChangeArrowheads="1"/>
                          </wps:cNvSpPr>
                          <wps:spPr bwMode="auto">
                            <a:xfrm>
                              <a:off x="2083" y="15237"/>
                              <a:ext cx="122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0ABC1" w14:textId="2A94B668" w:rsidR="0014404A" w:rsidRPr="004265CA" w:rsidRDefault="0014404A" w:rsidP="00505B89">
                                <w:pPr>
                                  <w:ind w:firstLine="57"/>
                                  <w:jc w:val="both"/>
                                  <w:rPr>
                                    <w:sz w:val="18"/>
                                  </w:rPr>
                                </w:pPr>
                                <w:r>
                                  <w:rPr>
                                    <w:sz w:val="18"/>
                                  </w:rPr>
                                  <w:t>Гадельшин</w:t>
                                </w:r>
                              </w:p>
                            </w:txbxContent>
                          </wps:txbx>
                          <wps:bodyPr rot="0" vert="horz" wrap="square" lIns="0" tIns="0" rIns="0" bIns="0" anchor="t" anchorCtr="0" upright="1">
                            <a:noAutofit/>
                          </wps:bodyPr>
                        </wps:wsp>
                        <wps:wsp>
                          <wps:cNvPr id="278" name="Rectangle 3411"/>
                          <wps:cNvSpPr>
                            <a:spLocks noChangeArrowheads="1"/>
                          </wps:cNvSpPr>
                          <wps:spPr bwMode="auto">
                            <a:xfrm>
                              <a:off x="2075" y="15529"/>
                              <a:ext cx="122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462CC" w14:textId="77777777" w:rsidR="0014404A" w:rsidRDefault="0014404A" w:rsidP="00505B89">
                                <w:pPr>
                                  <w:ind w:firstLine="57"/>
                                  <w:jc w:val="both"/>
                                  <w:rPr>
                                    <w:sz w:val="18"/>
                                  </w:rPr>
                                </w:pPr>
                              </w:p>
                            </w:txbxContent>
                          </wps:txbx>
                          <wps:bodyPr rot="0" vert="horz" wrap="square" lIns="0" tIns="0" rIns="0" bIns="0" anchor="t" anchorCtr="0" upright="1">
                            <a:noAutofit/>
                          </wps:bodyPr>
                        </wps:wsp>
                        <wps:wsp>
                          <wps:cNvPr id="279" name="Rectangle 3412"/>
                          <wps:cNvSpPr>
                            <a:spLocks noChangeArrowheads="1"/>
                          </wps:cNvSpPr>
                          <wps:spPr bwMode="auto">
                            <a:xfrm>
                              <a:off x="2067" y="15798"/>
                              <a:ext cx="122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8EB0" w14:textId="77777777" w:rsidR="0014404A" w:rsidRDefault="0014404A" w:rsidP="00505B89">
                                <w:pPr>
                                  <w:ind w:firstLine="57"/>
                                  <w:jc w:val="both"/>
                                  <w:rPr>
                                    <w:sz w:val="18"/>
                                  </w:rPr>
                                </w:pPr>
                              </w:p>
                            </w:txbxContent>
                          </wps:txbx>
                          <wps:bodyPr rot="0" vert="horz" wrap="square" lIns="0" tIns="0" rIns="0" bIns="0" anchor="t" anchorCtr="0" upright="1">
                            <a:noAutofit/>
                          </wps:bodyPr>
                        </wps:wsp>
                        <wps:wsp>
                          <wps:cNvPr id="280" name="Rectangle 3413"/>
                          <wps:cNvSpPr>
                            <a:spLocks noChangeArrowheads="1"/>
                          </wps:cNvSpPr>
                          <wps:spPr bwMode="auto">
                            <a:xfrm>
                              <a:off x="2075" y="16075"/>
                              <a:ext cx="122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9CF9" w14:textId="6F2B2A03" w:rsidR="0014404A" w:rsidRDefault="0014404A" w:rsidP="00505B89">
                                <w:pPr>
                                  <w:ind w:firstLine="57"/>
                                  <w:jc w:val="both"/>
                                  <w:rPr>
                                    <w:sz w:val="18"/>
                                  </w:rPr>
                                </w:pPr>
                                <w:r>
                                  <w:rPr>
                                    <w:sz w:val="18"/>
                                  </w:rPr>
                                  <w:t>Маначинский</w:t>
                                </w:r>
                              </w:p>
                            </w:txbxContent>
                          </wps:txbx>
                          <wps:bodyPr rot="0" vert="horz" wrap="square" lIns="0" tIns="0" rIns="0" bIns="0" anchor="t" anchorCtr="0" upright="1">
                            <a:noAutofit/>
                          </wps:bodyPr>
                        </wps:wsp>
                      </wpg:grpSp>
                      <wps:wsp>
                        <wps:cNvPr id="281" name="Text Box 3414"/>
                        <wps:cNvSpPr txBox="1">
                          <a:spLocks noChangeArrowheads="1"/>
                        </wps:cNvSpPr>
                        <wps:spPr bwMode="auto">
                          <a:xfrm>
                            <a:off x="9005" y="15639"/>
                            <a:ext cx="2461"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7BB3F" w14:textId="77777777" w:rsidR="0014404A" w:rsidRDefault="0014404A" w:rsidP="00505B89">
                              <w:pPr>
                                <w:jc w:val="center"/>
                                <w:rPr>
                                  <w:sz w:val="24"/>
                                </w:rPr>
                              </w:pPr>
                              <w:r>
                                <w:rPr>
                                  <w:sz w:val="24"/>
                                </w:rPr>
                                <w:t xml:space="preserve">НПО </w:t>
                              </w:r>
                            </w:p>
                            <w:p w14:paraId="21171A55" w14:textId="77777777" w:rsidR="0014404A" w:rsidRPr="00AE29BD" w:rsidRDefault="0014404A" w:rsidP="00505B89">
                              <w:pPr>
                                <w:jc w:val="center"/>
                                <w:rPr>
                                  <w:sz w:val="24"/>
                                </w:rPr>
                              </w:pPr>
                              <w:r>
                                <w:rPr>
                                  <w:sz w:val="24"/>
                                </w:rPr>
                                <w:t>Нефтегазкомплекс-ЭХЗ</w:t>
                              </w:r>
                            </w:p>
                          </w:txbxContent>
                        </wps:txbx>
                        <wps:bodyPr rot="0" vert="horz" wrap="square" lIns="0" tIns="0" rIns="0" bIns="0" anchor="t" anchorCtr="0" upright="1">
                          <a:noAutofit/>
                        </wps:bodyPr>
                      </wps:wsp>
                    </wpg:grpSp>
                    <wpg:grpSp>
                      <wpg:cNvPr id="282" name="Group 3415"/>
                      <wpg:cNvGrpSpPr>
                        <a:grpSpLocks/>
                      </wpg:cNvGrpSpPr>
                      <wpg:grpSpPr bwMode="auto">
                        <a:xfrm>
                          <a:off x="419" y="349"/>
                          <a:ext cx="680" cy="6684"/>
                          <a:chOff x="362" y="356"/>
                          <a:chExt cx="680" cy="6684"/>
                        </a:xfrm>
                      </wpg:grpSpPr>
                      <wps:wsp>
                        <wps:cNvPr id="283" name="Rectangle 3416"/>
                        <wps:cNvSpPr>
                          <a:spLocks noChangeArrowheads="1"/>
                        </wps:cNvSpPr>
                        <wps:spPr bwMode="auto">
                          <a:xfrm rot="16200000">
                            <a:off x="-155" y="1852"/>
                            <a:ext cx="128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5E1BA" w14:textId="77777777" w:rsidR="0014404A" w:rsidRDefault="0014404A" w:rsidP="00505B89">
                              <w:pPr>
                                <w:jc w:val="center"/>
                                <w:rPr>
                                  <w:sz w:val="18"/>
                                </w:rPr>
                              </w:pPr>
                              <w:r>
                                <w:rPr>
                                  <w:color w:val="000000"/>
                                  <w:sz w:val="18"/>
                                  <w:szCs w:val="18"/>
                                  <w:lang w:val="en-US"/>
                                </w:rPr>
                                <w:t>Перв. примен.</w:t>
                              </w:r>
                            </w:p>
                          </w:txbxContent>
                        </wps:txbx>
                        <wps:bodyPr rot="0" vert="vert270" wrap="square" lIns="0" tIns="0" rIns="0" bIns="0" anchor="t" anchorCtr="0" upright="1">
                          <a:noAutofit/>
                        </wps:bodyPr>
                      </wps:wsp>
                      <wps:wsp>
                        <wps:cNvPr id="284" name="Line 3417"/>
                        <wps:cNvCnPr>
                          <a:cxnSpLocks noChangeShapeType="1"/>
                        </wps:cNvCnPr>
                        <wps:spPr bwMode="auto">
                          <a:xfrm flipH="1">
                            <a:off x="362" y="356"/>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3418"/>
                        <wps:cNvCnPr>
                          <a:cxnSpLocks noChangeShapeType="1"/>
                        </wps:cNvCnPr>
                        <wps:spPr bwMode="auto">
                          <a:xfrm flipH="1">
                            <a:off x="362" y="3698"/>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3419"/>
                        <wps:cNvCnPr>
                          <a:cxnSpLocks noChangeShapeType="1"/>
                        </wps:cNvCnPr>
                        <wps:spPr bwMode="auto">
                          <a:xfrm flipH="1">
                            <a:off x="362" y="7039"/>
                            <a:ext cx="68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3420"/>
                        <wps:cNvCnPr>
                          <a:cxnSpLocks noChangeShapeType="1"/>
                        </wps:cNvCnPr>
                        <wps:spPr bwMode="auto">
                          <a:xfrm>
                            <a:off x="362" y="356"/>
                            <a:ext cx="1" cy="66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3421"/>
                        <wps:cNvCnPr>
                          <a:cxnSpLocks noChangeShapeType="1"/>
                        </wps:cNvCnPr>
                        <wps:spPr bwMode="auto">
                          <a:xfrm>
                            <a:off x="645" y="356"/>
                            <a:ext cx="1" cy="66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 name="Rectangle 3422"/>
                        <wps:cNvSpPr>
                          <a:spLocks noChangeArrowheads="1"/>
                        </wps:cNvSpPr>
                        <wps:spPr bwMode="auto">
                          <a:xfrm rot="16200000">
                            <a:off x="54" y="5021"/>
                            <a:ext cx="89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5B695" w14:textId="77777777" w:rsidR="0014404A" w:rsidRDefault="0014404A"/>
                          </w:txbxContent>
                        </wps:txbx>
                        <wps:bodyPr rot="0" vert="vert270" wrap="square" lIns="0" tIns="0" rIns="0" bIns="0" anchor="t" anchorCtr="0" upright="1">
                          <a:noAutofit/>
                        </wps:bodyPr>
                      </wps:wsp>
                      <wps:wsp>
                        <wps:cNvPr id="290" name="Rectangle 3423"/>
                        <wps:cNvSpPr>
                          <a:spLocks noChangeArrowheads="1"/>
                        </wps:cNvSpPr>
                        <wps:spPr bwMode="auto">
                          <a:xfrm rot="16200000">
                            <a:off x="-364" y="1961"/>
                            <a:ext cx="240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5559D" w14:textId="77777777" w:rsidR="0014404A" w:rsidRDefault="0014404A"/>
                          </w:txbxContent>
                        </wps:txbx>
                        <wps:bodyPr rot="0" vert="vert270"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62840A" id="Group 3348" o:spid="_x0000_s1047" style="position:absolute;margin-left:-63.15pt;margin-top:-2.3pt;width:558.3pt;height:815.1pt;z-index:251692544" coordorigin="419,349" coordsize="11166,16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">
              <v:shapetype id="_x0000_t202" coordsize="21600,21600" o:spt="202" path="m,l,21600r21600,l21600,xe">
                <v:stroke joinstyle="miter"/>
                <v:path gradientshapeok="t" o:connecttype="rect"/>
              </v:shapetype>
              <v:shape id="Text Box 3349" o:spid="_x0000_s1048" type="#_x0000_t202" style="position:absolute;left:10992;top:15844;width:54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7070B7D1" w14:textId="1826970C" w:rsidR="0014404A" w:rsidRDefault="0014404A" w:rsidP="00505B89">
                      <w:pPr>
                        <w:jc w:val="center"/>
                      </w:pPr>
                    </w:p>
                  </w:txbxContent>
                </v:textbox>
              </v:shape>
              <v:group id="Group 3350" o:spid="_x0000_s1049" style="position:absolute;left:424;top:349;width:11161;height:16302" coordorigin="424,349" coordsize="11094,1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3351" o:spid="_x0000_s1050" type="#_x0000_t202" style="position:absolute;left:10730;top:15224;width:54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168AC165" w14:textId="361E1269" w:rsidR="0014404A" w:rsidRPr="005D6E1A" w:rsidRDefault="0014404A" w:rsidP="002968F5">
                        <w:pPr>
                          <w:jc w:val="center"/>
                          <w:rPr>
                            <w:sz w:val="24"/>
                          </w:rPr>
                        </w:pPr>
                        <w:r>
                          <w:rPr>
                            <w:rStyle w:val="ac"/>
                            <w:sz w:val="24"/>
                          </w:rPr>
                          <w:t>41</w:t>
                        </w:r>
                      </w:p>
                    </w:txbxContent>
                  </v:textbox>
                </v:shape>
                <v:group id="Group 3352" o:spid="_x0000_s1051" style="position:absolute;left:424;top:349;width:11094;height:16238" coordorigin="411,348" coordsize="11094,1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Line 3353" o:spid="_x0000_s1052" style="position:absolute;visibility:visible;mso-wrap-style:square" from="1085,16338" to="11487,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" strokeweight="1.25pt"/>
                  <v:line id="Line 3354" o:spid="_x0000_s1053" style="position:absolute;flip:x;visibility:visible;mso-wrap-style:square" from="411,11547" to="1085,1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" strokeweight="1pt"/>
                  <v:rect id="Rectangle 3355" o:spid="_x0000_s1054" style="position:absolute;left:-50;top:10684;width:120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" filled="f" stroked="f">
                    <v:textbox style="layout-flow:vertical;mso-layout-flow-alt:bottom-to-top" inset="0,0,0,0">
                      <w:txbxContent>
                        <w:p w14:paraId="389927D6" w14:textId="77777777" w:rsidR="0014404A" w:rsidRDefault="0014404A" w:rsidP="00505B89">
                          <w:proofErr w:type="spellStart"/>
                          <w:r>
                            <w:rPr>
                              <w:rFonts w:cs="Arial"/>
                              <w:color w:val="000000"/>
                              <w:sz w:val="18"/>
                              <w:szCs w:val="18"/>
                              <w:lang w:val="en-US"/>
                            </w:rPr>
                            <w:t>Инв</w:t>
                          </w:r>
                          <w:proofErr w:type="spellEnd"/>
                          <w:r>
                            <w:rPr>
                              <w:rFonts w:cs="Arial"/>
                              <w:color w:val="000000"/>
                              <w:sz w:val="18"/>
                              <w:szCs w:val="18"/>
                              <w:lang w:val="en-US"/>
                            </w:rPr>
                            <w:t xml:space="preserve">. № </w:t>
                          </w:r>
                          <w:proofErr w:type="spellStart"/>
                          <w:r>
                            <w:rPr>
                              <w:rFonts w:cs="Arial"/>
                              <w:color w:val="000000"/>
                              <w:sz w:val="18"/>
                              <w:szCs w:val="18"/>
                              <w:lang w:val="en-US"/>
                            </w:rPr>
                            <w:t>дубл</w:t>
                          </w:r>
                          <w:proofErr w:type="spellEnd"/>
                          <w:r>
                            <w:rPr>
                              <w:rFonts w:cs="Arial"/>
                              <w:color w:val="000000"/>
                              <w:sz w:val="18"/>
                              <w:szCs w:val="18"/>
                              <w:lang w:val="en-US"/>
                            </w:rPr>
                            <w:t>.</w:t>
                          </w:r>
                        </w:p>
                      </w:txbxContent>
                    </v:textbox>
                  </v:rect>
                  <v:line id="Line 3356" o:spid="_x0000_s1055" style="position:absolute;flip:x;visibility:visible;mso-wrap-style:square" from="411,10154" to="1085,1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" strokeweight="1pt"/>
                  <v:rect id="Rectangle 3357" o:spid="_x0000_s1056" style="position:absolute;left:-25;top:8831;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" filled="f" stroked="f">
                    <v:textbox style="layout-flow:vertical;mso-layout-flow-alt:bottom-to-top" inset="0,0,0,0">
                      <w:txbxContent>
                        <w:p w14:paraId="4013874B" w14:textId="77777777" w:rsidR="0014404A" w:rsidRDefault="0014404A" w:rsidP="00505B89">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line id="Line 3358" o:spid="_x0000_s1057" style="position:absolute;flip:x;visibility:visible;mso-wrap-style:square" from="411,16338" to="1085,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" strokeweight="1pt"/>
                  <v:line id="Line 3359" o:spid="_x0000_s1058" style="position:absolute;flip:x;visibility:visible;mso-wrap-style:square" from="411,14889" to="1085,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" strokeweight="1pt"/>
                  <v:line id="Line 3360" o:spid="_x0000_s1059" style="position:absolute;flip:x;visibility:visible;mso-wrap-style:square" from="411,12940" to="1085,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" strokeweight="1pt"/>
                  <v:line id="Line 3361" o:spid="_x0000_s1060" style="position:absolute;flip:y;visibility:visible;mso-wrap-style:square" from="692,7702" to="693,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" strokeweight="1pt"/>
                  <v:line id="Line 3362" o:spid="_x0000_s1061" style="position:absolute;visibility:visible;mso-wrap-style:square" from="411,7759" to="412,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" strokeweight="1pt"/>
                  <v:rect id="Rectangle 3363" o:spid="_x0000_s1062" style="position:absolute;left:-54;top:15441;width:1215;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" filled="f" stroked="f">
                    <v:textbox style="layout-flow:vertical;mso-layout-flow-alt:bottom-to-top" inset="0,0,0,0">
                      <w:txbxContent>
                        <w:p w14:paraId="78969F08" w14:textId="77777777" w:rsidR="0014404A" w:rsidRDefault="0014404A" w:rsidP="00505B89">
                          <w:pPr>
                            <w:jc w:val="cente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color w:val="000000"/>
                              <w:sz w:val="18"/>
                              <w:szCs w:val="18"/>
                              <w:lang w:val="en-US"/>
                            </w:rPr>
                            <w:t>.</w:t>
                          </w:r>
                        </w:p>
                      </w:txbxContent>
                    </v:textbox>
                  </v:rect>
                  <v:rect id="Rectangle 3364" o:spid="_x0000_s1063" style="position:absolute;left:-25;top:13688;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" filled="f" stroked="f">
                    <v:textbox style="layout-flow:vertical;mso-layout-flow-alt:bottom-to-top" inset="0,0,0,0">
                      <w:txbxContent>
                        <w:p w14:paraId="0E153A7A" w14:textId="77777777" w:rsidR="0014404A" w:rsidRDefault="0014404A" w:rsidP="00505B89">
                          <w:pPr>
                            <w:jc w:val="center"/>
                          </w:pPr>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rect id="Rectangle 3365" o:spid="_x0000_s1064" style="position:absolute;left:-58;top:12080;width:120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" filled="f" stroked="f">
                    <v:textbox style="layout-flow:vertical;mso-layout-flow-alt:bottom-to-top" inset="0,0,0,0">
                      <w:txbxContent>
                        <w:p w14:paraId="0E64C5B5" w14:textId="77777777" w:rsidR="0014404A" w:rsidRDefault="0014404A" w:rsidP="00505B89">
                          <w:proofErr w:type="spellStart"/>
                          <w:r>
                            <w:rPr>
                              <w:rFonts w:cs="Arial"/>
                              <w:color w:val="000000"/>
                              <w:sz w:val="18"/>
                              <w:szCs w:val="18"/>
                              <w:lang w:val="en-US"/>
                            </w:rPr>
                            <w:t>Взам</w:t>
                          </w:r>
                          <w:proofErr w:type="spellEnd"/>
                          <w:r>
                            <w:rPr>
                              <w:rFonts w:cs="Arial"/>
                              <w:color w:val="000000"/>
                              <w:sz w:val="18"/>
                              <w:szCs w:val="18"/>
                              <w:lang w:val="en-US"/>
                            </w:rPr>
                            <w:t xml:space="preserve">. </w:t>
                          </w:r>
                          <w:proofErr w:type="spellStart"/>
                          <w:r>
                            <w:rPr>
                              <w:rFonts w:cs="Arial"/>
                              <w:color w:val="000000"/>
                              <w:sz w:val="18"/>
                              <w:szCs w:val="18"/>
                              <w:lang w:val="en-US"/>
                            </w:rPr>
                            <w:t>инв</w:t>
                          </w:r>
                          <w:proofErr w:type="spellEnd"/>
                          <w:r>
                            <w:rPr>
                              <w:rFonts w:cs="Arial"/>
                              <w:color w:val="000000"/>
                              <w:sz w:val="18"/>
                              <w:szCs w:val="18"/>
                              <w:lang w:val="en-US"/>
                            </w:rPr>
                            <w:t>. №</w:t>
                          </w:r>
                        </w:p>
                      </w:txbxContent>
                    </v:textbox>
                  </v:rect>
                  <v:line id="Line 3366" o:spid="_x0000_s1065" style="position:absolute;flip:y;visibility:visible;mso-wrap-style:square" from="1085,348" to="1086,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" strokeweight="1.25pt"/>
                  <v:line id="Line 3367" o:spid="_x0000_s1066" style="position:absolute;visibility:visible;mso-wrap-style:square" from="1085,348" to="1148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" strokeweight="1.25pt"/>
                  <v:line id="Line 3368" o:spid="_x0000_s1067" style="position:absolute;visibility:visible;mso-wrap-style:square" from="411,7702" to="412,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line id="Line 3369" o:spid="_x0000_s1068" style="position:absolute;flip:x;visibility:visible;mso-wrap-style:square" from="411,7702" to="1085,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" strokeweight="1pt"/>
                  <v:line id="Line 3370" o:spid="_x0000_s1069" style="position:absolute;flip:y;visibility:visible;mso-wrap-style:square" from="11487,348" to="1148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" strokeweight="1.25pt"/>
                  <v:line id="Line 3371" o:spid="_x0000_s1070" style="position:absolute;visibility:visible;mso-wrap-style:square" from="1085,15503" to="4729,15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3372" o:spid="_x0000_s1071" style="position:absolute;visibility:visible;mso-wrap-style:square" from="1082,16056" to="4737,1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3373" o:spid="_x0000_s1072" style="position:absolute;left:1526;top:14635;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11BC4299" w14:textId="77777777" w:rsidR="0014404A" w:rsidRDefault="0014404A" w:rsidP="00505B89">
                          <w:pPr>
                            <w:jc w:val="center"/>
                            <w:rPr>
                              <w:sz w:val="18"/>
                            </w:rPr>
                          </w:pPr>
                          <w:r>
                            <w:rPr>
                              <w:sz w:val="18"/>
                            </w:rPr>
                            <w:t>Лист</w:t>
                          </w:r>
                        </w:p>
                      </w:txbxContent>
                    </v:textbox>
                  </v:rect>
                  <v:rect id="Rectangle 3374" o:spid="_x0000_s1073" style="position:absolute;left:2266;top:14626;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683F8251" w14:textId="77777777" w:rsidR="0014404A" w:rsidRDefault="0014404A" w:rsidP="00505B89">
                          <w:pPr>
                            <w:jc w:val="center"/>
                            <w:rPr>
                              <w:sz w:val="18"/>
                            </w:rPr>
                          </w:pPr>
                          <w:r>
                            <w:rPr>
                              <w:color w:val="000000"/>
                              <w:sz w:val="18"/>
                              <w:szCs w:val="18"/>
                              <w:lang w:val="en-US"/>
                            </w:rPr>
                            <w:t xml:space="preserve">№ </w:t>
                          </w:r>
                          <w:proofErr w:type="spellStart"/>
                          <w:r>
                            <w:rPr>
                              <w:color w:val="000000"/>
                              <w:sz w:val="18"/>
                              <w:szCs w:val="18"/>
                              <w:lang w:val="en-US"/>
                            </w:rPr>
                            <w:t>докум</w:t>
                          </w:r>
                          <w:proofErr w:type="spellEnd"/>
                          <w:r>
                            <w:rPr>
                              <w:color w:val="000000"/>
                              <w:sz w:val="18"/>
                              <w:szCs w:val="18"/>
                              <w:lang w:val="en-US"/>
                            </w:rPr>
                            <w:t>.</w:t>
                          </w:r>
                        </w:p>
                      </w:txbxContent>
                    </v:textbox>
                  </v:rect>
                  <v:rect id="Rectangle 3375" o:spid="_x0000_s1074" style="position:absolute;left:3450;top:14635;width:56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8418751" w14:textId="77777777" w:rsidR="0014404A" w:rsidRDefault="0014404A" w:rsidP="00505B89">
                          <w:pPr>
                            <w:jc w:val="center"/>
                            <w:rPr>
                              <w:sz w:val="18"/>
                            </w:rPr>
                          </w:pPr>
                          <w:proofErr w:type="spellStart"/>
                          <w:r>
                            <w:rPr>
                              <w:color w:val="000000"/>
                              <w:sz w:val="18"/>
                              <w:szCs w:val="18"/>
                              <w:lang w:val="en-US"/>
                            </w:rPr>
                            <w:t>Подп</w:t>
                          </w:r>
                          <w:proofErr w:type="spellEnd"/>
                          <w:r>
                            <w:rPr>
                              <w:color w:val="000000"/>
                              <w:sz w:val="18"/>
                              <w:szCs w:val="18"/>
                              <w:lang w:val="en-US"/>
                            </w:rPr>
                            <w:t>.</w:t>
                          </w:r>
                        </w:p>
                      </w:txbxContent>
                    </v:textbox>
                  </v:rect>
                  <v:rect id="Rectangle 3376" o:spid="_x0000_s1075" style="position:absolute;left:4217;top:14627;width:48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1E5564B0" w14:textId="77777777" w:rsidR="0014404A" w:rsidRDefault="0014404A" w:rsidP="00505B89">
                          <w:pPr>
                            <w:jc w:val="center"/>
                            <w:rPr>
                              <w:sz w:val="18"/>
                            </w:rPr>
                          </w:pPr>
                          <w:proofErr w:type="spellStart"/>
                          <w:r>
                            <w:rPr>
                              <w:color w:val="000000"/>
                              <w:sz w:val="18"/>
                              <w:szCs w:val="18"/>
                              <w:lang w:val="en-US"/>
                            </w:rPr>
                            <w:t>Дата</w:t>
                          </w:r>
                          <w:proofErr w:type="spellEnd"/>
                        </w:p>
                      </w:txbxContent>
                    </v:textbox>
                  </v:rect>
                  <v:rect id="Rectangle 3377" o:spid="_x0000_s1076" style="position:absolute;left:1096;top:14645;width:415;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3E814DDA" w14:textId="77777777" w:rsidR="0014404A" w:rsidRDefault="0014404A" w:rsidP="00505B89">
                          <w:pPr>
                            <w:jc w:val="center"/>
                            <w:rPr>
                              <w:sz w:val="16"/>
                            </w:rPr>
                          </w:pPr>
                          <w:proofErr w:type="spellStart"/>
                          <w:r>
                            <w:rPr>
                              <w:color w:val="000000"/>
                              <w:sz w:val="16"/>
                              <w:szCs w:val="16"/>
                              <w:lang w:val="en-US"/>
                            </w:rPr>
                            <w:t>Изм</w:t>
                          </w:r>
                          <w:proofErr w:type="spellEnd"/>
                          <w:r>
                            <w:rPr>
                              <w:color w:val="000000"/>
                              <w:sz w:val="16"/>
                              <w:szCs w:val="16"/>
                              <w:lang w:val="en-US"/>
                            </w:rPr>
                            <w:t>.</w:t>
                          </w:r>
                        </w:p>
                      </w:txbxContent>
                    </v:textbox>
                  </v:rect>
                  <v:line id="Line 3378" o:spid="_x0000_s1077" style="position:absolute;flip:y;visibility:visible;mso-wrap-style:square" from="10551,14914" to="10552,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" strokeweight="1.25pt"/>
                  <v:line id="Line 3379" o:spid="_x0000_s1078" style="position:absolute;visibility:visible;mso-wrap-style:square" from="1085,15782" to="4739,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3380" o:spid="_x0000_s1079" style="position:absolute;flip:y;visibility:visible;mso-wrap-style:square" from="4739,14010" to="4739,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" strokeweight="1.25pt"/>
                  <v:line id="Line 3381" o:spid="_x0000_s1080" style="position:absolute;flip:y;visibility:visible;mso-wrap-style:square" from="4177,14028" to="418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" strokeweight="1.25pt"/>
                  <v:line id="Line 3382" o:spid="_x0000_s1081" style="position:absolute;flip:y;visibility:visible;mso-wrap-style:square" from="3335,14028" to="333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" strokeweight="1.25pt"/>
                  <v:line id="Line 3383" o:spid="_x0000_s1082" style="position:absolute;flip:y;visibility:visible;mso-wrap-style:square" from="2041,14010" to="2044,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" strokeweight="1.25pt"/>
                  <v:line id="Line 3384" o:spid="_x0000_s1083" style="position:absolute;flip:y;visibility:visible;mso-wrap-style:square" from="1481,14028" to="1482,1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" strokeweight="1.25pt"/>
                  <v:rect id="Rectangle 3385" o:spid="_x0000_s1084" style="position:absolute;left:10625;top:14961;width:82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365E0BD8" w14:textId="77777777" w:rsidR="0014404A" w:rsidRDefault="0014404A" w:rsidP="00505B89">
                          <w:pPr>
                            <w:jc w:val="center"/>
                          </w:pPr>
                          <w:proofErr w:type="spellStart"/>
                          <w:r>
                            <w:rPr>
                              <w:color w:val="000000"/>
                              <w:sz w:val="18"/>
                              <w:szCs w:val="18"/>
                              <w:lang w:val="en-US"/>
                            </w:rPr>
                            <w:t>Лист</w:t>
                          </w:r>
                          <w:r>
                            <w:rPr>
                              <w:color w:val="000000"/>
                              <w:sz w:val="18"/>
                              <w:szCs w:val="18"/>
                            </w:rPr>
                            <w:t>ов</w:t>
                          </w:r>
                          <w:proofErr w:type="spellEnd"/>
                        </w:p>
                      </w:txbxContent>
                    </v:textbox>
                  </v:rect>
                  <v:shape id="Text Box 3386" o:spid="_x0000_s1085" type="#_x0000_t202" style="position:absolute;left:5657;top:14201;width:47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" filled="f" stroked="f" strokeweight="0">
                    <v:textbox>
                      <w:txbxContent>
                        <w:p w14:paraId="7FF49B10" w14:textId="7B176F08" w:rsidR="0014404A" w:rsidRPr="00836DC3" w:rsidRDefault="0014404A" w:rsidP="00505B89">
                          <w:pPr>
                            <w:jc w:val="center"/>
                            <w:rPr>
                              <w:sz w:val="36"/>
                              <w:szCs w:val="36"/>
                            </w:rPr>
                          </w:pPr>
                          <w:r>
                            <w:rPr>
                              <w:color w:val="000000"/>
                              <w:sz w:val="36"/>
                              <w:szCs w:val="36"/>
                            </w:rPr>
                            <w:t>ВНФТ.134.000.000.000 ПМ</w:t>
                          </w:r>
                        </w:p>
                      </w:txbxContent>
                    </v:textbox>
                  </v:shape>
                  <v:rect id="Rectangle 3387" o:spid="_x0000_s1086" style="position:absolute;left:7725;top:16333;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8802C11" w14:textId="77777777" w:rsidR="0014404A" w:rsidRDefault="0014404A" w:rsidP="00505B89">
                          <w:r>
                            <w:rPr>
                              <w:color w:val="000000"/>
                              <w:sz w:val="18"/>
                              <w:szCs w:val="18"/>
                            </w:rPr>
                            <w:t>Копировал</w:t>
                          </w:r>
                        </w:p>
                      </w:txbxContent>
                    </v:textbox>
                  </v:rect>
                  <v:rect id="Rectangle 3388" o:spid="_x0000_s1087" style="position:absolute;left:9587;top:16347;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3CE78298" w14:textId="77777777" w:rsidR="0014404A" w:rsidRDefault="0014404A" w:rsidP="00505B89">
                          <w:r>
                            <w:rPr>
                              <w:color w:val="000000"/>
                              <w:sz w:val="18"/>
                              <w:szCs w:val="18"/>
                            </w:rPr>
                            <w:t>Формат А4</w:t>
                          </w:r>
                        </w:p>
                      </w:txbxContent>
                    </v:textbox>
                  </v:rect>
                  <v:shape id="Text Box 3389" o:spid="_x0000_s1088" type="#_x0000_t202" style="position:absolute;left:9902;top:15226;width:54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7D68EBD0" w14:textId="1327C712" w:rsidR="0014404A" w:rsidRPr="005D6E1A" w:rsidRDefault="0014404A" w:rsidP="00505B89">
                          <w:pPr>
                            <w:jc w:val="center"/>
                            <w:rPr>
                              <w:sz w:val="24"/>
                            </w:rPr>
                          </w:pPr>
                          <w:r w:rsidRPr="005D6E1A">
                            <w:rPr>
                              <w:rStyle w:val="ac"/>
                              <w:sz w:val="24"/>
                            </w:rPr>
                            <w:fldChar w:fldCharType="begin"/>
                          </w:r>
                          <w:r w:rsidRPr="005D6E1A">
                            <w:rPr>
                              <w:rStyle w:val="ac"/>
                              <w:sz w:val="24"/>
                            </w:rPr>
                            <w:instrText xml:space="preserve"> PAGE </w:instrText>
                          </w:r>
                          <w:r w:rsidRPr="005D6E1A">
                            <w:rPr>
                              <w:rStyle w:val="ac"/>
                              <w:sz w:val="24"/>
                            </w:rPr>
                            <w:fldChar w:fldCharType="separate"/>
                          </w:r>
                          <w:r>
                            <w:rPr>
                              <w:rStyle w:val="ac"/>
                              <w:noProof/>
                              <w:sz w:val="24"/>
                            </w:rPr>
                            <w:t>2</w:t>
                          </w:r>
                          <w:r w:rsidRPr="005D6E1A">
                            <w:rPr>
                              <w:rStyle w:val="ac"/>
                              <w:sz w:val="24"/>
                            </w:rPr>
                            <w:fldChar w:fldCharType="end"/>
                          </w:r>
                        </w:p>
                      </w:txbxContent>
                    </v:textbox>
                  </v:shape>
                  <v:line id="Line 3390" o:spid="_x0000_s1089" style="position:absolute;visibility:visible;mso-wrap-style:square" from="1085,15212" to="4739,1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Cnv3ByxQAAANwAAAAP&#10;AAAAAAAAAAAAAAAAAAcCAABkcnMvZG93bnJldi54bWxQSwUGAAAAAAMAAwC3AAAA+QIAAAAA&#10;" strokeweight="1pt"/>
                  <v:line id="Line 3391" o:spid="_x0000_s1090" style="position:absolute;visibility:visible;mso-wrap-style:square" from="1085,14892" to="11480,1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" strokeweight="1.25pt"/>
                  <v:line id="Line 3392" o:spid="_x0000_s1091" style="position:absolute;visibility:visible;mso-wrap-style:square" from="1085,14602" to="4739,1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line id="Line 3393" o:spid="_x0000_s1092" style="position:absolute;visibility:visible;mso-wrap-style:square" from="1085,14302" to="4739,1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" strokeweight="1pt"/>
                  <v:line id="Line 3394" o:spid="_x0000_s1093" style="position:absolute;visibility:visible;mso-wrap-style:square" from="1085,14022" to="11491,1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" strokeweight="1.25pt"/>
                  <v:rect id="Rectangle 3395" o:spid="_x0000_s1094" style="position:absolute;left:1126;top:14944;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4B2C6AE0" w14:textId="77777777" w:rsidR="0014404A" w:rsidRDefault="0014404A" w:rsidP="00505B89">
                          <w:pPr>
                            <w:ind w:firstLine="57"/>
                            <w:jc w:val="both"/>
                            <w:rPr>
                              <w:sz w:val="18"/>
                            </w:rPr>
                          </w:pPr>
                          <w:proofErr w:type="spellStart"/>
                          <w:r>
                            <w:rPr>
                              <w:color w:val="000000"/>
                              <w:sz w:val="18"/>
                              <w:szCs w:val="18"/>
                            </w:rPr>
                            <w:t>Разраб</w:t>
                          </w:r>
                          <w:proofErr w:type="spellEnd"/>
                          <w:r>
                            <w:rPr>
                              <w:color w:val="000000"/>
                              <w:sz w:val="18"/>
                              <w:szCs w:val="18"/>
                              <w:lang w:val="en-US"/>
                            </w:rPr>
                            <w:t>.</w:t>
                          </w:r>
                        </w:p>
                      </w:txbxContent>
                    </v:textbox>
                  </v:rect>
                  <v:rect id="Rectangle 3396" o:spid="_x0000_s1095" style="position:absolute;left:1117;top:15235;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850A1FC" w14:textId="77777777" w:rsidR="0014404A" w:rsidRDefault="0014404A" w:rsidP="00505B89">
                          <w:pPr>
                            <w:ind w:firstLine="57"/>
                            <w:jc w:val="both"/>
                            <w:rPr>
                              <w:sz w:val="18"/>
                            </w:rPr>
                          </w:pPr>
                          <w:r>
                            <w:rPr>
                              <w:color w:val="000000"/>
                              <w:sz w:val="18"/>
                              <w:szCs w:val="18"/>
                            </w:rPr>
                            <w:t>Проверил</w:t>
                          </w:r>
                        </w:p>
                      </w:txbxContent>
                    </v:textbox>
                  </v:rect>
                  <v:rect id="Rectangle 3397" o:spid="_x0000_s1096" style="position:absolute;left:1126;top:15527;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6C37994D" w14:textId="77777777" w:rsidR="0014404A" w:rsidRDefault="0014404A" w:rsidP="00505B89">
                          <w:pPr>
                            <w:ind w:firstLine="57"/>
                            <w:jc w:val="both"/>
                            <w:rPr>
                              <w:sz w:val="18"/>
                            </w:rPr>
                          </w:pPr>
                        </w:p>
                      </w:txbxContent>
                    </v:textbox>
                  </v:rect>
                  <v:rect id="Rectangle 3398" o:spid="_x0000_s1097" style="position:absolute;left:1126;top:15810;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41CB1675" w14:textId="77777777" w:rsidR="0014404A" w:rsidRDefault="0014404A" w:rsidP="00505B89">
                          <w:pPr>
                            <w:ind w:firstLine="57"/>
                            <w:jc w:val="both"/>
                            <w:rPr>
                              <w:sz w:val="18"/>
                            </w:rPr>
                          </w:pPr>
                          <w:proofErr w:type="gramStart"/>
                          <w:r>
                            <w:rPr>
                              <w:color w:val="000000"/>
                              <w:sz w:val="18"/>
                              <w:szCs w:val="18"/>
                            </w:rPr>
                            <w:t>Н</w:t>
                          </w:r>
                          <w:r>
                            <w:rPr>
                              <w:color w:val="000000"/>
                              <w:sz w:val="18"/>
                              <w:szCs w:val="18"/>
                              <w:lang w:val="en-US"/>
                            </w:rPr>
                            <w:t>.</w:t>
                          </w:r>
                          <w:r>
                            <w:rPr>
                              <w:color w:val="000000"/>
                              <w:sz w:val="18"/>
                              <w:szCs w:val="18"/>
                            </w:rPr>
                            <w:t>контр</w:t>
                          </w:r>
                          <w:proofErr w:type="gramEnd"/>
                          <w:r>
                            <w:rPr>
                              <w:color w:val="000000"/>
                              <w:sz w:val="18"/>
                              <w:szCs w:val="18"/>
                            </w:rPr>
                            <w:t>.</w:t>
                          </w:r>
                        </w:p>
                      </w:txbxContent>
                    </v:textbox>
                  </v:rect>
                  <v:rect id="Rectangle 3399" o:spid="_x0000_s1098" style="position:absolute;left:1117;top:16075;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792B4418" w14:textId="77777777" w:rsidR="0014404A" w:rsidRDefault="0014404A" w:rsidP="00505B89">
                          <w:pPr>
                            <w:ind w:firstLine="57"/>
                            <w:jc w:val="both"/>
                            <w:rPr>
                              <w:sz w:val="18"/>
                            </w:rPr>
                          </w:pPr>
                          <w:proofErr w:type="spellStart"/>
                          <w:r>
                            <w:rPr>
                              <w:color w:val="000000"/>
                              <w:sz w:val="18"/>
                              <w:szCs w:val="18"/>
                            </w:rPr>
                            <w:t>Утв</w:t>
                          </w:r>
                          <w:proofErr w:type="spellEnd"/>
                          <w:r>
                            <w:rPr>
                              <w:color w:val="000000"/>
                              <w:sz w:val="18"/>
                              <w:szCs w:val="18"/>
                              <w:lang w:val="en-US"/>
                            </w:rPr>
                            <w:t>.</w:t>
                          </w:r>
                        </w:p>
                      </w:txbxContent>
                    </v:textbox>
                  </v:rect>
                  <v:line id="Line 3400" o:spid="_x0000_s1099" style="position:absolute;visibility:visible;mso-wrap-style:square" from="8917,15207" to="11469,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" strokeweight="1.25pt">
                    <v:stroke startarrowwidth="narrow" startarrowlength="short" endarrowwidth="narrow" endarrowlength="short"/>
                  </v:line>
                  <v:line id="Line 3401" o:spid="_x0000_s1100" style="position:absolute;flip:y;visibility:visible;mso-wrap-style:square" from="8903,14917" to="8905,1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" strokeweight="1.25pt"/>
                  <v:line id="Line 3402" o:spid="_x0000_s1101" style="position:absolute;flip:y;visibility:visible;mso-wrap-style:square" from="9188,15221" to="9188,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" strokeweight="1.25pt"/>
                  <v:line id="Line 3403" o:spid="_x0000_s1102" style="position:absolute;flip:y;visibility:visible;mso-wrap-style:square" from="9471,15218" to="947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" strokeweight="1.25pt"/>
                  <v:line id="Line 3404" o:spid="_x0000_s1103" style="position:absolute;flip:y;visibility:visible;mso-wrap-style:square" from="9744,14893" to="9745,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" strokeweight="1.25pt"/>
                  <v:line id="Line 3405" o:spid="_x0000_s1104" style="position:absolute;visibility:visible;mso-wrap-style:square" from="8905,15513" to="11505,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rect id="Rectangle 3406" o:spid="_x0000_s1105" style="position:absolute;left:9797;top:14953;width:702;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71EE99E" w14:textId="77777777" w:rsidR="0014404A" w:rsidRDefault="0014404A" w:rsidP="00505B89">
                          <w:pPr>
                            <w:jc w:val="center"/>
                          </w:pPr>
                          <w:proofErr w:type="spellStart"/>
                          <w:r>
                            <w:rPr>
                              <w:color w:val="000000"/>
                              <w:sz w:val="18"/>
                              <w:szCs w:val="18"/>
                              <w:lang w:val="en-US"/>
                            </w:rPr>
                            <w:t>Лист</w:t>
                          </w:r>
                          <w:proofErr w:type="spellEnd"/>
                        </w:p>
                      </w:txbxContent>
                    </v:textbox>
                  </v:rect>
                  <v:rect id="Rectangle 3407" o:spid="_x0000_s1106" style="position:absolute;left:8966;top:14969;width:702;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5230A308" w14:textId="77777777" w:rsidR="0014404A" w:rsidRDefault="0014404A" w:rsidP="00505B89">
                          <w:pPr>
                            <w:jc w:val="center"/>
                          </w:pPr>
                          <w:proofErr w:type="spellStart"/>
                          <w:r>
                            <w:rPr>
                              <w:color w:val="000000"/>
                              <w:sz w:val="18"/>
                              <w:szCs w:val="18"/>
                              <w:lang w:val="en-US"/>
                            </w:rPr>
                            <w:t>Лит</w:t>
                          </w:r>
                          <w:proofErr w:type="spellEnd"/>
                        </w:p>
                      </w:txbxContent>
                    </v:textbox>
                  </v:rect>
                  <v:shape id="Text Box 3408" o:spid="_x0000_s1107" type="#_x0000_t202" style="position:absolute;left:4811;top:14936;width:4044;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" filled="f" stroked="f" strokeweight="0">
                    <v:textbox>
                      <w:txbxContent>
                        <w:p w14:paraId="142815D4" w14:textId="543796FE" w:rsidR="0014404A" w:rsidRPr="004265CA" w:rsidRDefault="0014404A" w:rsidP="00505B89">
                          <w:pPr>
                            <w:jc w:val="center"/>
                            <w:rPr>
                              <w:szCs w:val="28"/>
                            </w:rPr>
                          </w:pPr>
                          <w:r>
                            <w:rPr>
                              <w:szCs w:val="28"/>
                            </w:rPr>
                            <w:t>Плата НГК-КИП-М-</w:t>
                          </w:r>
                          <w:proofErr w:type="gramStart"/>
                          <w:r>
                            <w:rPr>
                              <w:szCs w:val="28"/>
                            </w:rPr>
                            <w:t>5.Х</w:t>
                          </w:r>
                          <w:proofErr w:type="gramEnd"/>
                        </w:p>
                        <w:p w14:paraId="60DA136C" w14:textId="77777777" w:rsidR="0014404A" w:rsidRPr="00316A02" w:rsidRDefault="0014404A" w:rsidP="00505B89">
                          <w:pPr>
                            <w:spacing w:before="120"/>
                            <w:jc w:val="center"/>
                            <w:rPr>
                              <w:szCs w:val="28"/>
                            </w:rPr>
                          </w:pPr>
                          <w:r>
                            <w:rPr>
                              <w:szCs w:val="28"/>
                            </w:rPr>
                            <w:t>Программа и методика испытаний</w:t>
                          </w:r>
                        </w:p>
                      </w:txbxContent>
                    </v:textbox>
                  </v:shape>
                  <v:rect id="Rectangle 3409" o:spid="_x0000_s1108" style="position:absolute;left:2075;top:14944;width:122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5749ADC1" w14:textId="77777777" w:rsidR="0014404A" w:rsidRPr="004265CA" w:rsidRDefault="0014404A" w:rsidP="001812B6">
                          <w:pPr>
                            <w:ind w:firstLine="57"/>
                            <w:jc w:val="both"/>
                            <w:rPr>
                              <w:sz w:val="18"/>
                            </w:rPr>
                          </w:pPr>
                          <w:r>
                            <w:rPr>
                              <w:sz w:val="18"/>
                            </w:rPr>
                            <w:t>Перов Д.А.</w:t>
                          </w:r>
                        </w:p>
                        <w:p w14:paraId="707DBFF8" w14:textId="6C280B62" w:rsidR="0014404A" w:rsidRPr="004265CA" w:rsidRDefault="0014404A" w:rsidP="001812B6">
                          <w:pPr>
                            <w:ind w:firstLine="57"/>
                            <w:jc w:val="both"/>
                            <w:rPr>
                              <w:sz w:val="18"/>
                            </w:rPr>
                          </w:pPr>
                          <w:r>
                            <w:rPr>
                              <w:sz w:val="18"/>
                            </w:rPr>
                            <w:t>Перов Д.А.</w:t>
                          </w:r>
                        </w:p>
                        <w:p w14:paraId="7C9F15A8" w14:textId="233A7A0B" w:rsidR="0014404A" w:rsidRDefault="0014404A" w:rsidP="00505B89">
                          <w:pPr>
                            <w:ind w:firstLine="57"/>
                            <w:jc w:val="both"/>
                            <w:rPr>
                              <w:sz w:val="18"/>
                            </w:rPr>
                          </w:pPr>
                        </w:p>
                      </w:txbxContent>
                    </v:textbox>
                  </v:rect>
                  <v:rect id="Rectangle 3410" o:spid="_x0000_s1109" style="position:absolute;left:2083;top:15237;width:122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1880ABC1" w14:textId="2A94B668" w:rsidR="0014404A" w:rsidRPr="004265CA" w:rsidRDefault="0014404A" w:rsidP="00505B89">
                          <w:pPr>
                            <w:ind w:firstLine="57"/>
                            <w:jc w:val="both"/>
                            <w:rPr>
                              <w:sz w:val="18"/>
                            </w:rPr>
                          </w:pPr>
                          <w:r>
                            <w:rPr>
                              <w:sz w:val="18"/>
                            </w:rPr>
                            <w:t>Гадельшин</w:t>
                          </w:r>
                        </w:p>
                      </w:txbxContent>
                    </v:textbox>
                  </v:rect>
                  <v:rect id="Rectangle 3411" o:spid="_x0000_s1110" style="position:absolute;left:2075;top:15529;width:122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90462CC" w14:textId="77777777" w:rsidR="0014404A" w:rsidRDefault="0014404A" w:rsidP="00505B89">
                          <w:pPr>
                            <w:ind w:firstLine="57"/>
                            <w:jc w:val="both"/>
                            <w:rPr>
                              <w:sz w:val="18"/>
                            </w:rPr>
                          </w:pPr>
                        </w:p>
                      </w:txbxContent>
                    </v:textbox>
                  </v:rect>
                  <v:rect id="Rectangle 3412" o:spid="_x0000_s1111" style="position:absolute;left:2067;top:15798;width:122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00D8EB0" w14:textId="77777777" w:rsidR="0014404A" w:rsidRDefault="0014404A" w:rsidP="00505B89">
                          <w:pPr>
                            <w:ind w:firstLine="57"/>
                            <w:jc w:val="both"/>
                            <w:rPr>
                              <w:sz w:val="18"/>
                            </w:rPr>
                          </w:pPr>
                        </w:p>
                      </w:txbxContent>
                    </v:textbox>
                  </v:rect>
                  <v:rect id="Rectangle 3413" o:spid="_x0000_s1112" style="position:absolute;left:2075;top:16075;width:122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B9C9CF9" w14:textId="6F2B2A03" w:rsidR="0014404A" w:rsidRDefault="0014404A" w:rsidP="00505B89">
                          <w:pPr>
                            <w:ind w:firstLine="57"/>
                            <w:jc w:val="both"/>
                            <w:rPr>
                              <w:sz w:val="18"/>
                            </w:rPr>
                          </w:pPr>
                          <w:r>
                            <w:rPr>
                              <w:sz w:val="18"/>
                            </w:rPr>
                            <w:t>Маначинский</w:t>
                          </w:r>
                        </w:p>
                      </w:txbxContent>
                    </v:textbox>
                  </v:rect>
                </v:group>
                <v:shape id="Text Box 3414" o:spid="_x0000_s1113" type="#_x0000_t202" style="position:absolute;left:9005;top:15639;width:2461;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1C37BB3F" w14:textId="77777777" w:rsidR="0014404A" w:rsidRDefault="0014404A" w:rsidP="00505B89">
                        <w:pPr>
                          <w:jc w:val="center"/>
                          <w:rPr>
                            <w:sz w:val="24"/>
                          </w:rPr>
                        </w:pPr>
                        <w:r>
                          <w:rPr>
                            <w:sz w:val="24"/>
                          </w:rPr>
                          <w:t xml:space="preserve">НПО </w:t>
                        </w:r>
                      </w:p>
                      <w:p w14:paraId="21171A55" w14:textId="77777777" w:rsidR="0014404A" w:rsidRPr="00AE29BD" w:rsidRDefault="0014404A" w:rsidP="00505B89">
                        <w:pPr>
                          <w:jc w:val="center"/>
                          <w:rPr>
                            <w:sz w:val="24"/>
                          </w:rPr>
                        </w:pPr>
                        <w:r>
                          <w:rPr>
                            <w:sz w:val="24"/>
                          </w:rPr>
                          <w:t>Нефтегазкомплекс-ЭХЗ</w:t>
                        </w:r>
                      </w:p>
                    </w:txbxContent>
                  </v:textbox>
                </v:shape>
              </v:group>
              <v:group id="Group 3415" o:spid="_x0000_s1114" style="position:absolute;left:419;top:349;width:680;height:6684" coordorigin="362,356" coordsize="680,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3416" o:spid="_x0000_s1115" style="position:absolute;left:-155;top:1852;width:1280;height:1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" filled="f" stroked="f">
                  <v:textbox style="layout-flow:vertical;mso-layout-flow-alt:bottom-to-top" inset="0,0,0,0">
                    <w:txbxContent>
                      <w:p w14:paraId="2D35E1BA" w14:textId="77777777" w:rsidR="0014404A" w:rsidRDefault="0014404A" w:rsidP="00505B89">
                        <w:pPr>
                          <w:jc w:val="center"/>
                          <w:rPr>
                            <w:sz w:val="18"/>
                          </w:rPr>
                        </w:pPr>
                        <w:proofErr w:type="spellStart"/>
                        <w:r>
                          <w:rPr>
                            <w:color w:val="000000"/>
                            <w:sz w:val="18"/>
                            <w:szCs w:val="18"/>
                            <w:lang w:val="en-US"/>
                          </w:rPr>
                          <w:t>Перв</w:t>
                        </w:r>
                        <w:proofErr w:type="spellEnd"/>
                        <w:r>
                          <w:rPr>
                            <w:color w:val="000000"/>
                            <w:sz w:val="18"/>
                            <w:szCs w:val="18"/>
                            <w:lang w:val="en-US"/>
                          </w:rPr>
                          <w:t xml:space="preserve">. </w:t>
                        </w:r>
                        <w:proofErr w:type="spellStart"/>
                        <w:r>
                          <w:rPr>
                            <w:color w:val="000000"/>
                            <w:sz w:val="18"/>
                            <w:szCs w:val="18"/>
                            <w:lang w:val="en-US"/>
                          </w:rPr>
                          <w:t>примен</w:t>
                        </w:r>
                        <w:proofErr w:type="spellEnd"/>
                        <w:r>
                          <w:rPr>
                            <w:color w:val="000000"/>
                            <w:sz w:val="18"/>
                            <w:szCs w:val="18"/>
                            <w:lang w:val="en-US"/>
                          </w:rPr>
                          <w:t>.</w:t>
                        </w:r>
                      </w:p>
                    </w:txbxContent>
                  </v:textbox>
                </v:rect>
                <v:line id="Line 3417" o:spid="_x0000_s1116" style="position:absolute;flip:x;visibility:visible;mso-wrap-style:square" from="362,356" to="104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" strokeweight="1pt"/>
                <v:line id="Line 3418" o:spid="_x0000_s1117" style="position:absolute;flip:x;visibility:visible;mso-wrap-style:square" from="362,3698" to="1042,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" strokeweight="1pt"/>
                <v:line id="Line 3419" o:spid="_x0000_s1118" style="position:absolute;flip:x;visibility:visible;mso-wrap-style:square" from="362,7039" to="1042,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" strokeweight="1pt"/>
                <v:line id="Line 3420" o:spid="_x0000_s1119" style="position:absolute;visibility:visible;mso-wrap-style:square" from="362,356" to="363,7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3421" o:spid="_x0000_s1120" style="position:absolute;visibility:visible;mso-wrap-style:square" from="645,356" to="646,7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" strokeweight="1pt"/>
                <v:rect id="Rectangle 3422" o:spid="_x0000_s1121" style="position:absolute;left:54;top:5021;width:89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" filled="f" stroked="f">
                  <v:textbox style="layout-flow:vertical;mso-layout-flow-alt:bottom-to-top" inset="0,0,0,0">
                    <w:txbxContent>
                      <w:p w14:paraId="0AE5B695" w14:textId="77777777" w:rsidR="0014404A" w:rsidRDefault="0014404A"/>
                    </w:txbxContent>
                  </v:textbox>
                </v:rect>
                <v:rect id="Rectangle 3423" o:spid="_x0000_s1122" style="position:absolute;left:-364;top:1961;width:2400;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" filled="f" stroked="f">
                  <v:textbox style="layout-flow:vertical;mso-layout-flow-alt:bottom-to-top" inset="0,0,0,0">
                    <w:txbxContent>
                      <w:p w14:paraId="1A45559D" w14:textId="77777777" w:rsidR="0014404A" w:rsidRDefault="0014404A"/>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8885E" w14:textId="4394E69C" w:rsidR="0014404A" w:rsidRDefault="0014404A">
    <w:pPr>
      <w:pStyle w:val="a7"/>
    </w:pPr>
    <w:r>
      <w:rPr>
        <w:noProof/>
        <w:sz w:val="20"/>
      </w:rPr>
      <mc:AlternateContent>
        <mc:Choice Requires="wpg">
          <w:drawing>
            <wp:anchor distT="0" distB="0" distL="114300" distR="114300" simplePos="0" relativeHeight="251691520" behindDoc="0" locked="0" layoutInCell="1" allowOverlap="1" wp14:anchorId="5B704681" wp14:editId="5C3DA2A1">
              <wp:simplePos x="0" y="0"/>
              <wp:positionH relativeFrom="column">
                <wp:posOffset>-819150</wp:posOffset>
              </wp:positionH>
              <wp:positionV relativeFrom="paragraph">
                <wp:posOffset>-31115</wp:posOffset>
              </wp:positionV>
              <wp:extent cx="7033895" cy="10311130"/>
              <wp:effectExtent l="9525" t="16510" r="14605" b="0"/>
              <wp:wrapNone/>
              <wp:docPr id="174"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895" cy="10311130"/>
                        <a:chOff x="411" y="348"/>
                        <a:chExt cx="11077" cy="16238"/>
                      </a:xfrm>
                    </wpg:grpSpPr>
                    <wps:wsp>
                      <wps:cNvPr id="175" name="Text Box 3310"/>
                      <wps:cNvSpPr txBox="1">
                        <a:spLocks noChangeArrowheads="1"/>
                      </wps:cNvSpPr>
                      <wps:spPr bwMode="auto">
                        <a:xfrm>
                          <a:off x="10875" y="15916"/>
                          <a:ext cx="541"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E51D" w14:textId="10C3B37A"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txbxContent>
                      </wps:txbx>
                      <wps:bodyPr rot="0" vert="horz" wrap="square" lIns="0" tIns="0" rIns="0" bIns="0" anchor="t" anchorCtr="0" upright="1">
                        <a:noAutofit/>
                      </wps:bodyPr>
                    </wps:wsp>
                    <wps:wsp>
                      <wps:cNvPr id="176" name="Line 3311"/>
                      <wps:cNvCnPr>
                        <a:cxnSpLocks noChangeShapeType="1"/>
                      </wps:cNvCnPr>
                      <wps:spPr bwMode="auto">
                        <a:xfrm>
                          <a:off x="1085" y="1633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77" name="Line 3312"/>
                      <wps:cNvCnPr>
                        <a:cxnSpLocks noChangeShapeType="1"/>
                      </wps:cNvCnPr>
                      <wps:spPr bwMode="auto">
                        <a:xfrm flipH="1">
                          <a:off x="411" y="11547"/>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3313"/>
                      <wps:cNvSpPr>
                        <a:spLocks noChangeArrowheads="1"/>
                      </wps:cNvSpPr>
                      <wps:spPr bwMode="auto">
                        <a:xfrm rot="16200000">
                          <a:off x="-50" y="10684"/>
                          <a:ext cx="120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AD88E" w14:textId="77777777" w:rsidR="0014404A" w:rsidRDefault="0014404A">
                            <w:r>
                              <w:rPr>
                                <w:rFonts w:cs="Arial"/>
                                <w:color w:val="000000"/>
                                <w:sz w:val="18"/>
                                <w:szCs w:val="18"/>
                                <w:lang w:val="en-US"/>
                              </w:rPr>
                              <w:t>Инв. № дубл.</w:t>
                            </w:r>
                          </w:p>
                        </w:txbxContent>
                      </wps:txbx>
                      <wps:bodyPr rot="0" vert="vert270" wrap="square" lIns="0" tIns="0" rIns="0" bIns="0" anchor="t" anchorCtr="0" upright="1">
                        <a:noAutofit/>
                      </wps:bodyPr>
                    </wps:wsp>
                    <wps:wsp>
                      <wps:cNvPr id="179" name="Line 3314"/>
                      <wps:cNvCnPr>
                        <a:cxnSpLocks noChangeShapeType="1"/>
                      </wps:cNvCnPr>
                      <wps:spPr bwMode="auto">
                        <a:xfrm flipH="1">
                          <a:off x="411" y="10154"/>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3315"/>
                      <wps:cNvSpPr>
                        <a:spLocks noChangeArrowheads="1"/>
                      </wps:cNvSpPr>
                      <wps:spPr bwMode="auto">
                        <a:xfrm rot="16200000">
                          <a:off x="-25" y="8831"/>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25EB"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81" name="Line 3316"/>
                      <wps:cNvCnPr>
                        <a:cxnSpLocks noChangeShapeType="1"/>
                      </wps:cNvCnPr>
                      <wps:spPr bwMode="auto">
                        <a:xfrm flipH="1">
                          <a:off x="411" y="16338"/>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317"/>
                      <wps:cNvCnPr>
                        <a:cxnSpLocks noChangeShapeType="1"/>
                      </wps:cNvCnPr>
                      <wps:spPr bwMode="auto">
                        <a:xfrm flipH="1">
                          <a:off x="411" y="14889"/>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318"/>
                      <wps:cNvCnPr>
                        <a:cxnSpLocks noChangeShapeType="1"/>
                      </wps:cNvCnPr>
                      <wps:spPr bwMode="auto">
                        <a:xfrm flipH="1">
                          <a:off x="411" y="12940"/>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3319"/>
                      <wps:cNvCnPr>
                        <a:cxnSpLocks noChangeShapeType="1"/>
                      </wps:cNvCnPr>
                      <wps:spPr bwMode="auto">
                        <a:xfrm flipV="1">
                          <a:off x="692" y="7702"/>
                          <a:ext cx="1" cy="86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3320"/>
                      <wps:cNvCnPr>
                        <a:cxnSpLocks noChangeShapeType="1"/>
                      </wps:cNvCnPr>
                      <wps:spPr bwMode="auto">
                        <a:xfrm>
                          <a:off x="411" y="7759"/>
                          <a:ext cx="1" cy="85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Rectangle 3321"/>
                      <wps:cNvSpPr>
                        <a:spLocks noChangeArrowheads="1"/>
                      </wps:cNvSpPr>
                      <wps:spPr bwMode="auto">
                        <a:xfrm rot="16200000">
                          <a:off x="-54" y="15441"/>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8171" w14:textId="77777777" w:rsidR="0014404A" w:rsidRDefault="0014404A">
                            <w:pPr>
                              <w:rPr>
                                <w:sz w:val="18"/>
                              </w:rPr>
                            </w:pPr>
                            <w:r>
                              <w:rPr>
                                <w:color w:val="000000"/>
                                <w:sz w:val="18"/>
                                <w:szCs w:val="18"/>
                                <w:lang w:val="en-US"/>
                              </w:rPr>
                              <w:t>Инв. № подл.</w:t>
                            </w:r>
                          </w:p>
                        </w:txbxContent>
                      </wps:txbx>
                      <wps:bodyPr rot="0" vert="vert270" wrap="square" lIns="0" tIns="0" rIns="0" bIns="0" anchor="t" anchorCtr="0" upright="1">
                        <a:noAutofit/>
                      </wps:bodyPr>
                    </wps:wsp>
                    <wps:wsp>
                      <wps:cNvPr id="187" name="Rectangle 3322"/>
                      <wps:cNvSpPr>
                        <a:spLocks noChangeArrowheads="1"/>
                      </wps:cNvSpPr>
                      <wps:spPr bwMode="auto">
                        <a:xfrm rot="16200000">
                          <a:off x="-25" y="13688"/>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B3B35"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88" name="Rectangle 3323"/>
                      <wps:cNvSpPr>
                        <a:spLocks noChangeArrowheads="1"/>
                      </wps:cNvSpPr>
                      <wps:spPr bwMode="auto">
                        <a:xfrm rot="16200000">
                          <a:off x="-58" y="12080"/>
                          <a:ext cx="120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86390" w14:textId="77777777" w:rsidR="0014404A" w:rsidRDefault="0014404A">
                            <w:r>
                              <w:rPr>
                                <w:rFonts w:cs="Arial"/>
                                <w:color w:val="000000"/>
                                <w:sz w:val="18"/>
                                <w:szCs w:val="18"/>
                                <w:lang w:val="en-US"/>
                              </w:rPr>
                              <w:t>Взам. инв. №</w:t>
                            </w:r>
                          </w:p>
                        </w:txbxContent>
                      </wps:txbx>
                      <wps:bodyPr rot="0" vert="vert270" wrap="square" lIns="0" tIns="0" rIns="0" bIns="0" anchor="t" anchorCtr="0" upright="1">
                        <a:noAutofit/>
                      </wps:bodyPr>
                    </wps:wsp>
                    <wps:wsp>
                      <wps:cNvPr id="189" name="Line 3324"/>
                      <wps:cNvCnPr>
                        <a:cxnSpLocks noChangeShapeType="1"/>
                      </wps:cNvCnPr>
                      <wps:spPr bwMode="auto">
                        <a:xfrm flipV="1">
                          <a:off x="1085"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3325"/>
                      <wps:cNvCnPr>
                        <a:cxnSpLocks noChangeShapeType="1"/>
                      </wps:cNvCnPr>
                      <wps:spPr bwMode="auto">
                        <a:xfrm>
                          <a:off x="1085" y="34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1" name="Line 3326"/>
                      <wps:cNvCnPr>
                        <a:cxnSpLocks noChangeShapeType="1"/>
                      </wps:cNvCnPr>
                      <wps:spPr bwMode="auto">
                        <a:xfrm>
                          <a:off x="411" y="7702"/>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3327"/>
                      <wps:cNvCnPr>
                        <a:cxnSpLocks noChangeShapeType="1"/>
                      </wps:cNvCnPr>
                      <wps:spPr bwMode="auto">
                        <a:xfrm flipH="1">
                          <a:off x="411" y="7702"/>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3328"/>
                      <wps:cNvCnPr>
                        <a:cxnSpLocks noChangeShapeType="1"/>
                      </wps:cNvCnPr>
                      <wps:spPr bwMode="auto">
                        <a:xfrm flipV="1">
                          <a:off x="11487"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4" name="Line 3329"/>
                      <wps:cNvCnPr>
                        <a:cxnSpLocks noChangeShapeType="1"/>
                      </wps:cNvCnPr>
                      <wps:spPr bwMode="auto">
                        <a:xfrm>
                          <a:off x="1085" y="15503"/>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5" name="Line 3330"/>
                      <wps:cNvCnPr>
                        <a:cxnSpLocks noChangeShapeType="1"/>
                      </wps:cNvCnPr>
                      <wps:spPr bwMode="auto">
                        <a:xfrm>
                          <a:off x="1082" y="16056"/>
                          <a:ext cx="365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3331"/>
                      <wps:cNvSpPr>
                        <a:spLocks noChangeArrowheads="1"/>
                      </wps:cNvSpPr>
                      <wps:spPr bwMode="auto">
                        <a:xfrm>
                          <a:off x="1546" y="16057"/>
                          <a:ext cx="51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C4500" w14:textId="77777777" w:rsidR="0014404A" w:rsidRPr="00CF0FC5" w:rsidRDefault="0014404A">
                            <w:pPr>
                              <w:rPr>
                                <w:sz w:val="18"/>
                                <w:szCs w:val="18"/>
                              </w:rPr>
                            </w:pPr>
                            <w:r>
                              <w:rPr>
                                <w:color w:val="000000"/>
                                <w:sz w:val="18"/>
                                <w:szCs w:val="18"/>
                                <w:lang w:val="en-US"/>
                              </w:rPr>
                              <w:t>Лист</w:t>
                            </w:r>
                          </w:p>
                        </w:txbxContent>
                      </wps:txbx>
                      <wps:bodyPr rot="0" vert="horz" wrap="square" lIns="0" tIns="0" rIns="0" bIns="0" anchor="t" anchorCtr="0" upright="1">
                        <a:noAutofit/>
                      </wps:bodyPr>
                    </wps:wsp>
                    <wps:wsp>
                      <wps:cNvPr id="197" name="Rectangle 3332"/>
                      <wps:cNvSpPr>
                        <a:spLocks noChangeArrowheads="1"/>
                      </wps:cNvSpPr>
                      <wps:spPr bwMode="auto">
                        <a:xfrm>
                          <a:off x="2274" y="16057"/>
                          <a:ext cx="87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C8B44" w14:textId="77777777" w:rsidR="0014404A" w:rsidRPr="00CF0FC5" w:rsidRDefault="0014404A">
                            <w:pPr>
                              <w:rPr>
                                <w:sz w:val="18"/>
                                <w:szCs w:val="18"/>
                              </w:rPr>
                            </w:pPr>
                            <w:r>
                              <w:rPr>
                                <w:color w:val="000000"/>
                                <w:sz w:val="18"/>
                                <w:szCs w:val="18"/>
                                <w:lang w:val="en-US"/>
                              </w:rPr>
                              <w:t>№ докум.</w:t>
                            </w:r>
                          </w:p>
                        </w:txbxContent>
                      </wps:txbx>
                      <wps:bodyPr rot="0" vert="horz" wrap="square" lIns="0" tIns="0" rIns="0" bIns="0" anchor="t" anchorCtr="0" upright="1">
                        <a:noAutofit/>
                      </wps:bodyPr>
                    </wps:wsp>
                    <wps:wsp>
                      <wps:cNvPr id="198" name="Rectangle 3333"/>
                      <wps:cNvSpPr>
                        <a:spLocks noChangeArrowheads="1"/>
                      </wps:cNvSpPr>
                      <wps:spPr bwMode="auto">
                        <a:xfrm>
                          <a:off x="3495" y="16057"/>
                          <a:ext cx="566"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B0A9D" w14:textId="77777777" w:rsidR="0014404A" w:rsidRPr="00CF0FC5" w:rsidRDefault="0014404A">
                            <w:pPr>
                              <w:rPr>
                                <w:sz w:val="18"/>
                                <w:szCs w:val="18"/>
                              </w:rPr>
                            </w:pPr>
                            <w:r>
                              <w:rPr>
                                <w:color w:val="000000"/>
                                <w:sz w:val="18"/>
                                <w:szCs w:val="18"/>
                                <w:lang w:val="en-US"/>
                              </w:rPr>
                              <w:t>Подп.</w:t>
                            </w:r>
                          </w:p>
                        </w:txbxContent>
                      </wps:txbx>
                      <wps:bodyPr rot="0" vert="horz" wrap="square" lIns="0" tIns="0" rIns="0" bIns="0" anchor="t" anchorCtr="0" upright="1">
                        <a:noAutofit/>
                      </wps:bodyPr>
                    </wps:wsp>
                    <wps:wsp>
                      <wps:cNvPr id="199" name="Rectangle 3334"/>
                      <wps:cNvSpPr>
                        <a:spLocks noChangeArrowheads="1"/>
                      </wps:cNvSpPr>
                      <wps:spPr bwMode="auto">
                        <a:xfrm>
                          <a:off x="4250" y="16057"/>
                          <a:ext cx="48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289DB" w14:textId="77777777" w:rsidR="0014404A" w:rsidRPr="00CF0FC5" w:rsidRDefault="0014404A">
                            <w:pPr>
                              <w:rPr>
                                <w:sz w:val="18"/>
                                <w:szCs w:val="18"/>
                              </w:rPr>
                            </w:pPr>
                            <w:r>
                              <w:rPr>
                                <w:color w:val="000000"/>
                                <w:sz w:val="18"/>
                                <w:szCs w:val="18"/>
                                <w:lang w:val="en-US"/>
                              </w:rPr>
                              <w:t>Дата</w:t>
                            </w:r>
                          </w:p>
                        </w:txbxContent>
                      </wps:txbx>
                      <wps:bodyPr rot="0" vert="horz" wrap="square" lIns="0" tIns="0" rIns="0" bIns="0" anchor="t" anchorCtr="0" upright="1">
                        <a:noAutofit/>
                      </wps:bodyPr>
                    </wps:wsp>
                    <wps:wsp>
                      <wps:cNvPr id="200" name="Rectangle 3335"/>
                      <wps:cNvSpPr>
                        <a:spLocks noChangeArrowheads="1"/>
                      </wps:cNvSpPr>
                      <wps:spPr bwMode="auto">
                        <a:xfrm>
                          <a:off x="1131" y="16086"/>
                          <a:ext cx="34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C9E2" w14:textId="77777777" w:rsidR="0014404A" w:rsidRPr="00CF0FC5" w:rsidRDefault="0014404A">
                            <w:pPr>
                              <w:rPr>
                                <w:sz w:val="18"/>
                                <w:szCs w:val="18"/>
                              </w:rPr>
                            </w:pPr>
                            <w:r>
                              <w:rPr>
                                <w:color w:val="000000"/>
                                <w:sz w:val="16"/>
                                <w:szCs w:val="16"/>
                                <w:lang w:val="en-US"/>
                              </w:rPr>
                              <w:t>Изм.</w:t>
                            </w:r>
                          </w:p>
                        </w:txbxContent>
                      </wps:txbx>
                      <wps:bodyPr rot="0" vert="horz" wrap="square" lIns="0" tIns="0" rIns="0" bIns="0" anchor="t" anchorCtr="0" upright="1">
                        <a:noAutofit/>
                      </wps:bodyPr>
                    </wps:wsp>
                    <wps:wsp>
                      <wps:cNvPr id="201" name="Line 3336"/>
                      <wps:cNvCnPr>
                        <a:cxnSpLocks noChangeShapeType="1"/>
                      </wps:cNvCnPr>
                      <wps:spPr bwMode="auto">
                        <a:xfrm>
                          <a:off x="10812" y="15782"/>
                          <a:ext cx="67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337"/>
                      <wps:cNvCnPr>
                        <a:cxnSpLocks noChangeShapeType="1"/>
                      </wps:cNvCnPr>
                      <wps:spPr bwMode="auto">
                        <a:xfrm flipV="1">
                          <a:off x="10812"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3" name="Line 3338"/>
                      <wps:cNvCnPr>
                        <a:cxnSpLocks noChangeShapeType="1"/>
                      </wps:cNvCnPr>
                      <wps:spPr bwMode="auto">
                        <a:xfrm>
                          <a:off x="1085" y="1578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39"/>
                      <wps:cNvCnPr>
                        <a:cxnSpLocks noChangeShapeType="1"/>
                      </wps:cNvCnPr>
                      <wps:spPr bwMode="auto">
                        <a:xfrm flipV="1">
                          <a:off x="4739"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40"/>
                      <wps:cNvCnPr>
                        <a:cxnSpLocks noChangeShapeType="1"/>
                      </wps:cNvCnPr>
                      <wps:spPr bwMode="auto">
                        <a:xfrm flipV="1">
                          <a:off x="4177"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41"/>
                      <wps:cNvCnPr>
                        <a:cxnSpLocks noChangeShapeType="1"/>
                      </wps:cNvCnPr>
                      <wps:spPr bwMode="auto">
                        <a:xfrm flipV="1">
                          <a:off x="3335"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7" name="Line 3342"/>
                      <wps:cNvCnPr>
                        <a:cxnSpLocks noChangeShapeType="1"/>
                      </wps:cNvCnPr>
                      <wps:spPr bwMode="auto">
                        <a:xfrm flipV="1">
                          <a:off x="2041"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8" name="Line 3343"/>
                      <wps:cNvCnPr>
                        <a:cxnSpLocks noChangeShapeType="1"/>
                      </wps:cNvCnPr>
                      <wps:spPr bwMode="auto">
                        <a:xfrm flipV="1">
                          <a:off x="1479"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344"/>
                      <wps:cNvSpPr>
                        <a:spLocks noChangeArrowheads="1"/>
                      </wps:cNvSpPr>
                      <wps:spPr bwMode="auto">
                        <a:xfrm>
                          <a:off x="10978" y="15553"/>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7CD45" w14:textId="77777777" w:rsidR="0014404A" w:rsidRDefault="0014404A">
                            <w:r>
                              <w:rPr>
                                <w:color w:val="000000"/>
                                <w:sz w:val="18"/>
                                <w:szCs w:val="18"/>
                                <w:lang w:val="en-US"/>
                              </w:rPr>
                              <w:t>Лист</w:t>
                            </w:r>
                          </w:p>
                        </w:txbxContent>
                      </wps:txbx>
                      <wps:bodyPr rot="0" vert="horz" wrap="square" lIns="0" tIns="0" rIns="0" bIns="0" anchor="t" anchorCtr="0" upright="1">
                        <a:noAutofit/>
                      </wps:bodyPr>
                    </wps:wsp>
                    <wps:wsp>
                      <wps:cNvPr id="210" name="Text Box 3345"/>
                      <wps:cNvSpPr txBox="1">
                        <a:spLocks noChangeArrowheads="1"/>
                      </wps:cNvSpPr>
                      <wps:spPr bwMode="auto">
                        <a:xfrm>
                          <a:off x="5471" y="15659"/>
                          <a:ext cx="47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506E36" w14:textId="5E61231D" w:rsidR="0014404A" w:rsidRPr="00836DC3" w:rsidRDefault="0014404A" w:rsidP="002E7FC1">
                            <w:pPr>
                              <w:jc w:val="center"/>
                              <w:rPr>
                                <w:sz w:val="36"/>
                                <w:szCs w:val="36"/>
                              </w:rPr>
                            </w:pPr>
                            <w:r>
                              <w:rPr>
                                <w:color w:val="000000"/>
                                <w:sz w:val="36"/>
                                <w:szCs w:val="36"/>
                              </w:rPr>
                              <w:t>ВНФТ</w:t>
                            </w:r>
                            <w:r w:rsidRPr="002E7FC1">
                              <w:rPr>
                                <w:color w:val="000000"/>
                                <w:sz w:val="36"/>
                                <w:szCs w:val="36"/>
                              </w:rPr>
                              <w:t>.</w:t>
                            </w:r>
                            <w:r>
                              <w:rPr>
                                <w:color w:val="000000"/>
                                <w:sz w:val="36"/>
                                <w:szCs w:val="36"/>
                              </w:rPr>
                              <w:t>134.000</w:t>
                            </w:r>
                            <w:r w:rsidRPr="002E7FC1">
                              <w:rPr>
                                <w:color w:val="000000"/>
                                <w:sz w:val="36"/>
                                <w:szCs w:val="36"/>
                              </w:rPr>
                              <w:t>.00</w:t>
                            </w:r>
                            <w:r>
                              <w:rPr>
                                <w:color w:val="000000"/>
                                <w:sz w:val="36"/>
                                <w:szCs w:val="36"/>
                              </w:rPr>
                              <w:t>0.000 ПМ</w:t>
                            </w:r>
                          </w:p>
                          <w:p w14:paraId="5DA0CEF4" w14:textId="77777777" w:rsidR="0014404A" w:rsidRPr="00B0180B" w:rsidRDefault="0014404A" w:rsidP="00B0180B"/>
                        </w:txbxContent>
                      </wps:txbx>
                      <wps:bodyPr rot="0" vert="horz" wrap="square" lIns="91440" tIns="45720" rIns="91440" bIns="45720" anchor="t" anchorCtr="0" upright="1">
                        <a:noAutofit/>
                      </wps:bodyPr>
                    </wps:wsp>
                    <wps:wsp>
                      <wps:cNvPr id="211" name="Rectangle 3346"/>
                      <wps:cNvSpPr>
                        <a:spLocks noChangeArrowheads="1"/>
                      </wps:cNvSpPr>
                      <wps:spPr bwMode="auto">
                        <a:xfrm>
                          <a:off x="7725" y="16333"/>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5667E" w14:textId="77777777" w:rsidR="0014404A" w:rsidRDefault="0014404A">
                            <w:r>
                              <w:rPr>
                                <w:color w:val="000000"/>
                                <w:sz w:val="18"/>
                                <w:szCs w:val="18"/>
                              </w:rPr>
                              <w:t>Копировал</w:t>
                            </w:r>
                          </w:p>
                        </w:txbxContent>
                      </wps:txbx>
                      <wps:bodyPr rot="0" vert="horz" wrap="square" lIns="0" tIns="0" rIns="0" bIns="0" anchor="t" anchorCtr="0" upright="1">
                        <a:noAutofit/>
                      </wps:bodyPr>
                    </wps:wsp>
                    <wps:wsp>
                      <wps:cNvPr id="212" name="Rectangle 3347"/>
                      <wps:cNvSpPr>
                        <a:spLocks noChangeArrowheads="1"/>
                      </wps:cNvSpPr>
                      <wps:spPr bwMode="auto">
                        <a:xfrm>
                          <a:off x="9587" y="16347"/>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3FE4B" w14:textId="77777777" w:rsidR="0014404A" w:rsidRDefault="0014404A">
                            <w:r>
                              <w:rPr>
                                <w:color w:val="000000"/>
                                <w:sz w:val="18"/>
                                <w:szCs w:val="18"/>
                              </w:rPr>
                              <w:t>Формат А4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4681" id="Group 3309" o:spid="_x0000_s1125" style="position:absolute;margin-left:-64.5pt;margin-top:-2.45pt;width:553.85pt;height:811.9pt;z-index:251691520" coordorigin="411,348" coordsize="11077,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">
              <v:shapetype id="_x0000_t202" coordsize="21600,21600" o:spt="202" path="m,l,21600r21600,l21600,xe">
                <v:stroke joinstyle="miter"/>
                <v:path gradientshapeok="t" o:connecttype="rect"/>
              </v:shapetype>
              <v:shape id="Text Box 3310" o:spid="_x0000_s1126" type="#_x0000_t202" style="position:absolute;left:10875;top:15916;width:54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0DF8E51D" w14:textId="10C3B37A"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txbxContent>
                </v:textbox>
              </v:shape>
              <v:line id="Line 3311" o:spid="_x0000_s1127" style="position:absolute;visibility:visible;mso-wrap-style:square" from="1085,16338" to="11487,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" strokeweight="1.25pt"/>
              <v:line id="Line 3312" o:spid="_x0000_s1128" style="position:absolute;flip:x;visibility:visible;mso-wrap-style:square" from="411,11547" to="1085,1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" strokeweight="1pt"/>
              <v:rect id="Rectangle 3313" o:spid="_x0000_s1129" style="position:absolute;left:-50;top:10684;width:120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" filled="f" stroked="f">
                <v:textbox style="layout-flow:vertical;mso-layout-flow-alt:bottom-to-top" inset="0,0,0,0">
                  <w:txbxContent>
                    <w:p w14:paraId="0E5AD88E" w14:textId="77777777" w:rsidR="0014404A" w:rsidRDefault="0014404A">
                      <w:proofErr w:type="spellStart"/>
                      <w:r>
                        <w:rPr>
                          <w:rFonts w:cs="Arial"/>
                          <w:color w:val="000000"/>
                          <w:sz w:val="18"/>
                          <w:szCs w:val="18"/>
                          <w:lang w:val="en-US"/>
                        </w:rPr>
                        <w:t>Инв</w:t>
                      </w:r>
                      <w:proofErr w:type="spellEnd"/>
                      <w:r>
                        <w:rPr>
                          <w:rFonts w:cs="Arial"/>
                          <w:color w:val="000000"/>
                          <w:sz w:val="18"/>
                          <w:szCs w:val="18"/>
                          <w:lang w:val="en-US"/>
                        </w:rPr>
                        <w:t xml:space="preserve">. № </w:t>
                      </w:r>
                      <w:proofErr w:type="spellStart"/>
                      <w:r>
                        <w:rPr>
                          <w:rFonts w:cs="Arial"/>
                          <w:color w:val="000000"/>
                          <w:sz w:val="18"/>
                          <w:szCs w:val="18"/>
                          <w:lang w:val="en-US"/>
                        </w:rPr>
                        <w:t>дубл</w:t>
                      </w:r>
                      <w:proofErr w:type="spellEnd"/>
                      <w:r>
                        <w:rPr>
                          <w:rFonts w:cs="Arial"/>
                          <w:color w:val="000000"/>
                          <w:sz w:val="18"/>
                          <w:szCs w:val="18"/>
                          <w:lang w:val="en-US"/>
                        </w:rPr>
                        <w:t>.</w:t>
                      </w:r>
                    </w:p>
                  </w:txbxContent>
                </v:textbox>
              </v:rect>
              <v:line id="Line 3314" o:spid="_x0000_s1130" style="position:absolute;flip:x;visibility:visible;mso-wrap-style:square" from="411,10154" to="1085,1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" strokeweight="1pt"/>
              <v:rect id="Rectangle 3315" o:spid="_x0000_s1131" style="position:absolute;left:-25;top:8831;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" filled="f" stroked="f">
                <v:textbox style="layout-flow:vertical;mso-layout-flow-alt:bottom-to-top" inset="0,0,0,0">
                  <w:txbxContent>
                    <w:p w14:paraId="029725EB"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line id="Line 3316" o:spid="_x0000_s1132" style="position:absolute;flip:x;visibility:visible;mso-wrap-style:square" from="411,16338" to="1085,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" strokeweight="1pt"/>
              <v:line id="Line 3317" o:spid="_x0000_s1133" style="position:absolute;flip:x;visibility:visible;mso-wrap-style:square" from="411,14889" to="1085,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" strokeweight="1pt"/>
              <v:line id="Line 3318" o:spid="_x0000_s1134" style="position:absolute;flip:x;visibility:visible;mso-wrap-style:square" from="411,12940" to="1085,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" strokeweight="1pt"/>
              <v:line id="Line 3319" o:spid="_x0000_s1135" style="position:absolute;flip:y;visibility:visible;mso-wrap-style:square" from="692,7702" to="693,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" strokeweight="1pt"/>
              <v:line id="Line 3320" o:spid="_x0000_s1136" style="position:absolute;visibility:visible;mso-wrap-style:square" from="411,7759" to="412,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3321" o:spid="_x0000_s1137" style="position:absolute;left:-54;top:15441;width:1215;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" filled="f" stroked="f">
                <v:textbox style="layout-flow:vertical;mso-layout-flow-alt:bottom-to-top" inset="0,0,0,0">
                  <w:txbxContent>
                    <w:p w14:paraId="4FE18171" w14:textId="77777777" w:rsidR="0014404A" w:rsidRDefault="0014404A">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color w:val="000000"/>
                          <w:sz w:val="18"/>
                          <w:szCs w:val="18"/>
                          <w:lang w:val="en-US"/>
                        </w:rPr>
                        <w:t>.</w:t>
                      </w:r>
                    </w:p>
                  </w:txbxContent>
                </v:textbox>
              </v:rect>
              <v:rect id="Rectangle 3322" o:spid="_x0000_s1138" style="position:absolute;left:-25;top:13688;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" filled="f" stroked="f">
                <v:textbox style="layout-flow:vertical;mso-layout-flow-alt:bottom-to-top" inset="0,0,0,0">
                  <w:txbxContent>
                    <w:p w14:paraId="52CB3B35"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rect id="Rectangle 3323" o:spid="_x0000_s1139" style="position:absolute;left:-58;top:12080;width:120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" filled="f" stroked="f">
                <v:textbox style="layout-flow:vertical;mso-layout-flow-alt:bottom-to-top" inset="0,0,0,0">
                  <w:txbxContent>
                    <w:p w14:paraId="1B086390" w14:textId="77777777" w:rsidR="0014404A" w:rsidRDefault="0014404A">
                      <w:proofErr w:type="spellStart"/>
                      <w:r>
                        <w:rPr>
                          <w:rFonts w:cs="Arial"/>
                          <w:color w:val="000000"/>
                          <w:sz w:val="18"/>
                          <w:szCs w:val="18"/>
                          <w:lang w:val="en-US"/>
                        </w:rPr>
                        <w:t>Взам</w:t>
                      </w:r>
                      <w:proofErr w:type="spellEnd"/>
                      <w:r>
                        <w:rPr>
                          <w:rFonts w:cs="Arial"/>
                          <w:color w:val="000000"/>
                          <w:sz w:val="18"/>
                          <w:szCs w:val="18"/>
                          <w:lang w:val="en-US"/>
                        </w:rPr>
                        <w:t xml:space="preserve">. </w:t>
                      </w:r>
                      <w:proofErr w:type="spellStart"/>
                      <w:r>
                        <w:rPr>
                          <w:rFonts w:cs="Arial"/>
                          <w:color w:val="000000"/>
                          <w:sz w:val="18"/>
                          <w:szCs w:val="18"/>
                          <w:lang w:val="en-US"/>
                        </w:rPr>
                        <w:t>инв</w:t>
                      </w:r>
                      <w:proofErr w:type="spellEnd"/>
                      <w:r>
                        <w:rPr>
                          <w:rFonts w:cs="Arial"/>
                          <w:color w:val="000000"/>
                          <w:sz w:val="18"/>
                          <w:szCs w:val="18"/>
                          <w:lang w:val="en-US"/>
                        </w:rPr>
                        <w:t>. №</w:t>
                      </w:r>
                    </w:p>
                  </w:txbxContent>
                </v:textbox>
              </v:rect>
              <v:line id="Line 3324" o:spid="_x0000_s1140" style="position:absolute;flip:y;visibility:visible;mso-wrap-style:square" from="1085,348" to="1086,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" strokeweight="1.25pt"/>
              <v:line id="Line 3325" o:spid="_x0000_s1141" style="position:absolute;visibility:visible;mso-wrap-style:square" from="1085,348" to="1148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" strokeweight="1.25pt"/>
              <v:line id="Line 3326" o:spid="_x0000_s1142" style="position:absolute;visibility:visible;mso-wrap-style:square" from="411,7702" to="412,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Line 3327" o:spid="_x0000_s1143" style="position:absolute;flip:x;visibility:visible;mso-wrap-style:square" from="411,7702" to="1085,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" strokeweight="1pt"/>
              <v:line id="Line 3328" o:spid="_x0000_s1144" style="position:absolute;flip:y;visibility:visible;mso-wrap-style:square" from="11487,348" to="1148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" strokeweight="1.25pt"/>
              <v:line id="Line 3329" o:spid="_x0000_s1145" style="position:absolute;visibility:visible;mso-wrap-style:square" from="1085,15503" to="11487,1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" strokeweight="1.25pt"/>
              <v:line id="Line 3330" o:spid="_x0000_s1146" style="position:absolute;visibility:visible;mso-wrap-style:square" from="1082,16056" to="4737,1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B4wgAAANwAAAAPAAAAZHJzL2Rvd25yZXYueG1sRE/bagIx&#10;EH0v+A9hBN9qVs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AYvZB4wgAAANwAAAAPAAAA&#10;AAAAAAAAAAAAAAcCAABkcnMvZG93bnJldi54bWxQSwUGAAAAAAMAAwC3AAAA9gIAAAAA&#10;" strokeweight="1pt"/>
              <v:rect id="Rectangle 3331" o:spid="_x0000_s1147" style="position:absolute;left:1546;top:16057;width:51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56EC4500" w14:textId="77777777" w:rsidR="0014404A" w:rsidRPr="00CF0FC5" w:rsidRDefault="0014404A">
                      <w:pPr>
                        <w:rPr>
                          <w:sz w:val="18"/>
                          <w:szCs w:val="18"/>
                        </w:rPr>
                      </w:pPr>
                      <w:proofErr w:type="spellStart"/>
                      <w:r>
                        <w:rPr>
                          <w:color w:val="000000"/>
                          <w:sz w:val="18"/>
                          <w:szCs w:val="18"/>
                          <w:lang w:val="en-US"/>
                        </w:rPr>
                        <w:t>Лист</w:t>
                      </w:r>
                      <w:proofErr w:type="spellEnd"/>
                    </w:p>
                  </w:txbxContent>
                </v:textbox>
              </v:rect>
              <v:rect id="Rectangle 3332" o:spid="_x0000_s1148" style="position:absolute;left:2274;top:16057;width:87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008C8B44" w14:textId="77777777" w:rsidR="0014404A" w:rsidRPr="00CF0FC5" w:rsidRDefault="0014404A">
                      <w:pPr>
                        <w:rPr>
                          <w:sz w:val="18"/>
                          <w:szCs w:val="18"/>
                        </w:rPr>
                      </w:pPr>
                      <w:r>
                        <w:rPr>
                          <w:color w:val="000000"/>
                          <w:sz w:val="18"/>
                          <w:szCs w:val="18"/>
                          <w:lang w:val="en-US"/>
                        </w:rPr>
                        <w:t xml:space="preserve">№ </w:t>
                      </w:r>
                      <w:proofErr w:type="spellStart"/>
                      <w:r>
                        <w:rPr>
                          <w:color w:val="000000"/>
                          <w:sz w:val="18"/>
                          <w:szCs w:val="18"/>
                          <w:lang w:val="en-US"/>
                        </w:rPr>
                        <w:t>докум</w:t>
                      </w:r>
                      <w:proofErr w:type="spellEnd"/>
                      <w:r>
                        <w:rPr>
                          <w:color w:val="000000"/>
                          <w:sz w:val="18"/>
                          <w:szCs w:val="18"/>
                          <w:lang w:val="en-US"/>
                        </w:rPr>
                        <w:t>.</w:t>
                      </w:r>
                    </w:p>
                  </w:txbxContent>
                </v:textbox>
              </v:rect>
              <v:rect id="Rectangle 3333" o:spid="_x0000_s1149" style="position:absolute;left:3495;top:16057;width:566;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BAB0A9D" w14:textId="77777777" w:rsidR="0014404A" w:rsidRPr="00CF0FC5" w:rsidRDefault="0014404A">
                      <w:pPr>
                        <w:rPr>
                          <w:sz w:val="18"/>
                          <w:szCs w:val="18"/>
                        </w:rPr>
                      </w:pPr>
                      <w:proofErr w:type="spellStart"/>
                      <w:r>
                        <w:rPr>
                          <w:color w:val="000000"/>
                          <w:sz w:val="18"/>
                          <w:szCs w:val="18"/>
                          <w:lang w:val="en-US"/>
                        </w:rPr>
                        <w:t>Подп</w:t>
                      </w:r>
                      <w:proofErr w:type="spellEnd"/>
                      <w:r>
                        <w:rPr>
                          <w:color w:val="000000"/>
                          <w:sz w:val="18"/>
                          <w:szCs w:val="18"/>
                          <w:lang w:val="en-US"/>
                        </w:rPr>
                        <w:t>.</w:t>
                      </w:r>
                    </w:p>
                  </w:txbxContent>
                </v:textbox>
              </v:rect>
              <v:rect id="Rectangle 3334" o:spid="_x0000_s1150" style="position:absolute;left:4250;top:16057;width:48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70D289DB" w14:textId="77777777" w:rsidR="0014404A" w:rsidRPr="00CF0FC5" w:rsidRDefault="0014404A">
                      <w:pPr>
                        <w:rPr>
                          <w:sz w:val="18"/>
                          <w:szCs w:val="18"/>
                        </w:rPr>
                      </w:pPr>
                      <w:proofErr w:type="spellStart"/>
                      <w:r>
                        <w:rPr>
                          <w:color w:val="000000"/>
                          <w:sz w:val="18"/>
                          <w:szCs w:val="18"/>
                          <w:lang w:val="en-US"/>
                        </w:rPr>
                        <w:t>Дата</w:t>
                      </w:r>
                      <w:proofErr w:type="spellEnd"/>
                    </w:p>
                  </w:txbxContent>
                </v:textbox>
              </v:rect>
              <v:rect id="Rectangle 3335" o:spid="_x0000_s1151" style="position:absolute;left:1131;top:16086;width:34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32AC9E2" w14:textId="77777777" w:rsidR="0014404A" w:rsidRPr="00CF0FC5" w:rsidRDefault="0014404A">
                      <w:pPr>
                        <w:rPr>
                          <w:sz w:val="18"/>
                          <w:szCs w:val="18"/>
                        </w:rPr>
                      </w:pPr>
                      <w:proofErr w:type="spellStart"/>
                      <w:r>
                        <w:rPr>
                          <w:color w:val="000000"/>
                          <w:sz w:val="16"/>
                          <w:szCs w:val="16"/>
                          <w:lang w:val="en-US"/>
                        </w:rPr>
                        <w:t>Изм</w:t>
                      </w:r>
                      <w:proofErr w:type="spellEnd"/>
                      <w:r>
                        <w:rPr>
                          <w:color w:val="000000"/>
                          <w:sz w:val="16"/>
                          <w:szCs w:val="16"/>
                          <w:lang w:val="en-US"/>
                        </w:rPr>
                        <w:t>.</w:t>
                      </w:r>
                    </w:p>
                  </w:txbxContent>
                </v:textbox>
              </v:rect>
              <v:line id="Line 3336" o:spid="_x0000_s1152" style="position:absolute;visibility:visible;mso-wrap-style:square" from="10812,15782" to="11487,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3337" o:spid="_x0000_s1153" style="position:absolute;flip:y;visibility:visible;mso-wrap-style:square" from="10812,15503" to="10813,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" strokeweight="1.25pt"/>
              <v:line id="Line 3338" o:spid="_x0000_s1154" style="position:absolute;visibility:visible;mso-wrap-style:square" from="1085,15782" to="4739,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line id="Line 3339" o:spid="_x0000_s1155" style="position:absolute;flip:y;visibility:visible;mso-wrap-style:square" from="4739,15503" to="474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" strokeweight="1.25pt"/>
              <v:line id="Line 3340" o:spid="_x0000_s1156" style="position:absolute;flip:y;visibility:visible;mso-wrap-style:square" from="4177,15503" to="417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" strokeweight="1.25pt"/>
              <v:line id="Line 3341" o:spid="_x0000_s1157" style="position:absolute;flip:y;visibility:visible;mso-wrap-style:square" from="3335,15503" to="3336,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" strokeweight="1.25pt"/>
              <v:line id="Line 3342" o:spid="_x0000_s1158" style="position:absolute;flip:y;visibility:visible;mso-wrap-style:square" from="2041,15503" to="2042,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" strokeweight="1.25pt"/>
              <v:line id="Line 3343" o:spid="_x0000_s1159" style="position:absolute;flip:y;visibility:visible;mso-wrap-style:square" from="1479,15503" to="148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" strokeweight="1.25pt"/>
              <v:rect id="Rectangle 3344" o:spid="_x0000_s1160" style="position:absolute;left:10978;top:15553;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6FF7CD45" w14:textId="77777777" w:rsidR="0014404A" w:rsidRDefault="0014404A">
                      <w:proofErr w:type="spellStart"/>
                      <w:r>
                        <w:rPr>
                          <w:color w:val="000000"/>
                          <w:sz w:val="18"/>
                          <w:szCs w:val="18"/>
                          <w:lang w:val="en-US"/>
                        </w:rPr>
                        <w:t>Лист</w:t>
                      </w:r>
                      <w:proofErr w:type="spellEnd"/>
                    </w:p>
                  </w:txbxContent>
                </v:textbox>
              </v:rect>
              <v:shape id="Text Box 3345" o:spid="_x0000_s1161" type="#_x0000_t202" style="position:absolute;left:5471;top:15659;width:47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" filled="f" stroked="f" strokeweight="0">
                <v:textbox>
                  <w:txbxContent>
                    <w:p w14:paraId="39506E36" w14:textId="5E61231D" w:rsidR="0014404A" w:rsidRPr="00836DC3" w:rsidRDefault="0014404A" w:rsidP="002E7FC1">
                      <w:pPr>
                        <w:jc w:val="center"/>
                        <w:rPr>
                          <w:sz w:val="36"/>
                          <w:szCs w:val="36"/>
                        </w:rPr>
                      </w:pPr>
                      <w:r>
                        <w:rPr>
                          <w:color w:val="000000"/>
                          <w:sz w:val="36"/>
                          <w:szCs w:val="36"/>
                        </w:rPr>
                        <w:t>ВНФТ</w:t>
                      </w:r>
                      <w:r w:rsidRPr="002E7FC1">
                        <w:rPr>
                          <w:color w:val="000000"/>
                          <w:sz w:val="36"/>
                          <w:szCs w:val="36"/>
                        </w:rPr>
                        <w:t>.</w:t>
                      </w:r>
                      <w:r>
                        <w:rPr>
                          <w:color w:val="000000"/>
                          <w:sz w:val="36"/>
                          <w:szCs w:val="36"/>
                        </w:rPr>
                        <w:t>134.000</w:t>
                      </w:r>
                      <w:r w:rsidRPr="002E7FC1">
                        <w:rPr>
                          <w:color w:val="000000"/>
                          <w:sz w:val="36"/>
                          <w:szCs w:val="36"/>
                        </w:rPr>
                        <w:t>.00</w:t>
                      </w:r>
                      <w:r>
                        <w:rPr>
                          <w:color w:val="000000"/>
                          <w:sz w:val="36"/>
                          <w:szCs w:val="36"/>
                        </w:rPr>
                        <w:t>0.000 ПМ</w:t>
                      </w:r>
                    </w:p>
                    <w:p w14:paraId="5DA0CEF4" w14:textId="77777777" w:rsidR="0014404A" w:rsidRPr="00B0180B" w:rsidRDefault="0014404A" w:rsidP="00B0180B"/>
                  </w:txbxContent>
                </v:textbox>
              </v:shape>
              <v:rect id="Rectangle 3346" o:spid="_x0000_s1162" style="position:absolute;left:7725;top:16333;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165667E" w14:textId="77777777" w:rsidR="0014404A" w:rsidRDefault="0014404A">
                      <w:r>
                        <w:rPr>
                          <w:color w:val="000000"/>
                          <w:sz w:val="18"/>
                          <w:szCs w:val="18"/>
                        </w:rPr>
                        <w:t>Копировал</w:t>
                      </w:r>
                    </w:p>
                  </w:txbxContent>
                </v:textbox>
              </v:rect>
              <v:rect id="Rectangle 3347" o:spid="_x0000_s1163" style="position:absolute;left:9587;top:16347;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783FE4B" w14:textId="77777777" w:rsidR="0014404A" w:rsidRDefault="0014404A">
                      <w:r>
                        <w:rPr>
                          <w:color w:val="000000"/>
                          <w:sz w:val="18"/>
                          <w:szCs w:val="18"/>
                        </w:rPr>
                        <w:t>Формат А4</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A2F57" w14:textId="73E4DC44" w:rsidR="0014404A" w:rsidRDefault="0014404A">
    <w:pPr>
      <w:pStyle w:val="a7"/>
    </w:pPr>
    <w:r>
      <w:rPr>
        <w:noProof/>
      </w:rPr>
      <mc:AlternateContent>
        <mc:Choice Requires="wps">
          <w:drawing>
            <wp:anchor distT="45720" distB="45720" distL="114300" distR="114300" simplePos="0" relativeHeight="251722240" behindDoc="0" locked="0" layoutInCell="1" allowOverlap="1" wp14:anchorId="53A9B82A" wp14:editId="27A89AA0">
              <wp:simplePos x="0" y="0"/>
              <wp:positionH relativeFrom="column">
                <wp:posOffset>-576580</wp:posOffset>
              </wp:positionH>
              <wp:positionV relativeFrom="paragraph">
                <wp:posOffset>236855</wp:posOffset>
              </wp:positionV>
              <wp:extent cx="624205" cy="162560"/>
              <wp:effectExtent l="4445" t="0" r="0" b="635"/>
              <wp:wrapNone/>
              <wp:docPr id="171" name="Text Box 3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E36A6" w14:textId="4E55363B" w:rsidR="0014404A" w:rsidRPr="00EB5FA6" w:rsidRDefault="0014404A" w:rsidP="003E4501">
                          <w:pPr>
                            <w:rPr>
                              <w:rFonts w:ascii="GOST type A" w:hAnsi="GOST type A"/>
                            </w:rPr>
                          </w:pPr>
                          <w:r>
                            <w:rPr>
                              <w:rFonts w:ascii="GOST type A" w:hAnsi="GOST type A"/>
                            </w:rPr>
                            <w:t>А-0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A9B82A" id="_x0000_t202" coordsize="21600,21600" o:spt="202" path="m,l,21600r21600,l21600,xe">
              <v:stroke joinstyle="miter"/>
              <v:path gradientshapeok="t" o:connecttype="rect"/>
            </v:shapetype>
            <v:shape id="Text Box 3777" o:spid="_x0000_s1166" type="#_x0000_t202" style="position:absolute;margin-left:-45.4pt;margin-top:18.65pt;width:49.15pt;height:12.8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" filled="f" stroked="f">
              <v:textbox inset="0,0,0,0">
                <w:txbxContent>
                  <w:p w14:paraId="2D8E36A6" w14:textId="4E55363B" w:rsidR="0014404A" w:rsidRPr="00EB5FA6" w:rsidRDefault="0014404A" w:rsidP="003E4501">
                    <w:pPr>
                      <w:rPr>
                        <w:rFonts w:ascii="GOST type A" w:hAnsi="GOST type A"/>
                      </w:rPr>
                    </w:pPr>
                    <w:r>
                      <w:rPr>
                        <w:rFonts w:ascii="GOST type A" w:hAnsi="GOST type A"/>
                      </w:rPr>
                      <w:t>А-0</w:t>
                    </w:r>
                  </w:p>
                </w:txbxContent>
              </v:textbox>
            </v:shape>
          </w:pict>
        </mc:Fallback>
      </mc:AlternateContent>
    </w:r>
    <w:r>
      <w:rPr>
        <w:noProof/>
      </w:rPr>
      <mc:AlternateContent>
        <mc:Choice Requires="wps">
          <w:drawing>
            <wp:anchor distT="45720" distB="45720" distL="114300" distR="114300" simplePos="0" relativeHeight="251721216" behindDoc="0" locked="0" layoutInCell="1" allowOverlap="1" wp14:anchorId="29131F31" wp14:editId="4752DC37">
              <wp:simplePos x="0" y="0"/>
              <wp:positionH relativeFrom="column">
                <wp:posOffset>-514350</wp:posOffset>
              </wp:positionH>
              <wp:positionV relativeFrom="paragraph">
                <wp:posOffset>509270</wp:posOffset>
              </wp:positionV>
              <wp:extent cx="187325" cy="2270760"/>
              <wp:effectExtent l="0" t="4445" r="3175" b="1270"/>
              <wp:wrapNone/>
              <wp:docPr id="170" name="Text Box 3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9E8F1" w14:textId="77777777" w:rsidR="0014404A" w:rsidRPr="00EB5FA6" w:rsidRDefault="0014404A" w:rsidP="003E4501">
                          <w:pPr>
                            <w:rPr>
                              <w:rFonts w:ascii="GOST type A" w:hAnsi="GOST type A"/>
                            </w:rPr>
                          </w:pPr>
                        </w:p>
                      </w:txbxContent>
                    </wps:txbx>
                    <wps:bodyPr rot="0" vert="vert"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131F31" id="Text Box 3775" o:spid="_x0000_s1167" type="#_x0000_t202" style="position:absolute;margin-left:-40.5pt;margin-top:40.1pt;width:14.75pt;height:178.8pt;z-index:25172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" filled="f" stroked="f">
              <v:textbox style="layout-flow:vertical" inset="0,0,0,0">
                <w:txbxContent>
                  <w:p w14:paraId="2F79E8F1" w14:textId="77777777" w:rsidR="0014404A" w:rsidRPr="00EB5FA6" w:rsidRDefault="0014404A" w:rsidP="003E4501">
                    <w:pPr>
                      <w:rPr>
                        <w:rFonts w:ascii="GOST type A" w:hAnsi="GOST type A"/>
                      </w:rPr>
                    </w:pP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D4D98A7" wp14:editId="3A23EAA8">
              <wp:simplePos x="0" y="0"/>
              <wp:positionH relativeFrom="column">
                <wp:posOffset>-652780</wp:posOffset>
              </wp:positionH>
              <wp:positionV relativeFrom="paragraph">
                <wp:posOffset>3212465</wp:posOffset>
              </wp:positionV>
              <wp:extent cx="461010" cy="3180080"/>
              <wp:effectExtent l="4445" t="2540" r="1270" b="0"/>
              <wp:wrapNone/>
              <wp:docPr id="169" name="Text Box 3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18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6835E" w14:textId="77777777" w:rsidR="0014404A" w:rsidRPr="00B262F7" w:rsidRDefault="0014404A" w:rsidP="00077D86"/>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D98A7" id="Text Box 3516" o:spid="_x0000_s1168" type="#_x0000_t202" style="position:absolute;margin-left:-51.4pt;margin-top:252.95pt;width:36.3pt;height:250.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" filled="f" stroked="f">
              <v:textbox style="layout-flow:vertical">
                <w:txbxContent>
                  <w:p w14:paraId="1DF6835E" w14:textId="77777777" w:rsidR="0014404A" w:rsidRPr="00B262F7" w:rsidRDefault="0014404A" w:rsidP="00077D86"/>
                </w:txbxContent>
              </v:textbox>
            </v:shape>
          </w:pict>
        </mc:Fallback>
      </mc:AlternateContent>
    </w:r>
    <w:r>
      <w:rPr>
        <w:noProof/>
      </w:rPr>
      <mc:AlternateContent>
        <mc:Choice Requires="wpg">
          <w:drawing>
            <wp:anchor distT="0" distB="0" distL="114300" distR="114300" simplePos="0" relativeHeight="251695616" behindDoc="0" locked="0" layoutInCell="1" allowOverlap="1" wp14:anchorId="24E63E0C" wp14:editId="089FC212">
              <wp:simplePos x="0" y="0"/>
              <wp:positionH relativeFrom="column">
                <wp:posOffset>-887730</wp:posOffset>
              </wp:positionH>
              <wp:positionV relativeFrom="paragraph">
                <wp:posOffset>6350</wp:posOffset>
              </wp:positionV>
              <wp:extent cx="10395585" cy="7080885"/>
              <wp:effectExtent l="0" t="0" r="0" b="0"/>
              <wp:wrapNone/>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95585" cy="7080885"/>
                        <a:chOff x="99" y="405"/>
                        <a:chExt cx="16371" cy="11151"/>
                      </a:xfrm>
                    </wpg:grpSpPr>
                    <wps:wsp>
                      <wps:cNvPr id="50" name="Text Box 3514"/>
                      <wps:cNvSpPr txBox="1">
                        <a:spLocks noChangeArrowheads="1"/>
                      </wps:cNvSpPr>
                      <wps:spPr bwMode="auto">
                        <a:xfrm>
                          <a:off x="542" y="10959"/>
                          <a:ext cx="334"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6B381" w14:textId="77CF72F2" w:rsidR="0014404A" w:rsidRDefault="0014404A" w:rsidP="00C435E5">
                            <w:pPr>
                              <w:jc w:val="center"/>
                            </w:pPr>
                          </w:p>
                        </w:txbxContent>
                      </wps:txbx>
                      <wps:bodyPr rot="0" vert="vert" wrap="square" lIns="0" tIns="0" rIns="0" bIns="0" anchor="t" anchorCtr="0" upright="1">
                        <a:noAutofit/>
                      </wps:bodyPr>
                    </wps:wsp>
                    <pic:pic xmlns:pic="http://schemas.openxmlformats.org/drawingml/2006/picture">
                      <pic:nvPicPr>
                        <pic:cNvPr id="51" name="Picture 35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9" y="405"/>
                          <a:ext cx="16371" cy="111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E63E0C" id="Группа 49" o:spid="_x0000_s1169" style="position:absolute;margin-left:-69.9pt;margin-top:.5pt;width:818.55pt;height:557.55pt;z-index:251695616" coordorigin="99,405" coordsize="16371,11151"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">
              <v:shape id="Text Box 3514" o:spid="_x0000_s1170" type="#_x0000_t202" style="position:absolute;left:542;top:10959;width:33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" filled="f" stroked="f">
                <v:textbox style="layout-flow:vertical" inset="0,0,0,0">
                  <w:txbxContent>
                    <w:p w14:paraId="6EA6B381" w14:textId="77CF72F2" w:rsidR="0014404A" w:rsidRDefault="0014404A" w:rsidP="00C435E5">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15" o:spid="_x0000_s1171" type="#_x0000_t75" style="position:absolute;left:99;top:405;width:16371;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">
                <v:imagedata r:id="rId2" o:title=""/>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D6B5F" w14:textId="15CD0126" w:rsidR="0014404A" w:rsidRDefault="0014404A">
    <w:pPr>
      <w:pStyle w:val="a7"/>
    </w:pPr>
    <w:r>
      <w:rPr>
        <w:noProof/>
        <w:sz w:val="20"/>
      </w:rPr>
      <mc:AlternateContent>
        <mc:Choice Requires="wpg">
          <w:drawing>
            <wp:anchor distT="0" distB="0" distL="114300" distR="114300" simplePos="0" relativeHeight="251704832" behindDoc="0" locked="0" layoutInCell="1" allowOverlap="1" wp14:anchorId="5B0DB88B" wp14:editId="23307A35">
              <wp:simplePos x="0" y="0"/>
              <wp:positionH relativeFrom="column">
                <wp:posOffset>-754380</wp:posOffset>
              </wp:positionH>
              <wp:positionV relativeFrom="paragraph">
                <wp:posOffset>-31115</wp:posOffset>
              </wp:positionV>
              <wp:extent cx="7033895" cy="10311130"/>
              <wp:effectExtent l="7620" t="16510" r="16510" b="0"/>
              <wp:wrapNone/>
              <wp:docPr id="130"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895" cy="10311130"/>
                        <a:chOff x="411" y="348"/>
                        <a:chExt cx="11077" cy="16238"/>
                      </a:xfrm>
                    </wpg:grpSpPr>
                    <wps:wsp>
                      <wps:cNvPr id="131" name="Text Box 3667"/>
                      <wps:cNvSpPr txBox="1">
                        <a:spLocks noChangeArrowheads="1"/>
                      </wps:cNvSpPr>
                      <wps:spPr bwMode="auto">
                        <a:xfrm>
                          <a:off x="10875" y="15916"/>
                          <a:ext cx="541"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74205" w14:textId="4805B925"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11</w:t>
                            </w:r>
                            <w:r>
                              <w:rPr>
                                <w:rStyle w:val="ac"/>
                              </w:rPr>
                              <w:fldChar w:fldCharType="end"/>
                            </w:r>
                          </w:p>
                        </w:txbxContent>
                      </wps:txbx>
                      <wps:bodyPr rot="0" vert="horz" wrap="square" lIns="0" tIns="0" rIns="0" bIns="0" anchor="t" anchorCtr="0" upright="1">
                        <a:noAutofit/>
                      </wps:bodyPr>
                    </wps:wsp>
                    <wps:wsp>
                      <wps:cNvPr id="132" name="Line 3668"/>
                      <wps:cNvCnPr>
                        <a:cxnSpLocks noChangeShapeType="1"/>
                      </wps:cNvCnPr>
                      <wps:spPr bwMode="auto">
                        <a:xfrm>
                          <a:off x="1085" y="1633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Line 3669"/>
                      <wps:cNvCnPr>
                        <a:cxnSpLocks noChangeShapeType="1"/>
                      </wps:cNvCnPr>
                      <wps:spPr bwMode="auto">
                        <a:xfrm flipH="1">
                          <a:off x="411" y="11547"/>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70"/>
                      <wps:cNvSpPr>
                        <a:spLocks noChangeArrowheads="1"/>
                      </wps:cNvSpPr>
                      <wps:spPr bwMode="auto">
                        <a:xfrm rot="16200000">
                          <a:off x="-50" y="10684"/>
                          <a:ext cx="120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59339" w14:textId="77777777" w:rsidR="0014404A" w:rsidRDefault="0014404A">
                            <w:r>
                              <w:rPr>
                                <w:rFonts w:cs="Arial"/>
                                <w:color w:val="000000"/>
                                <w:sz w:val="18"/>
                                <w:szCs w:val="18"/>
                                <w:lang w:val="en-US"/>
                              </w:rPr>
                              <w:t>Инв. № дубл.</w:t>
                            </w:r>
                          </w:p>
                        </w:txbxContent>
                      </wps:txbx>
                      <wps:bodyPr rot="0" vert="vert270" wrap="square" lIns="0" tIns="0" rIns="0" bIns="0" anchor="t" anchorCtr="0" upright="1">
                        <a:noAutofit/>
                      </wps:bodyPr>
                    </wps:wsp>
                    <wps:wsp>
                      <wps:cNvPr id="135" name="Line 3671"/>
                      <wps:cNvCnPr>
                        <a:cxnSpLocks noChangeShapeType="1"/>
                      </wps:cNvCnPr>
                      <wps:spPr bwMode="auto">
                        <a:xfrm flipH="1">
                          <a:off x="411" y="10154"/>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3672"/>
                      <wps:cNvSpPr>
                        <a:spLocks noChangeArrowheads="1"/>
                      </wps:cNvSpPr>
                      <wps:spPr bwMode="auto">
                        <a:xfrm rot="16200000">
                          <a:off x="-25" y="8831"/>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6D652"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37" name="Line 3673"/>
                      <wps:cNvCnPr>
                        <a:cxnSpLocks noChangeShapeType="1"/>
                      </wps:cNvCnPr>
                      <wps:spPr bwMode="auto">
                        <a:xfrm flipH="1">
                          <a:off x="411" y="16338"/>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3674"/>
                      <wps:cNvCnPr>
                        <a:cxnSpLocks noChangeShapeType="1"/>
                      </wps:cNvCnPr>
                      <wps:spPr bwMode="auto">
                        <a:xfrm flipH="1">
                          <a:off x="411" y="14889"/>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3675"/>
                      <wps:cNvCnPr>
                        <a:cxnSpLocks noChangeShapeType="1"/>
                      </wps:cNvCnPr>
                      <wps:spPr bwMode="auto">
                        <a:xfrm flipH="1">
                          <a:off x="411" y="12940"/>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3676"/>
                      <wps:cNvCnPr>
                        <a:cxnSpLocks noChangeShapeType="1"/>
                      </wps:cNvCnPr>
                      <wps:spPr bwMode="auto">
                        <a:xfrm flipV="1">
                          <a:off x="692" y="7702"/>
                          <a:ext cx="1" cy="86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3677"/>
                      <wps:cNvCnPr>
                        <a:cxnSpLocks noChangeShapeType="1"/>
                      </wps:cNvCnPr>
                      <wps:spPr bwMode="auto">
                        <a:xfrm>
                          <a:off x="411" y="7759"/>
                          <a:ext cx="1" cy="85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Rectangle 3678"/>
                      <wps:cNvSpPr>
                        <a:spLocks noChangeArrowheads="1"/>
                      </wps:cNvSpPr>
                      <wps:spPr bwMode="auto">
                        <a:xfrm rot="16200000">
                          <a:off x="-54" y="15441"/>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5F2B6" w14:textId="77777777" w:rsidR="0014404A" w:rsidRDefault="0014404A">
                            <w:pPr>
                              <w:rPr>
                                <w:sz w:val="18"/>
                              </w:rPr>
                            </w:pPr>
                            <w:r>
                              <w:rPr>
                                <w:color w:val="000000"/>
                                <w:sz w:val="18"/>
                                <w:szCs w:val="18"/>
                                <w:lang w:val="en-US"/>
                              </w:rPr>
                              <w:t>Инв. № подл.</w:t>
                            </w:r>
                          </w:p>
                        </w:txbxContent>
                      </wps:txbx>
                      <wps:bodyPr rot="0" vert="vert270" wrap="square" lIns="0" tIns="0" rIns="0" bIns="0" anchor="t" anchorCtr="0" upright="1">
                        <a:noAutofit/>
                      </wps:bodyPr>
                    </wps:wsp>
                    <wps:wsp>
                      <wps:cNvPr id="143" name="Rectangle 3679"/>
                      <wps:cNvSpPr>
                        <a:spLocks noChangeArrowheads="1"/>
                      </wps:cNvSpPr>
                      <wps:spPr bwMode="auto">
                        <a:xfrm rot="16200000">
                          <a:off x="-25" y="13688"/>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B7487"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44" name="Rectangle 3680"/>
                      <wps:cNvSpPr>
                        <a:spLocks noChangeArrowheads="1"/>
                      </wps:cNvSpPr>
                      <wps:spPr bwMode="auto">
                        <a:xfrm rot="16200000">
                          <a:off x="-58" y="12080"/>
                          <a:ext cx="120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3AA4" w14:textId="77777777" w:rsidR="0014404A" w:rsidRDefault="0014404A">
                            <w:r>
                              <w:rPr>
                                <w:rFonts w:cs="Arial"/>
                                <w:color w:val="000000"/>
                                <w:sz w:val="18"/>
                                <w:szCs w:val="18"/>
                                <w:lang w:val="en-US"/>
                              </w:rPr>
                              <w:t>Взам. инв. №</w:t>
                            </w:r>
                          </w:p>
                        </w:txbxContent>
                      </wps:txbx>
                      <wps:bodyPr rot="0" vert="vert270" wrap="square" lIns="0" tIns="0" rIns="0" bIns="0" anchor="t" anchorCtr="0" upright="1">
                        <a:noAutofit/>
                      </wps:bodyPr>
                    </wps:wsp>
                    <wps:wsp>
                      <wps:cNvPr id="145" name="Line 3681"/>
                      <wps:cNvCnPr>
                        <a:cxnSpLocks noChangeShapeType="1"/>
                      </wps:cNvCnPr>
                      <wps:spPr bwMode="auto">
                        <a:xfrm flipV="1">
                          <a:off x="1085"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 name="Line 3682"/>
                      <wps:cNvCnPr>
                        <a:cxnSpLocks noChangeShapeType="1"/>
                      </wps:cNvCnPr>
                      <wps:spPr bwMode="auto">
                        <a:xfrm>
                          <a:off x="1085" y="348"/>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7" name="Line 3683"/>
                      <wps:cNvCnPr>
                        <a:cxnSpLocks noChangeShapeType="1"/>
                      </wps:cNvCnPr>
                      <wps:spPr bwMode="auto">
                        <a:xfrm>
                          <a:off x="411" y="7702"/>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684"/>
                      <wps:cNvCnPr>
                        <a:cxnSpLocks noChangeShapeType="1"/>
                      </wps:cNvCnPr>
                      <wps:spPr bwMode="auto">
                        <a:xfrm flipH="1">
                          <a:off x="411" y="7702"/>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685"/>
                      <wps:cNvCnPr>
                        <a:cxnSpLocks noChangeShapeType="1"/>
                      </wps:cNvCnPr>
                      <wps:spPr bwMode="auto">
                        <a:xfrm flipV="1">
                          <a:off x="11487" y="348"/>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0" name="Line 3686"/>
                      <wps:cNvCnPr>
                        <a:cxnSpLocks noChangeShapeType="1"/>
                      </wps:cNvCnPr>
                      <wps:spPr bwMode="auto">
                        <a:xfrm>
                          <a:off x="1085" y="15503"/>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1" name="Line 3687"/>
                      <wps:cNvCnPr>
                        <a:cxnSpLocks noChangeShapeType="1"/>
                      </wps:cNvCnPr>
                      <wps:spPr bwMode="auto">
                        <a:xfrm>
                          <a:off x="1082" y="16056"/>
                          <a:ext cx="365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3688"/>
                      <wps:cNvSpPr>
                        <a:spLocks noChangeArrowheads="1"/>
                      </wps:cNvSpPr>
                      <wps:spPr bwMode="auto">
                        <a:xfrm>
                          <a:off x="1546" y="16057"/>
                          <a:ext cx="51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3EC7" w14:textId="77777777" w:rsidR="0014404A" w:rsidRPr="00CF0FC5" w:rsidRDefault="0014404A">
                            <w:pPr>
                              <w:rPr>
                                <w:sz w:val="18"/>
                                <w:szCs w:val="18"/>
                              </w:rPr>
                            </w:pPr>
                            <w:r>
                              <w:rPr>
                                <w:color w:val="000000"/>
                                <w:sz w:val="18"/>
                                <w:szCs w:val="18"/>
                                <w:lang w:val="en-US"/>
                              </w:rPr>
                              <w:t>Лист</w:t>
                            </w:r>
                          </w:p>
                        </w:txbxContent>
                      </wps:txbx>
                      <wps:bodyPr rot="0" vert="horz" wrap="square" lIns="0" tIns="0" rIns="0" bIns="0" anchor="t" anchorCtr="0" upright="1">
                        <a:noAutofit/>
                      </wps:bodyPr>
                    </wps:wsp>
                    <wps:wsp>
                      <wps:cNvPr id="153" name="Rectangle 3689"/>
                      <wps:cNvSpPr>
                        <a:spLocks noChangeArrowheads="1"/>
                      </wps:cNvSpPr>
                      <wps:spPr bwMode="auto">
                        <a:xfrm>
                          <a:off x="2274" y="16057"/>
                          <a:ext cx="87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CC95" w14:textId="77777777" w:rsidR="0014404A" w:rsidRPr="00CF0FC5" w:rsidRDefault="0014404A">
                            <w:pPr>
                              <w:rPr>
                                <w:sz w:val="18"/>
                                <w:szCs w:val="18"/>
                              </w:rPr>
                            </w:pPr>
                            <w:r>
                              <w:rPr>
                                <w:color w:val="000000"/>
                                <w:sz w:val="18"/>
                                <w:szCs w:val="18"/>
                                <w:lang w:val="en-US"/>
                              </w:rPr>
                              <w:t>№ докум.</w:t>
                            </w:r>
                          </w:p>
                        </w:txbxContent>
                      </wps:txbx>
                      <wps:bodyPr rot="0" vert="horz" wrap="square" lIns="0" tIns="0" rIns="0" bIns="0" anchor="t" anchorCtr="0" upright="1">
                        <a:noAutofit/>
                      </wps:bodyPr>
                    </wps:wsp>
                    <wps:wsp>
                      <wps:cNvPr id="154" name="Rectangle 3690"/>
                      <wps:cNvSpPr>
                        <a:spLocks noChangeArrowheads="1"/>
                      </wps:cNvSpPr>
                      <wps:spPr bwMode="auto">
                        <a:xfrm>
                          <a:off x="3495" y="16057"/>
                          <a:ext cx="566"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B541C" w14:textId="77777777" w:rsidR="0014404A" w:rsidRPr="00CF0FC5" w:rsidRDefault="0014404A">
                            <w:pPr>
                              <w:rPr>
                                <w:sz w:val="18"/>
                                <w:szCs w:val="18"/>
                              </w:rPr>
                            </w:pPr>
                            <w:r>
                              <w:rPr>
                                <w:color w:val="000000"/>
                                <w:sz w:val="18"/>
                                <w:szCs w:val="18"/>
                                <w:lang w:val="en-US"/>
                              </w:rPr>
                              <w:t>Подп.</w:t>
                            </w:r>
                          </w:p>
                        </w:txbxContent>
                      </wps:txbx>
                      <wps:bodyPr rot="0" vert="horz" wrap="square" lIns="0" tIns="0" rIns="0" bIns="0" anchor="t" anchorCtr="0" upright="1">
                        <a:noAutofit/>
                      </wps:bodyPr>
                    </wps:wsp>
                    <wps:wsp>
                      <wps:cNvPr id="155" name="Rectangle 3691"/>
                      <wps:cNvSpPr>
                        <a:spLocks noChangeArrowheads="1"/>
                      </wps:cNvSpPr>
                      <wps:spPr bwMode="auto">
                        <a:xfrm>
                          <a:off x="4250" y="16057"/>
                          <a:ext cx="48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60CF3" w14:textId="77777777" w:rsidR="0014404A" w:rsidRPr="00CF0FC5" w:rsidRDefault="0014404A">
                            <w:pPr>
                              <w:rPr>
                                <w:sz w:val="18"/>
                                <w:szCs w:val="18"/>
                              </w:rPr>
                            </w:pPr>
                            <w:r>
                              <w:rPr>
                                <w:color w:val="000000"/>
                                <w:sz w:val="18"/>
                                <w:szCs w:val="18"/>
                                <w:lang w:val="en-US"/>
                              </w:rPr>
                              <w:t>Дата</w:t>
                            </w:r>
                          </w:p>
                        </w:txbxContent>
                      </wps:txbx>
                      <wps:bodyPr rot="0" vert="horz" wrap="square" lIns="0" tIns="0" rIns="0" bIns="0" anchor="t" anchorCtr="0" upright="1">
                        <a:noAutofit/>
                      </wps:bodyPr>
                    </wps:wsp>
                    <wps:wsp>
                      <wps:cNvPr id="156" name="Rectangle 3692"/>
                      <wps:cNvSpPr>
                        <a:spLocks noChangeArrowheads="1"/>
                      </wps:cNvSpPr>
                      <wps:spPr bwMode="auto">
                        <a:xfrm>
                          <a:off x="1131" y="16086"/>
                          <a:ext cx="34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CDBE" w14:textId="77777777" w:rsidR="0014404A" w:rsidRPr="00CF0FC5" w:rsidRDefault="0014404A">
                            <w:pPr>
                              <w:rPr>
                                <w:sz w:val="18"/>
                                <w:szCs w:val="18"/>
                              </w:rPr>
                            </w:pPr>
                            <w:r>
                              <w:rPr>
                                <w:color w:val="000000"/>
                                <w:sz w:val="16"/>
                                <w:szCs w:val="16"/>
                                <w:lang w:val="en-US"/>
                              </w:rPr>
                              <w:t>Изм.</w:t>
                            </w:r>
                          </w:p>
                        </w:txbxContent>
                      </wps:txbx>
                      <wps:bodyPr rot="0" vert="horz" wrap="square" lIns="0" tIns="0" rIns="0" bIns="0" anchor="t" anchorCtr="0" upright="1">
                        <a:noAutofit/>
                      </wps:bodyPr>
                    </wps:wsp>
                    <wps:wsp>
                      <wps:cNvPr id="157" name="Line 3693"/>
                      <wps:cNvCnPr>
                        <a:cxnSpLocks noChangeShapeType="1"/>
                      </wps:cNvCnPr>
                      <wps:spPr bwMode="auto">
                        <a:xfrm>
                          <a:off x="10812" y="15782"/>
                          <a:ext cx="67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3694"/>
                      <wps:cNvCnPr>
                        <a:cxnSpLocks noChangeShapeType="1"/>
                      </wps:cNvCnPr>
                      <wps:spPr bwMode="auto">
                        <a:xfrm flipV="1">
                          <a:off x="10812"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9" name="Line 3695"/>
                      <wps:cNvCnPr>
                        <a:cxnSpLocks noChangeShapeType="1"/>
                      </wps:cNvCnPr>
                      <wps:spPr bwMode="auto">
                        <a:xfrm>
                          <a:off x="1085" y="15782"/>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696"/>
                      <wps:cNvCnPr>
                        <a:cxnSpLocks noChangeShapeType="1"/>
                      </wps:cNvCnPr>
                      <wps:spPr bwMode="auto">
                        <a:xfrm flipV="1">
                          <a:off x="4739"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1" name="Line 3697"/>
                      <wps:cNvCnPr>
                        <a:cxnSpLocks noChangeShapeType="1"/>
                      </wps:cNvCnPr>
                      <wps:spPr bwMode="auto">
                        <a:xfrm flipV="1">
                          <a:off x="4177"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98"/>
                      <wps:cNvCnPr>
                        <a:cxnSpLocks noChangeShapeType="1"/>
                      </wps:cNvCnPr>
                      <wps:spPr bwMode="auto">
                        <a:xfrm flipV="1">
                          <a:off x="3335"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99"/>
                      <wps:cNvCnPr>
                        <a:cxnSpLocks noChangeShapeType="1"/>
                      </wps:cNvCnPr>
                      <wps:spPr bwMode="auto">
                        <a:xfrm flipV="1">
                          <a:off x="2041"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3700"/>
                      <wps:cNvCnPr>
                        <a:cxnSpLocks noChangeShapeType="1"/>
                      </wps:cNvCnPr>
                      <wps:spPr bwMode="auto">
                        <a:xfrm flipV="1">
                          <a:off x="1479" y="15503"/>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5" name="Rectangle 3701"/>
                      <wps:cNvSpPr>
                        <a:spLocks noChangeArrowheads="1"/>
                      </wps:cNvSpPr>
                      <wps:spPr bwMode="auto">
                        <a:xfrm>
                          <a:off x="10978" y="15553"/>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89C47" w14:textId="77777777" w:rsidR="0014404A" w:rsidRDefault="0014404A">
                            <w:r>
                              <w:rPr>
                                <w:color w:val="000000"/>
                                <w:sz w:val="18"/>
                                <w:szCs w:val="18"/>
                                <w:lang w:val="en-US"/>
                              </w:rPr>
                              <w:t>Лист</w:t>
                            </w:r>
                          </w:p>
                        </w:txbxContent>
                      </wps:txbx>
                      <wps:bodyPr rot="0" vert="horz" wrap="square" lIns="0" tIns="0" rIns="0" bIns="0" anchor="t" anchorCtr="0" upright="1">
                        <a:noAutofit/>
                      </wps:bodyPr>
                    </wps:wsp>
                    <wps:wsp>
                      <wps:cNvPr id="166" name="Text Box 3702"/>
                      <wps:cNvSpPr txBox="1">
                        <a:spLocks noChangeArrowheads="1"/>
                      </wps:cNvSpPr>
                      <wps:spPr bwMode="auto">
                        <a:xfrm>
                          <a:off x="5471" y="15659"/>
                          <a:ext cx="47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3CA79E8" w14:textId="4B65D4D4" w:rsidR="0014404A" w:rsidRPr="00836DC3" w:rsidRDefault="0014404A" w:rsidP="002E7FC1">
                            <w:pPr>
                              <w:jc w:val="center"/>
                              <w:rPr>
                                <w:sz w:val="36"/>
                                <w:szCs w:val="36"/>
                              </w:rPr>
                            </w:pPr>
                            <w:r>
                              <w:rPr>
                                <w:color w:val="000000"/>
                                <w:sz w:val="36"/>
                                <w:szCs w:val="36"/>
                              </w:rPr>
                              <w:t>ВНФТ</w:t>
                            </w:r>
                            <w:r w:rsidRPr="002E7FC1">
                              <w:rPr>
                                <w:color w:val="000000"/>
                                <w:sz w:val="36"/>
                                <w:szCs w:val="36"/>
                              </w:rPr>
                              <w:t>.</w:t>
                            </w:r>
                            <w:r>
                              <w:rPr>
                                <w:color w:val="000000"/>
                                <w:sz w:val="36"/>
                                <w:szCs w:val="36"/>
                              </w:rPr>
                              <w:t>1</w:t>
                            </w:r>
                            <w:r>
                              <w:rPr>
                                <w:color w:val="000000"/>
                                <w:sz w:val="36"/>
                                <w:szCs w:val="36"/>
                                <w:lang w:val="en-US"/>
                              </w:rPr>
                              <w:t>3</w:t>
                            </w:r>
                            <w:r>
                              <w:rPr>
                                <w:color w:val="000000"/>
                                <w:sz w:val="36"/>
                                <w:szCs w:val="36"/>
                              </w:rPr>
                              <w:t>4.000</w:t>
                            </w:r>
                            <w:r w:rsidRPr="002E7FC1">
                              <w:rPr>
                                <w:color w:val="000000"/>
                                <w:sz w:val="36"/>
                                <w:szCs w:val="36"/>
                              </w:rPr>
                              <w:t>.00</w:t>
                            </w:r>
                            <w:r>
                              <w:rPr>
                                <w:color w:val="000000"/>
                                <w:sz w:val="36"/>
                                <w:szCs w:val="36"/>
                              </w:rPr>
                              <w:t>0.000 ПМ</w:t>
                            </w:r>
                          </w:p>
                          <w:p w14:paraId="29B36C02" w14:textId="77777777" w:rsidR="0014404A" w:rsidRPr="00B0180B" w:rsidRDefault="0014404A" w:rsidP="00B0180B"/>
                        </w:txbxContent>
                      </wps:txbx>
                      <wps:bodyPr rot="0" vert="horz" wrap="square" lIns="91440" tIns="45720" rIns="91440" bIns="45720" anchor="t" anchorCtr="0" upright="1">
                        <a:noAutofit/>
                      </wps:bodyPr>
                    </wps:wsp>
                    <wps:wsp>
                      <wps:cNvPr id="167" name="Rectangle 3703"/>
                      <wps:cNvSpPr>
                        <a:spLocks noChangeArrowheads="1"/>
                      </wps:cNvSpPr>
                      <wps:spPr bwMode="auto">
                        <a:xfrm>
                          <a:off x="7725" y="16333"/>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E084A" w14:textId="77777777" w:rsidR="0014404A" w:rsidRDefault="0014404A">
                            <w:r>
                              <w:rPr>
                                <w:color w:val="000000"/>
                                <w:sz w:val="18"/>
                                <w:szCs w:val="18"/>
                              </w:rPr>
                              <w:t>Копировал</w:t>
                            </w:r>
                          </w:p>
                        </w:txbxContent>
                      </wps:txbx>
                      <wps:bodyPr rot="0" vert="horz" wrap="square" lIns="0" tIns="0" rIns="0" bIns="0" anchor="t" anchorCtr="0" upright="1">
                        <a:noAutofit/>
                      </wps:bodyPr>
                    </wps:wsp>
                    <wps:wsp>
                      <wps:cNvPr id="168" name="Rectangle 3704"/>
                      <wps:cNvSpPr>
                        <a:spLocks noChangeArrowheads="1"/>
                      </wps:cNvSpPr>
                      <wps:spPr bwMode="auto">
                        <a:xfrm>
                          <a:off x="9587" y="16347"/>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9BD64" w14:textId="77777777" w:rsidR="0014404A" w:rsidRDefault="0014404A">
                            <w:r>
                              <w:rPr>
                                <w:color w:val="000000"/>
                                <w:sz w:val="18"/>
                                <w:szCs w:val="18"/>
                              </w:rPr>
                              <w:t>Формат А4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DB88B" id="Group 3666" o:spid="_x0000_s1172" style="position:absolute;margin-left:-59.4pt;margin-top:-2.45pt;width:553.85pt;height:811.9pt;z-index:251704832" coordorigin="411,348" coordsize="11077,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">
              <v:shapetype id="_x0000_t202" coordsize="21600,21600" o:spt="202" path="m,l,21600r21600,l21600,xe">
                <v:stroke joinstyle="miter"/>
                <v:path gradientshapeok="t" o:connecttype="rect"/>
              </v:shapetype>
              <v:shape id="Text Box 3667" o:spid="_x0000_s1173" type="#_x0000_t202" style="position:absolute;left:10875;top:15916;width:54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7174205" w14:textId="4805B925"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11</w:t>
                      </w:r>
                      <w:r>
                        <w:rPr>
                          <w:rStyle w:val="ac"/>
                        </w:rPr>
                        <w:fldChar w:fldCharType="end"/>
                      </w:r>
                    </w:p>
                  </w:txbxContent>
                </v:textbox>
              </v:shape>
              <v:line id="Line 3668" o:spid="_x0000_s1174" style="position:absolute;visibility:visible;mso-wrap-style:square" from="1085,16338" to="11487,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" strokeweight="1.25pt"/>
              <v:line id="Line 3669" o:spid="_x0000_s1175" style="position:absolute;flip:x;visibility:visible;mso-wrap-style:square" from="411,11547" to="1085,1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" strokeweight="1pt"/>
              <v:rect id="Rectangle 3670" o:spid="_x0000_s1176" style="position:absolute;left:-50;top:10684;width:120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" filled="f" stroked="f">
                <v:textbox style="layout-flow:vertical;mso-layout-flow-alt:bottom-to-top" inset="0,0,0,0">
                  <w:txbxContent>
                    <w:p w14:paraId="7AD59339" w14:textId="77777777" w:rsidR="0014404A" w:rsidRDefault="0014404A">
                      <w:proofErr w:type="spellStart"/>
                      <w:r>
                        <w:rPr>
                          <w:rFonts w:cs="Arial"/>
                          <w:color w:val="000000"/>
                          <w:sz w:val="18"/>
                          <w:szCs w:val="18"/>
                          <w:lang w:val="en-US"/>
                        </w:rPr>
                        <w:t>Инв</w:t>
                      </w:r>
                      <w:proofErr w:type="spellEnd"/>
                      <w:r>
                        <w:rPr>
                          <w:rFonts w:cs="Arial"/>
                          <w:color w:val="000000"/>
                          <w:sz w:val="18"/>
                          <w:szCs w:val="18"/>
                          <w:lang w:val="en-US"/>
                        </w:rPr>
                        <w:t xml:space="preserve">. № </w:t>
                      </w:r>
                      <w:proofErr w:type="spellStart"/>
                      <w:r>
                        <w:rPr>
                          <w:rFonts w:cs="Arial"/>
                          <w:color w:val="000000"/>
                          <w:sz w:val="18"/>
                          <w:szCs w:val="18"/>
                          <w:lang w:val="en-US"/>
                        </w:rPr>
                        <w:t>дубл</w:t>
                      </w:r>
                      <w:proofErr w:type="spellEnd"/>
                      <w:r>
                        <w:rPr>
                          <w:rFonts w:cs="Arial"/>
                          <w:color w:val="000000"/>
                          <w:sz w:val="18"/>
                          <w:szCs w:val="18"/>
                          <w:lang w:val="en-US"/>
                        </w:rPr>
                        <w:t>.</w:t>
                      </w:r>
                    </w:p>
                  </w:txbxContent>
                </v:textbox>
              </v:rect>
              <v:line id="Line 3671" o:spid="_x0000_s1177" style="position:absolute;flip:x;visibility:visible;mso-wrap-style:square" from="411,10154" to="1085,1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" strokeweight="1pt"/>
              <v:rect id="Rectangle 3672" o:spid="_x0000_s1178" style="position:absolute;left:-25;top:8831;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" filled="f" stroked="f">
                <v:textbox style="layout-flow:vertical;mso-layout-flow-alt:bottom-to-top" inset="0,0,0,0">
                  <w:txbxContent>
                    <w:p w14:paraId="6F96D652"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line id="Line 3673" o:spid="_x0000_s1179" style="position:absolute;flip:x;visibility:visible;mso-wrap-style:square" from="411,16338" to="1085,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" strokeweight="1pt"/>
              <v:line id="Line 3674" o:spid="_x0000_s1180" style="position:absolute;flip:x;visibility:visible;mso-wrap-style:square" from="411,14889" to="1085,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" strokeweight="1pt"/>
              <v:line id="Line 3675" o:spid="_x0000_s1181" style="position:absolute;flip:x;visibility:visible;mso-wrap-style:square" from="411,12940" to="1085,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" strokeweight="1pt"/>
              <v:line id="Line 3676" o:spid="_x0000_s1182" style="position:absolute;flip:y;visibility:visible;mso-wrap-style:square" from="692,7702" to="693,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" strokeweight="1pt"/>
              <v:line id="Line 3677" o:spid="_x0000_s1183" style="position:absolute;visibility:visible;mso-wrap-style:square" from="411,7759" to="412,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Rectangle 3678" o:spid="_x0000_s1184" style="position:absolute;left:-54;top:15441;width:1215;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" filled="f" stroked="f">
                <v:textbox style="layout-flow:vertical;mso-layout-flow-alt:bottom-to-top" inset="0,0,0,0">
                  <w:txbxContent>
                    <w:p w14:paraId="5725F2B6" w14:textId="77777777" w:rsidR="0014404A" w:rsidRDefault="0014404A">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color w:val="000000"/>
                          <w:sz w:val="18"/>
                          <w:szCs w:val="18"/>
                          <w:lang w:val="en-US"/>
                        </w:rPr>
                        <w:t>.</w:t>
                      </w:r>
                    </w:p>
                  </w:txbxContent>
                </v:textbox>
              </v:rect>
              <v:rect id="Rectangle 3679" o:spid="_x0000_s1185" style="position:absolute;left:-25;top:13688;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" filled="f" stroked="f">
                <v:textbox style="layout-flow:vertical;mso-layout-flow-alt:bottom-to-top" inset="0,0,0,0">
                  <w:txbxContent>
                    <w:p w14:paraId="6B3B7487"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rect id="Rectangle 3680" o:spid="_x0000_s1186" style="position:absolute;left:-58;top:12080;width:120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" filled="f" stroked="f">
                <v:textbox style="layout-flow:vertical;mso-layout-flow-alt:bottom-to-top" inset="0,0,0,0">
                  <w:txbxContent>
                    <w:p w14:paraId="05683AA4" w14:textId="77777777" w:rsidR="0014404A" w:rsidRDefault="0014404A">
                      <w:proofErr w:type="spellStart"/>
                      <w:r>
                        <w:rPr>
                          <w:rFonts w:cs="Arial"/>
                          <w:color w:val="000000"/>
                          <w:sz w:val="18"/>
                          <w:szCs w:val="18"/>
                          <w:lang w:val="en-US"/>
                        </w:rPr>
                        <w:t>Взам</w:t>
                      </w:r>
                      <w:proofErr w:type="spellEnd"/>
                      <w:r>
                        <w:rPr>
                          <w:rFonts w:cs="Arial"/>
                          <w:color w:val="000000"/>
                          <w:sz w:val="18"/>
                          <w:szCs w:val="18"/>
                          <w:lang w:val="en-US"/>
                        </w:rPr>
                        <w:t xml:space="preserve">. </w:t>
                      </w:r>
                      <w:proofErr w:type="spellStart"/>
                      <w:r>
                        <w:rPr>
                          <w:rFonts w:cs="Arial"/>
                          <w:color w:val="000000"/>
                          <w:sz w:val="18"/>
                          <w:szCs w:val="18"/>
                          <w:lang w:val="en-US"/>
                        </w:rPr>
                        <w:t>инв</w:t>
                      </w:r>
                      <w:proofErr w:type="spellEnd"/>
                      <w:r>
                        <w:rPr>
                          <w:rFonts w:cs="Arial"/>
                          <w:color w:val="000000"/>
                          <w:sz w:val="18"/>
                          <w:szCs w:val="18"/>
                          <w:lang w:val="en-US"/>
                        </w:rPr>
                        <w:t>. №</w:t>
                      </w:r>
                    </w:p>
                  </w:txbxContent>
                </v:textbox>
              </v:rect>
              <v:line id="Line 3681" o:spid="_x0000_s1187" style="position:absolute;flip:y;visibility:visible;mso-wrap-style:square" from="1085,348" to="1086,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" strokeweight="1.25pt"/>
              <v:line id="Line 3682" o:spid="_x0000_s1188" style="position:absolute;visibility:visible;mso-wrap-style:square" from="1085,348" to="1148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" strokeweight="1.25pt"/>
              <v:line id="Line 3683" o:spid="_x0000_s1189" style="position:absolute;visibility:visible;mso-wrap-style:square" from="411,7702" to="412,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3684" o:spid="_x0000_s1190" style="position:absolute;flip:x;visibility:visible;mso-wrap-style:square" from="411,7702" to="1085,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" strokeweight="1pt"/>
              <v:line id="Line 3685" o:spid="_x0000_s1191" style="position:absolute;flip:y;visibility:visible;mso-wrap-style:square" from="11487,348" to="1148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" strokeweight="1.25pt"/>
              <v:line id="Line 3686" o:spid="_x0000_s1192" style="position:absolute;visibility:visible;mso-wrap-style:square" from="1085,15503" to="11487,1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" strokeweight="1.25pt"/>
              <v:line id="Line 3687" o:spid="_x0000_s1193" style="position:absolute;visibility:visible;mso-wrap-style:square" from="1082,16056" to="4737,1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rect id="Rectangle 3688" o:spid="_x0000_s1194" style="position:absolute;left:1546;top:16057;width:51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AA83EC7" w14:textId="77777777" w:rsidR="0014404A" w:rsidRPr="00CF0FC5" w:rsidRDefault="0014404A">
                      <w:pPr>
                        <w:rPr>
                          <w:sz w:val="18"/>
                          <w:szCs w:val="18"/>
                        </w:rPr>
                      </w:pPr>
                      <w:proofErr w:type="spellStart"/>
                      <w:r>
                        <w:rPr>
                          <w:color w:val="000000"/>
                          <w:sz w:val="18"/>
                          <w:szCs w:val="18"/>
                          <w:lang w:val="en-US"/>
                        </w:rPr>
                        <w:t>Лист</w:t>
                      </w:r>
                      <w:proofErr w:type="spellEnd"/>
                    </w:p>
                  </w:txbxContent>
                </v:textbox>
              </v:rect>
              <v:rect id="Rectangle 3689" o:spid="_x0000_s1195" style="position:absolute;left:2274;top:16057;width:87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865CC95" w14:textId="77777777" w:rsidR="0014404A" w:rsidRPr="00CF0FC5" w:rsidRDefault="0014404A">
                      <w:pPr>
                        <w:rPr>
                          <w:sz w:val="18"/>
                          <w:szCs w:val="18"/>
                        </w:rPr>
                      </w:pPr>
                      <w:r>
                        <w:rPr>
                          <w:color w:val="000000"/>
                          <w:sz w:val="18"/>
                          <w:szCs w:val="18"/>
                          <w:lang w:val="en-US"/>
                        </w:rPr>
                        <w:t xml:space="preserve">№ </w:t>
                      </w:r>
                      <w:proofErr w:type="spellStart"/>
                      <w:r>
                        <w:rPr>
                          <w:color w:val="000000"/>
                          <w:sz w:val="18"/>
                          <w:szCs w:val="18"/>
                          <w:lang w:val="en-US"/>
                        </w:rPr>
                        <w:t>докум</w:t>
                      </w:r>
                      <w:proofErr w:type="spellEnd"/>
                      <w:r>
                        <w:rPr>
                          <w:color w:val="000000"/>
                          <w:sz w:val="18"/>
                          <w:szCs w:val="18"/>
                          <w:lang w:val="en-US"/>
                        </w:rPr>
                        <w:t>.</w:t>
                      </w:r>
                    </w:p>
                  </w:txbxContent>
                </v:textbox>
              </v:rect>
              <v:rect id="Rectangle 3690" o:spid="_x0000_s1196" style="position:absolute;left:3495;top:16057;width:566;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EBB541C" w14:textId="77777777" w:rsidR="0014404A" w:rsidRPr="00CF0FC5" w:rsidRDefault="0014404A">
                      <w:pPr>
                        <w:rPr>
                          <w:sz w:val="18"/>
                          <w:szCs w:val="18"/>
                        </w:rPr>
                      </w:pPr>
                      <w:proofErr w:type="spellStart"/>
                      <w:r>
                        <w:rPr>
                          <w:color w:val="000000"/>
                          <w:sz w:val="18"/>
                          <w:szCs w:val="18"/>
                          <w:lang w:val="en-US"/>
                        </w:rPr>
                        <w:t>Подп</w:t>
                      </w:r>
                      <w:proofErr w:type="spellEnd"/>
                      <w:r>
                        <w:rPr>
                          <w:color w:val="000000"/>
                          <w:sz w:val="18"/>
                          <w:szCs w:val="18"/>
                          <w:lang w:val="en-US"/>
                        </w:rPr>
                        <w:t>.</w:t>
                      </w:r>
                    </w:p>
                  </w:txbxContent>
                </v:textbox>
              </v:rect>
              <v:rect id="Rectangle 3691" o:spid="_x0000_s1197" style="position:absolute;left:4250;top:16057;width:48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20060CF3" w14:textId="77777777" w:rsidR="0014404A" w:rsidRPr="00CF0FC5" w:rsidRDefault="0014404A">
                      <w:pPr>
                        <w:rPr>
                          <w:sz w:val="18"/>
                          <w:szCs w:val="18"/>
                        </w:rPr>
                      </w:pPr>
                      <w:proofErr w:type="spellStart"/>
                      <w:r>
                        <w:rPr>
                          <w:color w:val="000000"/>
                          <w:sz w:val="18"/>
                          <w:szCs w:val="18"/>
                          <w:lang w:val="en-US"/>
                        </w:rPr>
                        <w:t>Дата</w:t>
                      </w:r>
                      <w:proofErr w:type="spellEnd"/>
                    </w:p>
                  </w:txbxContent>
                </v:textbox>
              </v:rect>
              <v:rect id="Rectangle 3692" o:spid="_x0000_s1198" style="position:absolute;left:1131;top:16086;width:34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565ACDBE" w14:textId="77777777" w:rsidR="0014404A" w:rsidRPr="00CF0FC5" w:rsidRDefault="0014404A">
                      <w:pPr>
                        <w:rPr>
                          <w:sz w:val="18"/>
                          <w:szCs w:val="18"/>
                        </w:rPr>
                      </w:pPr>
                      <w:proofErr w:type="spellStart"/>
                      <w:r>
                        <w:rPr>
                          <w:color w:val="000000"/>
                          <w:sz w:val="16"/>
                          <w:szCs w:val="16"/>
                          <w:lang w:val="en-US"/>
                        </w:rPr>
                        <w:t>Изм</w:t>
                      </w:r>
                      <w:proofErr w:type="spellEnd"/>
                      <w:r>
                        <w:rPr>
                          <w:color w:val="000000"/>
                          <w:sz w:val="16"/>
                          <w:szCs w:val="16"/>
                          <w:lang w:val="en-US"/>
                        </w:rPr>
                        <w:t>.</w:t>
                      </w:r>
                    </w:p>
                  </w:txbxContent>
                </v:textbox>
              </v:rect>
              <v:line id="Line 3693" o:spid="_x0000_s1199" style="position:absolute;visibility:visible;mso-wrap-style:square" from="10812,15782" to="11487,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EOwgAAANwAAAAPAAAAZHJzL2Rvd25yZXYueG1sRE/NagIx&#10;EL4XfIcwBW+atWB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B8mhEOwgAAANwAAAAPAAAA&#10;AAAAAAAAAAAAAAcCAABkcnMvZG93bnJldi54bWxQSwUGAAAAAAMAAwC3AAAA9gIAAAAA&#10;" strokeweight="1pt"/>
              <v:line id="Line 3694" o:spid="_x0000_s1200" style="position:absolute;flip:y;visibility:visible;mso-wrap-style:square" from="10812,15503" to="10813,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" strokeweight="1.25pt"/>
              <v:line id="Line 3695" o:spid="_x0000_s1201" style="position:absolute;visibility:visible;mso-wrap-style:square" from="1085,15782" to="4739,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line id="Line 3696" o:spid="_x0000_s1202" style="position:absolute;flip:y;visibility:visible;mso-wrap-style:square" from="4739,15503" to="474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" strokeweight="1.25pt"/>
              <v:line id="Line 3697" o:spid="_x0000_s1203" style="position:absolute;flip:y;visibility:visible;mso-wrap-style:square" from="4177,15503" to="4178,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" strokeweight="1.25pt"/>
              <v:line id="Line 3698" o:spid="_x0000_s1204" style="position:absolute;flip:y;visibility:visible;mso-wrap-style:square" from="3335,15503" to="3336,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" strokeweight="1.25pt"/>
              <v:line id="Line 3699" o:spid="_x0000_s1205" style="position:absolute;flip:y;visibility:visible;mso-wrap-style:square" from="2041,15503" to="2042,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" strokeweight="1.25pt"/>
              <v:line id="Line 3700" o:spid="_x0000_s1206" style="position:absolute;flip:y;visibility:visible;mso-wrap-style:square" from="1479,15503" to="148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" strokeweight="1.25pt"/>
              <v:rect id="Rectangle 3701" o:spid="_x0000_s1207" style="position:absolute;left:10978;top:15553;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63D89C47" w14:textId="77777777" w:rsidR="0014404A" w:rsidRDefault="0014404A">
                      <w:proofErr w:type="spellStart"/>
                      <w:r>
                        <w:rPr>
                          <w:color w:val="000000"/>
                          <w:sz w:val="18"/>
                          <w:szCs w:val="18"/>
                          <w:lang w:val="en-US"/>
                        </w:rPr>
                        <w:t>Лист</w:t>
                      </w:r>
                      <w:proofErr w:type="spellEnd"/>
                    </w:p>
                  </w:txbxContent>
                </v:textbox>
              </v:rect>
              <v:shape id="Text Box 3702" o:spid="_x0000_s1208" type="#_x0000_t202" style="position:absolute;left:5471;top:15659;width:47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" filled="f" stroked="f" strokeweight="0">
                <v:textbox>
                  <w:txbxContent>
                    <w:p w14:paraId="23CA79E8" w14:textId="4B65D4D4" w:rsidR="0014404A" w:rsidRPr="00836DC3" w:rsidRDefault="0014404A" w:rsidP="002E7FC1">
                      <w:pPr>
                        <w:jc w:val="center"/>
                        <w:rPr>
                          <w:sz w:val="36"/>
                          <w:szCs w:val="36"/>
                        </w:rPr>
                      </w:pPr>
                      <w:r>
                        <w:rPr>
                          <w:color w:val="000000"/>
                          <w:sz w:val="36"/>
                          <w:szCs w:val="36"/>
                        </w:rPr>
                        <w:t>ВНФТ</w:t>
                      </w:r>
                      <w:r w:rsidRPr="002E7FC1">
                        <w:rPr>
                          <w:color w:val="000000"/>
                          <w:sz w:val="36"/>
                          <w:szCs w:val="36"/>
                        </w:rPr>
                        <w:t>.</w:t>
                      </w:r>
                      <w:r>
                        <w:rPr>
                          <w:color w:val="000000"/>
                          <w:sz w:val="36"/>
                          <w:szCs w:val="36"/>
                        </w:rPr>
                        <w:t>1</w:t>
                      </w:r>
                      <w:r>
                        <w:rPr>
                          <w:color w:val="000000"/>
                          <w:sz w:val="36"/>
                          <w:szCs w:val="36"/>
                          <w:lang w:val="en-US"/>
                        </w:rPr>
                        <w:t>3</w:t>
                      </w:r>
                      <w:r>
                        <w:rPr>
                          <w:color w:val="000000"/>
                          <w:sz w:val="36"/>
                          <w:szCs w:val="36"/>
                        </w:rPr>
                        <w:t>4.000</w:t>
                      </w:r>
                      <w:r w:rsidRPr="002E7FC1">
                        <w:rPr>
                          <w:color w:val="000000"/>
                          <w:sz w:val="36"/>
                          <w:szCs w:val="36"/>
                        </w:rPr>
                        <w:t>.00</w:t>
                      </w:r>
                      <w:r>
                        <w:rPr>
                          <w:color w:val="000000"/>
                          <w:sz w:val="36"/>
                          <w:szCs w:val="36"/>
                        </w:rPr>
                        <w:t>0.000 ПМ</w:t>
                      </w:r>
                    </w:p>
                    <w:p w14:paraId="29B36C02" w14:textId="77777777" w:rsidR="0014404A" w:rsidRPr="00B0180B" w:rsidRDefault="0014404A" w:rsidP="00B0180B"/>
                  </w:txbxContent>
                </v:textbox>
              </v:shape>
              <v:rect id="Rectangle 3703" o:spid="_x0000_s1209" style="position:absolute;left:7725;top:16333;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2AFE084A" w14:textId="77777777" w:rsidR="0014404A" w:rsidRDefault="0014404A">
                      <w:r>
                        <w:rPr>
                          <w:color w:val="000000"/>
                          <w:sz w:val="18"/>
                          <w:szCs w:val="18"/>
                        </w:rPr>
                        <w:t>Копировал</w:t>
                      </w:r>
                    </w:p>
                  </w:txbxContent>
                </v:textbox>
              </v:rect>
              <v:rect id="Rectangle 3704" o:spid="_x0000_s1210" style="position:absolute;left:9587;top:16347;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389BD64" w14:textId="77777777" w:rsidR="0014404A" w:rsidRDefault="0014404A">
                      <w:r>
                        <w:rPr>
                          <w:color w:val="000000"/>
                          <w:sz w:val="18"/>
                          <w:szCs w:val="18"/>
                        </w:rPr>
                        <w:t>Формат А4</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41244" w14:textId="6E667D36" w:rsidR="0014404A" w:rsidRDefault="0014404A">
    <w:pPr>
      <w:pStyle w:val="a7"/>
    </w:pPr>
    <w:r>
      <w:rPr>
        <w:noProof/>
      </w:rPr>
      <mc:AlternateContent>
        <mc:Choice Requires="wps">
          <w:drawing>
            <wp:anchor distT="45720" distB="45720" distL="114300" distR="114300" simplePos="0" relativeHeight="251724288" behindDoc="0" locked="0" layoutInCell="1" allowOverlap="1" wp14:anchorId="29131F31" wp14:editId="13E5B53C">
              <wp:simplePos x="0" y="0"/>
              <wp:positionH relativeFrom="column">
                <wp:posOffset>-681990</wp:posOffset>
              </wp:positionH>
              <wp:positionV relativeFrom="paragraph">
                <wp:posOffset>532130</wp:posOffset>
              </wp:positionV>
              <wp:extent cx="187325" cy="2270760"/>
              <wp:effectExtent l="3810" t="0" r="0" b="0"/>
              <wp:wrapNone/>
              <wp:docPr id="127" name="Text Box 3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7222B" w14:textId="1B418D84" w:rsidR="0014404A" w:rsidRPr="00EB5FA6" w:rsidRDefault="0014404A" w:rsidP="00215620">
                          <w:pPr>
                            <w:rPr>
                              <w:rFonts w:ascii="GOST type A" w:hAnsi="GOST type A"/>
                            </w:rPr>
                          </w:pPr>
                        </w:p>
                      </w:txbxContent>
                    </wps:txbx>
                    <wps:bodyPr rot="0" vert="vert"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131F31" id="_x0000_t202" coordsize="21600,21600" o:spt="202" path="m,l,21600r21600,l21600,xe">
              <v:stroke joinstyle="miter"/>
              <v:path gradientshapeok="t" o:connecttype="rect"/>
            </v:shapetype>
            <v:shape id="Text Box 3795" o:spid="_x0000_s1213" type="#_x0000_t202" style="position:absolute;margin-left:-53.7pt;margin-top:41.9pt;width:14.75pt;height:178.8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" filled="f" stroked="f">
              <v:textbox style="layout-flow:vertical" inset="0,0,0,0">
                <w:txbxContent>
                  <w:p w14:paraId="7F47222B" w14:textId="1B418D84" w:rsidR="0014404A" w:rsidRPr="00EB5FA6" w:rsidRDefault="0014404A" w:rsidP="00215620">
                    <w:pPr>
                      <w:rPr>
                        <w:rFonts w:ascii="GOST type A" w:hAnsi="GOST type A"/>
                      </w:rPr>
                    </w:pPr>
                  </w:p>
                </w:txbxContent>
              </v:textbox>
            </v:shape>
          </w:pict>
        </mc:Fallback>
      </mc:AlternateContent>
    </w:r>
    <w:r>
      <w:rPr>
        <w:noProof/>
      </w:rPr>
      <mc:AlternateContent>
        <mc:Choice Requires="wps">
          <w:drawing>
            <wp:anchor distT="45720" distB="45720" distL="114300" distR="114300" simplePos="0" relativeHeight="251723264" behindDoc="0" locked="0" layoutInCell="1" allowOverlap="1" wp14:anchorId="53A9B82A" wp14:editId="573A508C">
              <wp:simplePos x="0" y="0"/>
              <wp:positionH relativeFrom="column">
                <wp:posOffset>-754380</wp:posOffset>
              </wp:positionH>
              <wp:positionV relativeFrom="paragraph">
                <wp:posOffset>226695</wp:posOffset>
              </wp:positionV>
              <wp:extent cx="624205" cy="162560"/>
              <wp:effectExtent l="0" t="0" r="0" b="1270"/>
              <wp:wrapNone/>
              <wp:docPr id="126" name="Text Box 3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26B5" w14:textId="7DD6892A" w:rsidR="0014404A" w:rsidRPr="00EB5FA6" w:rsidRDefault="0014404A" w:rsidP="00215620">
                          <w:pPr>
                            <w:rPr>
                              <w:rFonts w:ascii="GOST type A" w:hAnsi="GOST type A"/>
                            </w:rPr>
                          </w:pPr>
                          <w:r>
                            <w:rPr>
                              <w:rFonts w:ascii="GOST type A" w:hAnsi="GOST type A"/>
                            </w:rPr>
                            <w:t>А-0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A9B82A" id="Text Box 3794" o:spid="_x0000_s1214" type="#_x0000_t202" style="position:absolute;margin-left:-59.4pt;margin-top:17.85pt;width:49.15pt;height:12.8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" filled="f" stroked="f">
              <v:textbox inset="0,0,0,0">
                <w:txbxContent>
                  <w:p w14:paraId="624526B5" w14:textId="7DD6892A" w:rsidR="0014404A" w:rsidRPr="00EB5FA6" w:rsidRDefault="0014404A" w:rsidP="00215620">
                    <w:pPr>
                      <w:rPr>
                        <w:rFonts w:ascii="GOST type A" w:hAnsi="GOST type A"/>
                      </w:rPr>
                    </w:pPr>
                    <w:r>
                      <w:rPr>
                        <w:rFonts w:ascii="GOST type A" w:hAnsi="GOST type A"/>
                      </w:rPr>
                      <w:t>А-0</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386D96F8" wp14:editId="64DDE849">
              <wp:simplePos x="0" y="0"/>
              <wp:positionH relativeFrom="column">
                <wp:posOffset>-842645</wp:posOffset>
              </wp:positionH>
              <wp:positionV relativeFrom="paragraph">
                <wp:posOffset>3140075</wp:posOffset>
              </wp:positionV>
              <wp:extent cx="461010" cy="3180080"/>
              <wp:effectExtent l="0" t="0" r="635" b="4445"/>
              <wp:wrapNone/>
              <wp:docPr id="125" name="Text Box 2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18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3A584" w14:textId="45F92C86" w:rsidR="0014404A" w:rsidRPr="00225B5F" w:rsidRDefault="0014404A" w:rsidP="00DF1961">
                          <w:pPr>
                            <w:jc w:val="center"/>
                            <w:rPr>
                              <w:sz w:val="36"/>
                              <w:szCs w:val="36"/>
                            </w:rPr>
                          </w:pPr>
                          <w:r>
                            <w:rPr>
                              <w:color w:val="000000"/>
                              <w:sz w:val="36"/>
                              <w:szCs w:val="36"/>
                            </w:rPr>
                            <w:t>ВНФТ</w:t>
                          </w:r>
                          <w:r w:rsidRPr="00836DC3">
                            <w:rPr>
                              <w:color w:val="000000"/>
                              <w:sz w:val="36"/>
                              <w:szCs w:val="36"/>
                            </w:rPr>
                            <w:t>.</w:t>
                          </w:r>
                          <w:r>
                            <w:rPr>
                              <w:color w:val="000000"/>
                              <w:sz w:val="36"/>
                              <w:szCs w:val="36"/>
                            </w:rPr>
                            <w:t>138.000.</w:t>
                          </w:r>
                          <w:r w:rsidRPr="00372C81">
                            <w:rPr>
                              <w:color w:val="000000"/>
                              <w:sz w:val="36"/>
                              <w:szCs w:val="36"/>
                            </w:rPr>
                            <w:t>0</w:t>
                          </w:r>
                          <w:r>
                            <w:rPr>
                              <w:color w:val="000000"/>
                              <w:sz w:val="36"/>
                              <w:szCs w:val="36"/>
                            </w:rPr>
                            <w:t>00</w:t>
                          </w:r>
                          <w:r w:rsidRPr="00372C81">
                            <w:rPr>
                              <w:color w:val="000000"/>
                              <w:sz w:val="36"/>
                              <w:szCs w:val="36"/>
                            </w:rPr>
                            <w:t>.00</w:t>
                          </w:r>
                          <w:r>
                            <w:rPr>
                              <w:color w:val="000000"/>
                              <w:sz w:val="36"/>
                              <w:szCs w:val="36"/>
                            </w:rPr>
                            <w:t>0 ПМ</w:t>
                          </w:r>
                        </w:p>
                        <w:p w14:paraId="16E19FFB" w14:textId="77777777" w:rsidR="0014404A" w:rsidRPr="00B262F7" w:rsidRDefault="0014404A" w:rsidP="00DF1961"/>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D96F8" id="Text Box 2009" o:spid="_x0000_s1215" type="#_x0000_t202" style="position:absolute;margin-left:-66.35pt;margin-top:247.25pt;width:36.3pt;height:25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" filled="f" stroked="f">
              <v:textbox style="layout-flow:vertical">
                <w:txbxContent>
                  <w:p w14:paraId="50B3A584" w14:textId="45F92C86" w:rsidR="0014404A" w:rsidRPr="00225B5F" w:rsidRDefault="0014404A" w:rsidP="00DF1961">
                    <w:pPr>
                      <w:jc w:val="center"/>
                      <w:rPr>
                        <w:sz w:val="36"/>
                        <w:szCs w:val="36"/>
                      </w:rPr>
                    </w:pPr>
                    <w:r>
                      <w:rPr>
                        <w:color w:val="000000"/>
                        <w:sz w:val="36"/>
                        <w:szCs w:val="36"/>
                      </w:rPr>
                      <w:t>ВНФТ</w:t>
                    </w:r>
                    <w:r w:rsidRPr="00836DC3">
                      <w:rPr>
                        <w:color w:val="000000"/>
                        <w:sz w:val="36"/>
                        <w:szCs w:val="36"/>
                      </w:rPr>
                      <w:t>.</w:t>
                    </w:r>
                    <w:r>
                      <w:rPr>
                        <w:color w:val="000000"/>
                        <w:sz w:val="36"/>
                        <w:szCs w:val="36"/>
                      </w:rPr>
                      <w:t>138.000.</w:t>
                    </w:r>
                    <w:r w:rsidRPr="00372C81">
                      <w:rPr>
                        <w:color w:val="000000"/>
                        <w:sz w:val="36"/>
                        <w:szCs w:val="36"/>
                      </w:rPr>
                      <w:t>0</w:t>
                    </w:r>
                    <w:r>
                      <w:rPr>
                        <w:color w:val="000000"/>
                        <w:sz w:val="36"/>
                        <w:szCs w:val="36"/>
                      </w:rPr>
                      <w:t>00</w:t>
                    </w:r>
                    <w:r w:rsidRPr="00372C81">
                      <w:rPr>
                        <w:color w:val="000000"/>
                        <w:sz w:val="36"/>
                        <w:szCs w:val="36"/>
                      </w:rPr>
                      <w:t>.00</w:t>
                    </w:r>
                    <w:r>
                      <w:rPr>
                        <w:color w:val="000000"/>
                        <w:sz w:val="36"/>
                        <w:szCs w:val="36"/>
                      </w:rPr>
                      <w:t>0 ПМ</w:t>
                    </w:r>
                  </w:p>
                  <w:p w14:paraId="16E19FFB" w14:textId="77777777" w:rsidR="0014404A" w:rsidRPr="00B262F7" w:rsidRDefault="0014404A" w:rsidP="00DF1961"/>
                </w:txbxContent>
              </v:textbox>
            </v:shape>
          </w:pict>
        </mc:Fallback>
      </mc:AlternateContent>
    </w:r>
    <w:r w:rsidR="00817EB8">
      <w:rPr>
        <w:noProof/>
      </w:rPr>
      <w:object w:dxaOrig="1440" w:dyaOrig="1440" w14:anchorId="5F458634">
        <v:group id="_x0000_s3520" style="position:absolute;margin-left:-84.15pt;margin-top:.4pt;width:818.55pt;height:557.55pt;z-index:251652608;mso-position-horizontal-relative:text;mso-position-vertical-relative:text" coordorigin="99,405" coordsize="16371,11151">
          <v:shapetype id="_x0000_t202" coordsize="21600,21600" o:spt="202" path="m,l,21600r21600,l21600,xe">
            <v:stroke joinstyle="miter"/>
            <v:path gradientshapeok="t" o:connecttype="rect"/>
          </v:shapetype>
          <v:shape id="_x0000_s2842" type="#_x0000_t202" style="position:absolute;left:542;top:10959;width:334;height:490" filled="f" stroked="f">
            <v:textbox style="layout-flow:vertical;mso-next-textbox:#_x0000_s2842" inset="0,0,0,0">
              <w:txbxContent>
                <w:p w14:paraId="232E7A05" w14:textId="7EAB12A9" w:rsidR="0014404A" w:rsidRDefault="0014404A">
                  <w:pPr>
                    <w:jc w:val="center"/>
                  </w:pPr>
                  <w:r>
                    <w:rPr>
                      <w:rStyle w:val="ac"/>
                    </w:rPr>
                    <w:fldChar w:fldCharType="begin"/>
                  </w:r>
                  <w:r>
                    <w:rPr>
                      <w:rStyle w:val="ac"/>
                    </w:rPr>
                    <w:instrText xml:space="preserve"> PAGE </w:instrText>
                  </w:r>
                  <w:r>
                    <w:rPr>
                      <w:rStyle w:val="ac"/>
                    </w:rPr>
                    <w:fldChar w:fldCharType="separate"/>
                  </w:r>
                  <w:r>
                    <w:rPr>
                      <w:rStyle w:val="ac"/>
                      <w:noProof/>
                    </w:rPr>
                    <w:t>29</w:t>
                  </w:r>
                  <w:r>
                    <w:rPr>
                      <w:rStyle w:val="ac"/>
                    </w:rPr>
                    <w:fldChar w:fldCharType="end"/>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11" type="#_x0000_t75" style="position:absolute;left:99;top:405;width:16371;height:11151;mso-wrap-edited:f" wrapcoords="376 87 376 1948 198 1948 139 2064 139 3227 198 3343 376 3343 376 14041 178 14274 139 14361 99 14972 139 15699 238 15902 376 15902 376 19158 158 19478 99 20030 139 20786 257 21019 376 21019 376 21513 21600 21513 21600 1250 20947 1250 11127 1017 11127 87 376 87">
            <v:imagedata r:id="rId1" o:title=""/>
          </v:shape>
        </v:group>
        <o:OLEObject Type="Embed" ProgID="Visio.Drawing.11" ShapeID="_x0000_s3111" DrawAspect="Content" ObjectID="_1676884235" r:id="rId2"/>
      </w:obje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2D334" w14:textId="6B445715" w:rsidR="0014404A" w:rsidRDefault="0014404A">
    <w:pPr>
      <w:pStyle w:val="a7"/>
    </w:pPr>
    <w:r>
      <w:rPr>
        <w:noProof/>
      </w:rPr>
      <mc:AlternateContent>
        <mc:Choice Requires="wpg">
          <w:drawing>
            <wp:anchor distT="0" distB="0" distL="114300" distR="114300" simplePos="0" relativeHeight="251659776" behindDoc="0" locked="0" layoutInCell="1" allowOverlap="1" wp14:anchorId="093A5821" wp14:editId="7DDEE6AC">
              <wp:simplePos x="0" y="0"/>
              <wp:positionH relativeFrom="column">
                <wp:posOffset>-466725</wp:posOffset>
              </wp:positionH>
              <wp:positionV relativeFrom="paragraph">
                <wp:posOffset>1905</wp:posOffset>
              </wp:positionV>
              <wp:extent cx="7033895" cy="10311130"/>
              <wp:effectExtent l="9525" t="11430" r="14605" b="2540"/>
              <wp:wrapNone/>
              <wp:docPr id="87" name="Group 2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895" cy="10311130"/>
                        <a:chOff x="423" y="436"/>
                        <a:chExt cx="11077" cy="16238"/>
                      </a:xfrm>
                    </wpg:grpSpPr>
                    <wps:wsp>
                      <wps:cNvPr id="88" name="Line 2162"/>
                      <wps:cNvCnPr>
                        <a:cxnSpLocks noChangeShapeType="1"/>
                      </wps:cNvCnPr>
                      <wps:spPr bwMode="auto">
                        <a:xfrm>
                          <a:off x="1097" y="16426"/>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9" name="Line 2163"/>
                      <wps:cNvCnPr>
                        <a:cxnSpLocks noChangeShapeType="1"/>
                      </wps:cNvCnPr>
                      <wps:spPr bwMode="auto">
                        <a:xfrm flipH="1">
                          <a:off x="423" y="11635"/>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164"/>
                      <wps:cNvSpPr>
                        <a:spLocks noChangeArrowheads="1"/>
                      </wps:cNvSpPr>
                      <wps:spPr bwMode="auto">
                        <a:xfrm rot="16200000">
                          <a:off x="-38" y="10772"/>
                          <a:ext cx="120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A6941" w14:textId="77777777" w:rsidR="0014404A" w:rsidRDefault="0014404A" w:rsidP="00287158">
                            <w:r>
                              <w:rPr>
                                <w:rFonts w:cs="Arial"/>
                                <w:color w:val="000000"/>
                                <w:sz w:val="18"/>
                                <w:szCs w:val="18"/>
                                <w:lang w:val="en-US"/>
                              </w:rPr>
                              <w:t>Инв. № дубл.</w:t>
                            </w:r>
                          </w:p>
                        </w:txbxContent>
                      </wps:txbx>
                      <wps:bodyPr rot="0" vert="vert270" wrap="square" lIns="0" tIns="0" rIns="0" bIns="0" anchor="t" anchorCtr="0" upright="1">
                        <a:noAutofit/>
                      </wps:bodyPr>
                    </wps:wsp>
                    <wps:wsp>
                      <wps:cNvPr id="91" name="Line 2165"/>
                      <wps:cNvCnPr>
                        <a:cxnSpLocks noChangeShapeType="1"/>
                      </wps:cNvCnPr>
                      <wps:spPr bwMode="auto">
                        <a:xfrm flipH="1">
                          <a:off x="423" y="10242"/>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2166"/>
                      <wps:cNvSpPr>
                        <a:spLocks noChangeArrowheads="1"/>
                      </wps:cNvSpPr>
                      <wps:spPr bwMode="auto">
                        <a:xfrm rot="16200000">
                          <a:off x="-13" y="8919"/>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45A84" w14:textId="77777777" w:rsidR="0014404A" w:rsidRDefault="0014404A" w:rsidP="00287158">
                            <w:r>
                              <w:rPr>
                                <w:rFonts w:cs="Arial"/>
                                <w:color w:val="000000"/>
                                <w:sz w:val="18"/>
                                <w:szCs w:val="18"/>
                                <w:lang w:val="en-US"/>
                              </w:rPr>
                              <w:t>Подп. и дата</w:t>
                            </w:r>
                          </w:p>
                        </w:txbxContent>
                      </wps:txbx>
                      <wps:bodyPr rot="0" vert="vert270" wrap="square" lIns="0" tIns="0" rIns="0" bIns="0" anchor="t" anchorCtr="0" upright="1">
                        <a:noAutofit/>
                      </wps:bodyPr>
                    </wps:wsp>
                    <wps:wsp>
                      <wps:cNvPr id="93" name="Line 2167"/>
                      <wps:cNvCnPr>
                        <a:cxnSpLocks noChangeShapeType="1"/>
                      </wps:cNvCnPr>
                      <wps:spPr bwMode="auto">
                        <a:xfrm flipH="1">
                          <a:off x="423" y="16426"/>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168"/>
                      <wps:cNvCnPr>
                        <a:cxnSpLocks noChangeShapeType="1"/>
                      </wps:cNvCnPr>
                      <wps:spPr bwMode="auto">
                        <a:xfrm flipH="1">
                          <a:off x="423" y="14977"/>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69"/>
                      <wps:cNvCnPr>
                        <a:cxnSpLocks noChangeShapeType="1"/>
                      </wps:cNvCnPr>
                      <wps:spPr bwMode="auto">
                        <a:xfrm flipH="1">
                          <a:off x="423" y="13028"/>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170"/>
                      <wps:cNvCnPr>
                        <a:cxnSpLocks noChangeShapeType="1"/>
                      </wps:cNvCnPr>
                      <wps:spPr bwMode="auto">
                        <a:xfrm flipV="1">
                          <a:off x="704" y="7790"/>
                          <a:ext cx="1" cy="86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171"/>
                      <wps:cNvCnPr>
                        <a:cxnSpLocks noChangeShapeType="1"/>
                      </wps:cNvCnPr>
                      <wps:spPr bwMode="auto">
                        <a:xfrm>
                          <a:off x="423" y="7847"/>
                          <a:ext cx="1" cy="85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2172"/>
                      <wps:cNvSpPr>
                        <a:spLocks noChangeArrowheads="1"/>
                      </wps:cNvSpPr>
                      <wps:spPr bwMode="auto">
                        <a:xfrm rot="16200000">
                          <a:off x="-42" y="15529"/>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22F" w14:textId="77777777" w:rsidR="0014404A" w:rsidRDefault="0014404A" w:rsidP="00287158">
                            <w:pPr>
                              <w:rPr>
                                <w:sz w:val="18"/>
                              </w:rPr>
                            </w:pPr>
                            <w:r>
                              <w:rPr>
                                <w:color w:val="000000"/>
                                <w:sz w:val="18"/>
                                <w:szCs w:val="18"/>
                                <w:lang w:val="en-US"/>
                              </w:rPr>
                              <w:t>Инв. № подл.</w:t>
                            </w:r>
                          </w:p>
                        </w:txbxContent>
                      </wps:txbx>
                      <wps:bodyPr rot="0" vert="vert270" wrap="square" lIns="0" tIns="0" rIns="0" bIns="0" anchor="t" anchorCtr="0" upright="1">
                        <a:noAutofit/>
                      </wps:bodyPr>
                    </wps:wsp>
                    <wps:wsp>
                      <wps:cNvPr id="99" name="Rectangle 2173"/>
                      <wps:cNvSpPr>
                        <a:spLocks noChangeArrowheads="1"/>
                      </wps:cNvSpPr>
                      <wps:spPr bwMode="auto">
                        <a:xfrm rot="16200000">
                          <a:off x="-13" y="13776"/>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6FE2" w14:textId="77777777" w:rsidR="0014404A" w:rsidRDefault="0014404A" w:rsidP="00287158">
                            <w:r>
                              <w:rPr>
                                <w:rFonts w:cs="Arial"/>
                                <w:color w:val="000000"/>
                                <w:sz w:val="18"/>
                                <w:szCs w:val="18"/>
                                <w:lang w:val="en-US"/>
                              </w:rPr>
                              <w:t>Подп. и дата</w:t>
                            </w:r>
                          </w:p>
                        </w:txbxContent>
                      </wps:txbx>
                      <wps:bodyPr rot="0" vert="vert270" wrap="square" lIns="0" tIns="0" rIns="0" bIns="0" anchor="t" anchorCtr="0" upright="1">
                        <a:noAutofit/>
                      </wps:bodyPr>
                    </wps:wsp>
                    <wps:wsp>
                      <wps:cNvPr id="100" name="Rectangle 2174"/>
                      <wps:cNvSpPr>
                        <a:spLocks noChangeArrowheads="1"/>
                      </wps:cNvSpPr>
                      <wps:spPr bwMode="auto">
                        <a:xfrm rot="16200000">
                          <a:off x="-46" y="12168"/>
                          <a:ext cx="120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3022A" w14:textId="77777777" w:rsidR="0014404A" w:rsidRDefault="0014404A" w:rsidP="00287158">
                            <w:r>
                              <w:rPr>
                                <w:rFonts w:cs="Arial"/>
                                <w:color w:val="000000"/>
                                <w:sz w:val="18"/>
                                <w:szCs w:val="18"/>
                                <w:lang w:val="en-US"/>
                              </w:rPr>
                              <w:t>Взам. инв. №</w:t>
                            </w:r>
                          </w:p>
                        </w:txbxContent>
                      </wps:txbx>
                      <wps:bodyPr rot="0" vert="vert270" wrap="square" lIns="0" tIns="0" rIns="0" bIns="0" anchor="t" anchorCtr="0" upright="1">
                        <a:noAutofit/>
                      </wps:bodyPr>
                    </wps:wsp>
                    <wps:wsp>
                      <wps:cNvPr id="101" name="Line 2175"/>
                      <wps:cNvCnPr>
                        <a:cxnSpLocks noChangeShapeType="1"/>
                      </wps:cNvCnPr>
                      <wps:spPr bwMode="auto">
                        <a:xfrm flipV="1">
                          <a:off x="1097" y="436"/>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176"/>
                      <wps:cNvCnPr>
                        <a:cxnSpLocks noChangeShapeType="1"/>
                      </wps:cNvCnPr>
                      <wps:spPr bwMode="auto">
                        <a:xfrm>
                          <a:off x="1097" y="436"/>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Line 2177"/>
                      <wps:cNvCnPr>
                        <a:cxnSpLocks noChangeShapeType="1"/>
                      </wps:cNvCnPr>
                      <wps:spPr bwMode="auto">
                        <a:xfrm>
                          <a:off x="423" y="7790"/>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178"/>
                      <wps:cNvCnPr>
                        <a:cxnSpLocks noChangeShapeType="1"/>
                      </wps:cNvCnPr>
                      <wps:spPr bwMode="auto">
                        <a:xfrm flipH="1">
                          <a:off x="423" y="7790"/>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179"/>
                      <wps:cNvCnPr>
                        <a:cxnSpLocks noChangeShapeType="1"/>
                      </wps:cNvCnPr>
                      <wps:spPr bwMode="auto">
                        <a:xfrm flipV="1">
                          <a:off x="11499" y="436"/>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Line 2180"/>
                      <wps:cNvCnPr>
                        <a:cxnSpLocks noChangeShapeType="1"/>
                      </wps:cNvCnPr>
                      <wps:spPr bwMode="auto">
                        <a:xfrm>
                          <a:off x="1097" y="15591"/>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Line 2181"/>
                      <wps:cNvCnPr>
                        <a:cxnSpLocks noChangeShapeType="1"/>
                      </wps:cNvCnPr>
                      <wps:spPr bwMode="auto">
                        <a:xfrm>
                          <a:off x="1094" y="16144"/>
                          <a:ext cx="365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2182"/>
                      <wps:cNvSpPr>
                        <a:spLocks noChangeArrowheads="1"/>
                      </wps:cNvSpPr>
                      <wps:spPr bwMode="auto">
                        <a:xfrm>
                          <a:off x="1600" y="16190"/>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2AFBF" w14:textId="77777777" w:rsidR="0014404A" w:rsidRDefault="0014404A" w:rsidP="00287158">
                            <w:r>
                              <w:rPr>
                                <w:color w:val="000000"/>
                                <w:sz w:val="18"/>
                                <w:szCs w:val="18"/>
                                <w:lang w:val="en-US"/>
                              </w:rPr>
                              <w:t>Лист</w:t>
                            </w:r>
                          </w:p>
                        </w:txbxContent>
                      </wps:txbx>
                      <wps:bodyPr rot="0" vert="horz" wrap="square" lIns="0" tIns="0" rIns="0" bIns="0" anchor="t" anchorCtr="0" upright="1">
                        <a:noAutofit/>
                      </wps:bodyPr>
                    </wps:wsp>
                    <wps:wsp>
                      <wps:cNvPr id="109" name="Rectangle 2183"/>
                      <wps:cNvSpPr>
                        <a:spLocks noChangeArrowheads="1"/>
                      </wps:cNvSpPr>
                      <wps:spPr bwMode="auto">
                        <a:xfrm>
                          <a:off x="2331" y="16190"/>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3D560" w14:textId="77777777" w:rsidR="0014404A" w:rsidRDefault="0014404A" w:rsidP="00287158">
                            <w:r>
                              <w:rPr>
                                <w:color w:val="000000"/>
                                <w:sz w:val="18"/>
                                <w:szCs w:val="18"/>
                                <w:lang w:val="en-US"/>
                              </w:rPr>
                              <w:t>№ докум.</w:t>
                            </w:r>
                          </w:p>
                        </w:txbxContent>
                      </wps:txbx>
                      <wps:bodyPr rot="0" vert="horz" wrap="square" lIns="0" tIns="0" rIns="0" bIns="0" anchor="t" anchorCtr="0" upright="1">
                        <a:noAutofit/>
                      </wps:bodyPr>
                    </wps:wsp>
                    <wps:wsp>
                      <wps:cNvPr id="110" name="Rectangle 2184"/>
                      <wps:cNvSpPr>
                        <a:spLocks noChangeArrowheads="1"/>
                      </wps:cNvSpPr>
                      <wps:spPr bwMode="auto">
                        <a:xfrm>
                          <a:off x="3568" y="16190"/>
                          <a:ext cx="566"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EF540" w14:textId="77777777" w:rsidR="0014404A" w:rsidRDefault="0014404A" w:rsidP="00287158">
                            <w:r>
                              <w:rPr>
                                <w:color w:val="000000"/>
                                <w:sz w:val="18"/>
                                <w:szCs w:val="18"/>
                                <w:lang w:val="en-US"/>
                              </w:rPr>
                              <w:t>Подп.</w:t>
                            </w:r>
                          </w:p>
                        </w:txbxContent>
                      </wps:txbx>
                      <wps:bodyPr rot="0" vert="horz" wrap="square" lIns="0" tIns="0" rIns="0" bIns="0" anchor="t" anchorCtr="0" upright="1">
                        <a:noAutofit/>
                      </wps:bodyPr>
                    </wps:wsp>
                    <wps:wsp>
                      <wps:cNvPr id="111" name="Rectangle 2185"/>
                      <wps:cNvSpPr>
                        <a:spLocks noChangeArrowheads="1"/>
                      </wps:cNvSpPr>
                      <wps:spPr bwMode="auto">
                        <a:xfrm>
                          <a:off x="4299" y="16190"/>
                          <a:ext cx="4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F2214" w14:textId="77777777" w:rsidR="0014404A" w:rsidRDefault="0014404A" w:rsidP="00287158">
                            <w:r>
                              <w:rPr>
                                <w:color w:val="000000"/>
                                <w:sz w:val="18"/>
                                <w:szCs w:val="18"/>
                                <w:lang w:val="en-US"/>
                              </w:rPr>
                              <w:t>Дата</w:t>
                            </w:r>
                          </w:p>
                        </w:txbxContent>
                      </wps:txbx>
                      <wps:bodyPr rot="0" vert="horz" wrap="square" lIns="0" tIns="0" rIns="0" bIns="0" anchor="t" anchorCtr="0" upright="1">
                        <a:noAutofit/>
                      </wps:bodyPr>
                    </wps:wsp>
                    <wps:wsp>
                      <wps:cNvPr id="112" name="Rectangle 2186"/>
                      <wps:cNvSpPr>
                        <a:spLocks noChangeArrowheads="1"/>
                      </wps:cNvSpPr>
                      <wps:spPr bwMode="auto">
                        <a:xfrm>
                          <a:off x="1143" y="16208"/>
                          <a:ext cx="415"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0DEA0" w14:textId="77777777" w:rsidR="0014404A" w:rsidRDefault="0014404A" w:rsidP="00287158">
                            <w:r>
                              <w:rPr>
                                <w:color w:val="000000"/>
                                <w:sz w:val="16"/>
                                <w:szCs w:val="16"/>
                                <w:lang w:val="en-US"/>
                              </w:rPr>
                              <w:t>Изм.</w:t>
                            </w:r>
                          </w:p>
                        </w:txbxContent>
                      </wps:txbx>
                      <wps:bodyPr rot="0" vert="horz" wrap="square" lIns="0" tIns="0" rIns="0" bIns="0" anchor="t" anchorCtr="0" upright="1">
                        <a:noAutofit/>
                      </wps:bodyPr>
                    </wps:wsp>
                    <wps:wsp>
                      <wps:cNvPr id="113" name="Line 2187"/>
                      <wps:cNvCnPr>
                        <a:cxnSpLocks noChangeShapeType="1"/>
                      </wps:cNvCnPr>
                      <wps:spPr bwMode="auto">
                        <a:xfrm>
                          <a:off x="10824" y="15870"/>
                          <a:ext cx="67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188"/>
                      <wps:cNvCnPr>
                        <a:cxnSpLocks noChangeShapeType="1"/>
                      </wps:cNvCnPr>
                      <wps:spPr bwMode="auto">
                        <a:xfrm flipV="1">
                          <a:off x="10824"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5" name="Line 2189"/>
                      <wps:cNvCnPr>
                        <a:cxnSpLocks noChangeShapeType="1"/>
                      </wps:cNvCnPr>
                      <wps:spPr bwMode="auto">
                        <a:xfrm>
                          <a:off x="1097" y="15870"/>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190"/>
                      <wps:cNvCnPr>
                        <a:cxnSpLocks noChangeShapeType="1"/>
                      </wps:cNvCnPr>
                      <wps:spPr bwMode="auto">
                        <a:xfrm flipV="1">
                          <a:off x="4751"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7" name="Line 2191"/>
                      <wps:cNvCnPr>
                        <a:cxnSpLocks noChangeShapeType="1"/>
                      </wps:cNvCnPr>
                      <wps:spPr bwMode="auto">
                        <a:xfrm flipV="1">
                          <a:off x="4189"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Line 2192"/>
                      <wps:cNvCnPr>
                        <a:cxnSpLocks noChangeShapeType="1"/>
                      </wps:cNvCnPr>
                      <wps:spPr bwMode="auto">
                        <a:xfrm flipV="1">
                          <a:off x="3347"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193"/>
                      <wps:cNvCnPr>
                        <a:cxnSpLocks noChangeShapeType="1"/>
                      </wps:cNvCnPr>
                      <wps:spPr bwMode="auto">
                        <a:xfrm flipV="1">
                          <a:off x="2053"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194"/>
                      <wps:cNvCnPr>
                        <a:cxnSpLocks noChangeShapeType="1"/>
                      </wps:cNvCnPr>
                      <wps:spPr bwMode="auto">
                        <a:xfrm flipV="1">
                          <a:off x="1491"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2195"/>
                      <wps:cNvSpPr>
                        <a:spLocks noChangeArrowheads="1"/>
                      </wps:cNvSpPr>
                      <wps:spPr bwMode="auto">
                        <a:xfrm>
                          <a:off x="10990" y="15641"/>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31F3" w14:textId="77777777" w:rsidR="0014404A" w:rsidRDefault="0014404A" w:rsidP="00287158">
                            <w:r>
                              <w:rPr>
                                <w:color w:val="000000"/>
                                <w:sz w:val="18"/>
                                <w:szCs w:val="18"/>
                                <w:lang w:val="en-US"/>
                              </w:rPr>
                              <w:t>Лист</w:t>
                            </w:r>
                          </w:p>
                        </w:txbxContent>
                      </wps:txbx>
                      <wps:bodyPr rot="0" vert="horz" wrap="square" lIns="0" tIns="0" rIns="0" bIns="0" anchor="t" anchorCtr="0" upright="1">
                        <a:noAutofit/>
                      </wps:bodyPr>
                    </wps:wsp>
                    <wps:wsp>
                      <wps:cNvPr id="122" name="Text Box 2196"/>
                      <wps:cNvSpPr txBox="1">
                        <a:spLocks noChangeArrowheads="1"/>
                      </wps:cNvSpPr>
                      <wps:spPr bwMode="auto">
                        <a:xfrm>
                          <a:off x="5483" y="15747"/>
                          <a:ext cx="47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837646" w14:textId="1C84DBAF" w:rsidR="0014404A" w:rsidRPr="00836DC3" w:rsidRDefault="0014404A" w:rsidP="00C22D9E">
                            <w:pPr>
                              <w:jc w:val="center"/>
                              <w:rPr>
                                <w:sz w:val="36"/>
                                <w:szCs w:val="36"/>
                              </w:rPr>
                            </w:pPr>
                            <w:r>
                              <w:rPr>
                                <w:color w:val="000000"/>
                                <w:sz w:val="36"/>
                                <w:szCs w:val="36"/>
                              </w:rPr>
                              <w:t>ВНФТ</w:t>
                            </w:r>
                            <w:r w:rsidRPr="00836DC3">
                              <w:rPr>
                                <w:color w:val="000000"/>
                                <w:sz w:val="36"/>
                                <w:szCs w:val="36"/>
                              </w:rPr>
                              <w:t>.</w:t>
                            </w:r>
                            <w:r>
                              <w:rPr>
                                <w:color w:val="000000"/>
                                <w:sz w:val="36"/>
                                <w:szCs w:val="36"/>
                              </w:rPr>
                              <w:t>138.000</w:t>
                            </w:r>
                            <w:r>
                              <w:rPr>
                                <w:color w:val="000000"/>
                                <w:sz w:val="36"/>
                                <w:szCs w:val="36"/>
                                <w:lang w:val="en-US"/>
                              </w:rPr>
                              <w:t>.00</w:t>
                            </w:r>
                            <w:r>
                              <w:rPr>
                                <w:color w:val="000000"/>
                                <w:sz w:val="36"/>
                                <w:szCs w:val="36"/>
                              </w:rPr>
                              <w:t xml:space="preserve">0.000 </w:t>
                            </w:r>
                            <w:r>
                              <w:rPr>
                                <w:sz w:val="36"/>
                                <w:szCs w:val="36"/>
                              </w:rPr>
                              <w:t>ПМ</w:t>
                            </w:r>
                          </w:p>
                          <w:p w14:paraId="115D2251" w14:textId="77777777" w:rsidR="0014404A" w:rsidRPr="00B0180B" w:rsidRDefault="0014404A" w:rsidP="00287158"/>
                        </w:txbxContent>
                      </wps:txbx>
                      <wps:bodyPr rot="0" vert="horz" wrap="square" lIns="91440" tIns="45720" rIns="91440" bIns="45720" anchor="t" anchorCtr="0" upright="1">
                        <a:noAutofit/>
                      </wps:bodyPr>
                    </wps:wsp>
                    <wps:wsp>
                      <wps:cNvPr id="123" name="Rectangle 2197"/>
                      <wps:cNvSpPr>
                        <a:spLocks noChangeArrowheads="1"/>
                      </wps:cNvSpPr>
                      <wps:spPr bwMode="auto">
                        <a:xfrm>
                          <a:off x="7737" y="16421"/>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BAAB6" w14:textId="77777777" w:rsidR="0014404A" w:rsidRDefault="0014404A" w:rsidP="00287158">
                            <w:r>
                              <w:rPr>
                                <w:color w:val="000000"/>
                                <w:sz w:val="18"/>
                                <w:szCs w:val="18"/>
                              </w:rPr>
                              <w:t>Копировал</w:t>
                            </w:r>
                          </w:p>
                        </w:txbxContent>
                      </wps:txbx>
                      <wps:bodyPr rot="0" vert="horz" wrap="square" lIns="0" tIns="0" rIns="0" bIns="0" anchor="t" anchorCtr="0" upright="1">
                        <a:noAutofit/>
                      </wps:bodyPr>
                    </wps:wsp>
                    <wps:wsp>
                      <wps:cNvPr id="124" name="Rectangle 2198"/>
                      <wps:cNvSpPr>
                        <a:spLocks noChangeArrowheads="1"/>
                      </wps:cNvSpPr>
                      <wps:spPr bwMode="auto">
                        <a:xfrm>
                          <a:off x="9599" y="16435"/>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B6AE" w14:textId="77777777" w:rsidR="0014404A" w:rsidRDefault="0014404A" w:rsidP="00287158">
                            <w:r>
                              <w:rPr>
                                <w:color w:val="000000"/>
                                <w:sz w:val="18"/>
                                <w:szCs w:val="18"/>
                              </w:rPr>
                              <w:t>Формат А4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A5821" id="Group 2161" o:spid="_x0000_s1216" style="position:absolute;margin-left:-36.75pt;margin-top:.15pt;width:553.85pt;height:811.9pt;z-index:251659776" coordorigin="423,436" coordsize="11077,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">
              <v:line id="Line 2162" o:spid="_x0000_s1217" style="position:absolute;visibility:visible;mso-wrap-style:square" from="1097,16426" to="1149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" strokeweight="1.25pt"/>
              <v:line id="Line 2163" o:spid="_x0000_s1218" style="position:absolute;flip:x;visibility:visible;mso-wrap-style:square" from="423,11635" to="1097,1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" strokeweight="1pt"/>
              <v:rect id="Rectangle 2164" o:spid="_x0000_s1219" style="position:absolute;left:-38;top:10772;width:120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" filled="f" stroked="f">
                <v:textbox style="layout-flow:vertical;mso-layout-flow-alt:bottom-to-top" inset="0,0,0,0">
                  <w:txbxContent>
                    <w:p w14:paraId="54DA6941" w14:textId="77777777" w:rsidR="0014404A" w:rsidRDefault="0014404A" w:rsidP="00287158">
                      <w:proofErr w:type="spellStart"/>
                      <w:r>
                        <w:rPr>
                          <w:rFonts w:cs="Arial"/>
                          <w:color w:val="000000"/>
                          <w:sz w:val="18"/>
                          <w:szCs w:val="18"/>
                          <w:lang w:val="en-US"/>
                        </w:rPr>
                        <w:t>Инв</w:t>
                      </w:r>
                      <w:proofErr w:type="spellEnd"/>
                      <w:r>
                        <w:rPr>
                          <w:rFonts w:cs="Arial"/>
                          <w:color w:val="000000"/>
                          <w:sz w:val="18"/>
                          <w:szCs w:val="18"/>
                          <w:lang w:val="en-US"/>
                        </w:rPr>
                        <w:t xml:space="preserve">. № </w:t>
                      </w:r>
                      <w:proofErr w:type="spellStart"/>
                      <w:r>
                        <w:rPr>
                          <w:rFonts w:cs="Arial"/>
                          <w:color w:val="000000"/>
                          <w:sz w:val="18"/>
                          <w:szCs w:val="18"/>
                          <w:lang w:val="en-US"/>
                        </w:rPr>
                        <w:t>дубл</w:t>
                      </w:r>
                      <w:proofErr w:type="spellEnd"/>
                      <w:r>
                        <w:rPr>
                          <w:rFonts w:cs="Arial"/>
                          <w:color w:val="000000"/>
                          <w:sz w:val="18"/>
                          <w:szCs w:val="18"/>
                          <w:lang w:val="en-US"/>
                        </w:rPr>
                        <w:t>.</w:t>
                      </w:r>
                    </w:p>
                  </w:txbxContent>
                </v:textbox>
              </v:rect>
              <v:line id="Line 2165" o:spid="_x0000_s1220" style="position:absolute;flip:x;visibility:visible;mso-wrap-style:square" from="423,10242" to="1097,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" strokeweight="1pt"/>
              <v:rect id="Rectangle 2166" o:spid="_x0000_s1221" style="position:absolute;left:-13;top:8919;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" filled="f" stroked="f">
                <v:textbox style="layout-flow:vertical;mso-layout-flow-alt:bottom-to-top" inset="0,0,0,0">
                  <w:txbxContent>
                    <w:p w14:paraId="03345A84" w14:textId="77777777" w:rsidR="0014404A" w:rsidRDefault="0014404A" w:rsidP="00287158">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line id="Line 2167" o:spid="_x0000_s1222" style="position:absolute;flip:x;visibility:visible;mso-wrap-style:square" from="423,16426" to="1097,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a4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CHCma4xQAAANsAAAAP&#10;AAAAAAAAAAAAAAAAAAcCAABkcnMvZG93bnJldi54bWxQSwUGAAAAAAMAAwC3AAAA+QIAAAAA&#10;" strokeweight="1pt"/>
              <v:line id="Line 2168" o:spid="_x0000_s1223" style="position:absolute;flip:x;visibility:visible;mso-wrap-style:square" from="423,14977" to="1097,1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line id="Line 2169" o:spid="_x0000_s1224" style="position:absolute;flip:x;visibility:visible;mso-wrap-style:square" from="423,13028" to="1097,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tX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Bnr1tXxQAAANsAAAAP&#10;AAAAAAAAAAAAAAAAAAcCAABkcnMvZG93bnJldi54bWxQSwUGAAAAAAMAAwC3AAAA+QIAAAAA&#10;" strokeweight="1pt"/>
              <v:line id="Line 2170" o:spid="_x0000_s1225" style="position:absolute;flip:y;visibility:visible;mso-wrap-style:square" from="704,7790" to="705,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" strokeweight="1pt"/>
              <v:line id="Line 2171" o:spid="_x0000_s1226" style="position:absolute;visibility:visible;mso-wrap-style:square" from="423,7847" to="42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rect id="Rectangle 2172" o:spid="_x0000_s1227" style="position:absolute;left:-42;top:15529;width:1215;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" filled="f" stroked="f">
                <v:textbox style="layout-flow:vertical;mso-layout-flow-alt:bottom-to-top" inset="0,0,0,0">
                  <w:txbxContent>
                    <w:p w14:paraId="1654622F" w14:textId="77777777" w:rsidR="0014404A" w:rsidRDefault="0014404A" w:rsidP="00287158">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color w:val="000000"/>
                          <w:sz w:val="18"/>
                          <w:szCs w:val="18"/>
                          <w:lang w:val="en-US"/>
                        </w:rPr>
                        <w:t>.</w:t>
                      </w:r>
                    </w:p>
                  </w:txbxContent>
                </v:textbox>
              </v:rect>
              <v:rect id="Rectangle 2173" o:spid="_x0000_s1228" style="position:absolute;left:-13;top:13776;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" filled="f" stroked="f">
                <v:textbox style="layout-flow:vertical;mso-layout-flow-alt:bottom-to-top" inset="0,0,0,0">
                  <w:txbxContent>
                    <w:p w14:paraId="54CE6FE2" w14:textId="77777777" w:rsidR="0014404A" w:rsidRDefault="0014404A" w:rsidP="00287158">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rect id="Rectangle 2174" o:spid="_x0000_s1229" style="position:absolute;left:-46;top:12168;width:120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" filled="f" stroked="f">
                <v:textbox style="layout-flow:vertical;mso-layout-flow-alt:bottom-to-top" inset="0,0,0,0">
                  <w:txbxContent>
                    <w:p w14:paraId="37E3022A" w14:textId="77777777" w:rsidR="0014404A" w:rsidRDefault="0014404A" w:rsidP="00287158">
                      <w:proofErr w:type="spellStart"/>
                      <w:r>
                        <w:rPr>
                          <w:rFonts w:cs="Arial"/>
                          <w:color w:val="000000"/>
                          <w:sz w:val="18"/>
                          <w:szCs w:val="18"/>
                          <w:lang w:val="en-US"/>
                        </w:rPr>
                        <w:t>Взам</w:t>
                      </w:r>
                      <w:proofErr w:type="spellEnd"/>
                      <w:r>
                        <w:rPr>
                          <w:rFonts w:cs="Arial"/>
                          <w:color w:val="000000"/>
                          <w:sz w:val="18"/>
                          <w:szCs w:val="18"/>
                          <w:lang w:val="en-US"/>
                        </w:rPr>
                        <w:t xml:space="preserve">. </w:t>
                      </w:r>
                      <w:proofErr w:type="spellStart"/>
                      <w:r>
                        <w:rPr>
                          <w:rFonts w:cs="Arial"/>
                          <w:color w:val="000000"/>
                          <w:sz w:val="18"/>
                          <w:szCs w:val="18"/>
                          <w:lang w:val="en-US"/>
                        </w:rPr>
                        <w:t>инв</w:t>
                      </w:r>
                      <w:proofErr w:type="spellEnd"/>
                      <w:r>
                        <w:rPr>
                          <w:rFonts w:cs="Arial"/>
                          <w:color w:val="000000"/>
                          <w:sz w:val="18"/>
                          <w:szCs w:val="18"/>
                          <w:lang w:val="en-US"/>
                        </w:rPr>
                        <w:t>. №</w:t>
                      </w:r>
                    </w:p>
                  </w:txbxContent>
                </v:textbox>
              </v:rect>
              <v:line id="Line 2175" o:spid="_x0000_s1230" style="position:absolute;flip:y;visibility:visible;mso-wrap-style:square" from="1097,436" to="1098,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" strokeweight="1.25pt"/>
              <v:line id="Line 2176" o:spid="_x0000_s1231" style="position:absolute;visibility:visible;mso-wrap-style:square" from="1097,436" to="1149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" strokeweight="1.25pt"/>
              <v:line id="Line 2177" o:spid="_x0000_s1232" style="position:absolute;visibility:visible;mso-wrap-style:square" from="423,7790" to="424,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Line 2178" o:spid="_x0000_s1233" style="position:absolute;flip:x;visibility:visible;mso-wrap-style:square" from="423,7790" to="1097,7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" strokeweight="1pt"/>
              <v:line id="Line 2179" o:spid="_x0000_s1234" style="position:absolute;flip:y;visibility:visible;mso-wrap-style:square" from="11499,436" to="11500,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" strokeweight="1.25pt"/>
              <v:line id="Line 2180" o:spid="_x0000_s1235" style="position:absolute;visibility:visible;mso-wrap-style:square" from="1097,15591" to="11499,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" strokeweight="1.25pt"/>
              <v:line id="Line 2181" o:spid="_x0000_s1236" style="position:absolute;visibility:visible;mso-wrap-style:square" from="1094,16144" to="4749,16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2182" o:spid="_x0000_s1237" style="position:absolute;left:1600;top:16190;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092AFBF" w14:textId="77777777" w:rsidR="0014404A" w:rsidRDefault="0014404A" w:rsidP="00287158">
                      <w:proofErr w:type="spellStart"/>
                      <w:r>
                        <w:rPr>
                          <w:color w:val="000000"/>
                          <w:sz w:val="18"/>
                          <w:szCs w:val="18"/>
                          <w:lang w:val="en-US"/>
                        </w:rPr>
                        <w:t>Лист</w:t>
                      </w:r>
                      <w:proofErr w:type="spellEnd"/>
                    </w:p>
                  </w:txbxContent>
                </v:textbox>
              </v:rect>
              <v:rect id="Rectangle 2183" o:spid="_x0000_s1238" style="position:absolute;left:2331;top:16190;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E83D560" w14:textId="77777777" w:rsidR="0014404A" w:rsidRDefault="0014404A" w:rsidP="00287158">
                      <w:r>
                        <w:rPr>
                          <w:color w:val="000000"/>
                          <w:sz w:val="18"/>
                          <w:szCs w:val="18"/>
                          <w:lang w:val="en-US"/>
                        </w:rPr>
                        <w:t xml:space="preserve">№ </w:t>
                      </w:r>
                      <w:proofErr w:type="spellStart"/>
                      <w:r>
                        <w:rPr>
                          <w:color w:val="000000"/>
                          <w:sz w:val="18"/>
                          <w:szCs w:val="18"/>
                          <w:lang w:val="en-US"/>
                        </w:rPr>
                        <w:t>докум</w:t>
                      </w:r>
                      <w:proofErr w:type="spellEnd"/>
                      <w:r>
                        <w:rPr>
                          <w:color w:val="000000"/>
                          <w:sz w:val="18"/>
                          <w:szCs w:val="18"/>
                          <w:lang w:val="en-US"/>
                        </w:rPr>
                        <w:t>.</w:t>
                      </w:r>
                    </w:p>
                  </w:txbxContent>
                </v:textbox>
              </v:rect>
              <v:rect id="Rectangle 2184" o:spid="_x0000_s1239" style="position:absolute;left:3568;top:16190;width:56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27EF540" w14:textId="77777777" w:rsidR="0014404A" w:rsidRDefault="0014404A" w:rsidP="00287158">
                      <w:proofErr w:type="spellStart"/>
                      <w:r>
                        <w:rPr>
                          <w:color w:val="000000"/>
                          <w:sz w:val="18"/>
                          <w:szCs w:val="18"/>
                          <w:lang w:val="en-US"/>
                        </w:rPr>
                        <w:t>Подп</w:t>
                      </w:r>
                      <w:proofErr w:type="spellEnd"/>
                      <w:r>
                        <w:rPr>
                          <w:color w:val="000000"/>
                          <w:sz w:val="18"/>
                          <w:szCs w:val="18"/>
                          <w:lang w:val="en-US"/>
                        </w:rPr>
                        <w:t>.</w:t>
                      </w:r>
                    </w:p>
                  </w:txbxContent>
                </v:textbox>
              </v:rect>
              <v:rect id="Rectangle 2185" o:spid="_x0000_s1240" style="position:absolute;left:4299;top:16190;width:48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0CF2214" w14:textId="77777777" w:rsidR="0014404A" w:rsidRDefault="0014404A" w:rsidP="00287158">
                      <w:proofErr w:type="spellStart"/>
                      <w:r>
                        <w:rPr>
                          <w:color w:val="000000"/>
                          <w:sz w:val="18"/>
                          <w:szCs w:val="18"/>
                          <w:lang w:val="en-US"/>
                        </w:rPr>
                        <w:t>Дата</w:t>
                      </w:r>
                      <w:proofErr w:type="spellEnd"/>
                    </w:p>
                  </w:txbxContent>
                </v:textbox>
              </v:rect>
              <v:rect id="Rectangle 2186" o:spid="_x0000_s1241" style="position:absolute;left:1143;top:16208;width:415;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EF0DEA0" w14:textId="77777777" w:rsidR="0014404A" w:rsidRDefault="0014404A" w:rsidP="00287158">
                      <w:proofErr w:type="spellStart"/>
                      <w:r>
                        <w:rPr>
                          <w:color w:val="000000"/>
                          <w:sz w:val="16"/>
                          <w:szCs w:val="16"/>
                          <w:lang w:val="en-US"/>
                        </w:rPr>
                        <w:t>Изм</w:t>
                      </w:r>
                      <w:proofErr w:type="spellEnd"/>
                      <w:r>
                        <w:rPr>
                          <w:color w:val="000000"/>
                          <w:sz w:val="16"/>
                          <w:szCs w:val="16"/>
                          <w:lang w:val="en-US"/>
                        </w:rPr>
                        <w:t>.</w:t>
                      </w:r>
                    </w:p>
                  </w:txbxContent>
                </v:textbox>
              </v:rect>
              <v:line id="Line 2187" o:spid="_x0000_s1242" style="position:absolute;visibility:visible;mso-wrap-style:square" from="10824,15870" to="11499,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2188" o:spid="_x0000_s1243" style="position:absolute;flip:y;visibility:visible;mso-wrap-style:square" from="10824,15591" to="10825,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" strokeweight="1.25pt"/>
              <v:line id="Line 2189" o:spid="_x0000_s1244" style="position:absolute;visibility:visible;mso-wrap-style:square" from="1097,15870" to="4751,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2190" o:spid="_x0000_s1245" style="position:absolute;flip:y;visibility:visible;mso-wrap-style:square" from="4751,15591" to="4752,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" strokeweight="1.25pt"/>
              <v:line id="Line 2191" o:spid="_x0000_s1246" style="position:absolute;flip:y;visibility:visible;mso-wrap-style:square" from="4189,15591" to="4190,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" strokeweight="1.25pt"/>
              <v:line id="Line 2192" o:spid="_x0000_s1247" style="position:absolute;flip:y;visibility:visible;mso-wrap-style:square" from="3347,15591" to="3348,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" strokeweight="1.25pt"/>
              <v:line id="Line 2193" o:spid="_x0000_s1248" style="position:absolute;flip:y;visibility:visible;mso-wrap-style:square" from="2053,15591" to="205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" strokeweight="1.25pt"/>
              <v:line id="Line 2194" o:spid="_x0000_s1249" style="position:absolute;flip:y;visibility:visible;mso-wrap-style:square" from="1491,15591" to="1492,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" strokeweight="1.25pt"/>
              <v:rect id="Rectangle 2195" o:spid="_x0000_s1250" style="position:absolute;left:10990;top:15641;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B1631F3" w14:textId="77777777" w:rsidR="0014404A" w:rsidRDefault="0014404A" w:rsidP="00287158">
                      <w:proofErr w:type="spellStart"/>
                      <w:r>
                        <w:rPr>
                          <w:color w:val="000000"/>
                          <w:sz w:val="18"/>
                          <w:szCs w:val="18"/>
                          <w:lang w:val="en-US"/>
                        </w:rPr>
                        <w:t>Лист</w:t>
                      </w:r>
                      <w:proofErr w:type="spellEnd"/>
                    </w:p>
                  </w:txbxContent>
                </v:textbox>
              </v:rect>
              <v:shapetype id="_x0000_t202" coordsize="21600,21600" o:spt="202" path="m,l,21600r21600,l21600,xe">
                <v:stroke joinstyle="miter"/>
                <v:path gradientshapeok="t" o:connecttype="rect"/>
              </v:shapetype>
              <v:shape id="Text Box 2196" o:spid="_x0000_s1251" type="#_x0000_t202" style="position:absolute;left:5483;top:15747;width:47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" filled="f" stroked="f" strokeweight="0">
                <v:textbox>
                  <w:txbxContent>
                    <w:p w14:paraId="1F837646" w14:textId="1C84DBAF" w:rsidR="0014404A" w:rsidRPr="00836DC3" w:rsidRDefault="0014404A" w:rsidP="00C22D9E">
                      <w:pPr>
                        <w:jc w:val="center"/>
                        <w:rPr>
                          <w:sz w:val="36"/>
                          <w:szCs w:val="36"/>
                        </w:rPr>
                      </w:pPr>
                      <w:r>
                        <w:rPr>
                          <w:color w:val="000000"/>
                          <w:sz w:val="36"/>
                          <w:szCs w:val="36"/>
                        </w:rPr>
                        <w:t>ВНФТ</w:t>
                      </w:r>
                      <w:r w:rsidRPr="00836DC3">
                        <w:rPr>
                          <w:color w:val="000000"/>
                          <w:sz w:val="36"/>
                          <w:szCs w:val="36"/>
                        </w:rPr>
                        <w:t>.</w:t>
                      </w:r>
                      <w:r>
                        <w:rPr>
                          <w:color w:val="000000"/>
                          <w:sz w:val="36"/>
                          <w:szCs w:val="36"/>
                        </w:rPr>
                        <w:t>138.000</w:t>
                      </w:r>
                      <w:r>
                        <w:rPr>
                          <w:color w:val="000000"/>
                          <w:sz w:val="36"/>
                          <w:szCs w:val="36"/>
                          <w:lang w:val="en-US"/>
                        </w:rPr>
                        <w:t>.00</w:t>
                      </w:r>
                      <w:r>
                        <w:rPr>
                          <w:color w:val="000000"/>
                          <w:sz w:val="36"/>
                          <w:szCs w:val="36"/>
                        </w:rPr>
                        <w:t xml:space="preserve">0.000 </w:t>
                      </w:r>
                      <w:r>
                        <w:rPr>
                          <w:sz w:val="36"/>
                          <w:szCs w:val="36"/>
                        </w:rPr>
                        <w:t>ПМ</w:t>
                      </w:r>
                    </w:p>
                    <w:p w14:paraId="115D2251" w14:textId="77777777" w:rsidR="0014404A" w:rsidRPr="00B0180B" w:rsidRDefault="0014404A" w:rsidP="00287158"/>
                  </w:txbxContent>
                </v:textbox>
              </v:shape>
              <v:rect id="Rectangle 2197" o:spid="_x0000_s1252" style="position:absolute;left:7737;top:16421;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43BAAB6" w14:textId="77777777" w:rsidR="0014404A" w:rsidRDefault="0014404A" w:rsidP="00287158">
                      <w:r>
                        <w:rPr>
                          <w:color w:val="000000"/>
                          <w:sz w:val="18"/>
                          <w:szCs w:val="18"/>
                        </w:rPr>
                        <w:t>Копировал</w:t>
                      </w:r>
                    </w:p>
                  </w:txbxContent>
                </v:textbox>
              </v:rect>
              <v:rect id="Rectangle 2198" o:spid="_x0000_s1253" style="position:absolute;left:9599;top:16435;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0406B6AE" w14:textId="77777777" w:rsidR="0014404A" w:rsidRDefault="0014404A" w:rsidP="00287158">
                      <w:r>
                        <w:rPr>
                          <w:color w:val="000000"/>
                          <w:sz w:val="18"/>
                          <w:szCs w:val="18"/>
                        </w:rPr>
                        <w:t>Формат А4</w:t>
                      </w:r>
                    </w:p>
                  </w:txbxContent>
                </v:textbox>
              </v:rect>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0857C" w14:textId="49E41825" w:rsidR="0014404A" w:rsidRDefault="0014404A">
    <w:pPr>
      <w:pStyle w:val="a7"/>
    </w:pPr>
    <w:r>
      <w:rPr>
        <w:noProof/>
        <w:sz w:val="20"/>
      </w:rPr>
      <mc:AlternateContent>
        <mc:Choice Requires="wpg">
          <w:drawing>
            <wp:anchor distT="0" distB="0" distL="114300" distR="114300" simplePos="0" relativeHeight="251653632" behindDoc="0" locked="0" layoutInCell="1" allowOverlap="1" wp14:anchorId="4FF8B177" wp14:editId="71B1B7C6">
              <wp:simplePos x="0" y="0"/>
              <wp:positionH relativeFrom="column">
                <wp:posOffset>-819150</wp:posOffset>
              </wp:positionH>
              <wp:positionV relativeFrom="paragraph">
                <wp:posOffset>-169545</wp:posOffset>
              </wp:positionV>
              <wp:extent cx="7033895" cy="10311130"/>
              <wp:effectExtent l="9525" t="11430" r="14605" b="2540"/>
              <wp:wrapNone/>
              <wp:docPr id="4" name="Group 1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895" cy="10311130"/>
                        <a:chOff x="423" y="436"/>
                        <a:chExt cx="11077" cy="16238"/>
                      </a:xfrm>
                    </wpg:grpSpPr>
                    <wps:wsp>
                      <wps:cNvPr id="5" name="Line 1663"/>
                      <wps:cNvCnPr>
                        <a:cxnSpLocks noChangeShapeType="1"/>
                      </wps:cNvCnPr>
                      <wps:spPr bwMode="auto">
                        <a:xfrm>
                          <a:off x="1097" y="16426"/>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 name="Line 1664"/>
                      <wps:cNvCnPr>
                        <a:cxnSpLocks noChangeShapeType="1"/>
                      </wps:cNvCnPr>
                      <wps:spPr bwMode="auto">
                        <a:xfrm flipH="1">
                          <a:off x="423" y="11635"/>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665"/>
                      <wps:cNvSpPr>
                        <a:spLocks noChangeArrowheads="1"/>
                      </wps:cNvSpPr>
                      <wps:spPr bwMode="auto">
                        <a:xfrm rot="16200000">
                          <a:off x="-38" y="10772"/>
                          <a:ext cx="120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49C60" w14:textId="77777777" w:rsidR="0014404A" w:rsidRDefault="0014404A">
                            <w:r>
                              <w:rPr>
                                <w:rFonts w:cs="Arial"/>
                                <w:color w:val="000000"/>
                                <w:sz w:val="18"/>
                                <w:szCs w:val="18"/>
                                <w:lang w:val="en-US"/>
                              </w:rPr>
                              <w:t>Инв. № дубл.</w:t>
                            </w:r>
                          </w:p>
                        </w:txbxContent>
                      </wps:txbx>
                      <wps:bodyPr rot="0" vert="vert270" wrap="square" lIns="0" tIns="0" rIns="0" bIns="0" anchor="t" anchorCtr="0" upright="1">
                        <a:noAutofit/>
                      </wps:bodyPr>
                    </wps:wsp>
                    <wps:wsp>
                      <wps:cNvPr id="8" name="Line 1666"/>
                      <wps:cNvCnPr>
                        <a:cxnSpLocks noChangeShapeType="1"/>
                      </wps:cNvCnPr>
                      <wps:spPr bwMode="auto">
                        <a:xfrm flipH="1">
                          <a:off x="423" y="10242"/>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Rectangle 1667"/>
                      <wps:cNvSpPr>
                        <a:spLocks noChangeArrowheads="1"/>
                      </wps:cNvSpPr>
                      <wps:spPr bwMode="auto">
                        <a:xfrm rot="16200000">
                          <a:off x="-13" y="8919"/>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95470"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0" name="Line 1668"/>
                      <wps:cNvCnPr>
                        <a:cxnSpLocks noChangeShapeType="1"/>
                      </wps:cNvCnPr>
                      <wps:spPr bwMode="auto">
                        <a:xfrm flipH="1">
                          <a:off x="423" y="16426"/>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669"/>
                      <wps:cNvCnPr>
                        <a:cxnSpLocks noChangeShapeType="1"/>
                      </wps:cNvCnPr>
                      <wps:spPr bwMode="auto">
                        <a:xfrm flipH="1">
                          <a:off x="423" y="14977"/>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670"/>
                      <wps:cNvCnPr>
                        <a:cxnSpLocks noChangeShapeType="1"/>
                      </wps:cNvCnPr>
                      <wps:spPr bwMode="auto">
                        <a:xfrm flipH="1">
                          <a:off x="423" y="13028"/>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671"/>
                      <wps:cNvCnPr>
                        <a:cxnSpLocks noChangeShapeType="1"/>
                      </wps:cNvCnPr>
                      <wps:spPr bwMode="auto">
                        <a:xfrm flipV="1">
                          <a:off x="704" y="7790"/>
                          <a:ext cx="1" cy="86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672"/>
                      <wps:cNvCnPr>
                        <a:cxnSpLocks noChangeShapeType="1"/>
                      </wps:cNvCnPr>
                      <wps:spPr bwMode="auto">
                        <a:xfrm>
                          <a:off x="423" y="7847"/>
                          <a:ext cx="1" cy="85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1673"/>
                      <wps:cNvSpPr>
                        <a:spLocks noChangeArrowheads="1"/>
                      </wps:cNvSpPr>
                      <wps:spPr bwMode="auto">
                        <a:xfrm rot="16200000">
                          <a:off x="-42" y="15529"/>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AAF5" w14:textId="77777777" w:rsidR="0014404A" w:rsidRDefault="0014404A">
                            <w:pPr>
                              <w:rPr>
                                <w:sz w:val="18"/>
                              </w:rPr>
                            </w:pPr>
                            <w:r>
                              <w:rPr>
                                <w:color w:val="000000"/>
                                <w:sz w:val="18"/>
                                <w:szCs w:val="18"/>
                                <w:lang w:val="en-US"/>
                              </w:rPr>
                              <w:t>Инв. № подл.</w:t>
                            </w:r>
                          </w:p>
                        </w:txbxContent>
                      </wps:txbx>
                      <wps:bodyPr rot="0" vert="vert270" wrap="square" lIns="0" tIns="0" rIns="0" bIns="0" anchor="t" anchorCtr="0" upright="1">
                        <a:noAutofit/>
                      </wps:bodyPr>
                    </wps:wsp>
                    <wps:wsp>
                      <wps:cNvPr id="16" name="Rectangle 1674"/>
                      <wps:cNvSpPr>
                        <a:spLocks noChangeArrowheads="1"/>
                      </wps:cNvSpPr>
                      <wps:spPr bwMode="auto">
                        <a:xfrm rot="16200000">
                          <a:off x="-13" y="13776"/>
                          <a:ext cx="115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989C" w14:textId="77777777" w:rsidR="0014404A" w:rsidRDefault="0014404A">
                            <w:r>
                              <w:rPr>
                                <w:rFonts w:cs="Arial"/>
                                <w:color w:val="000000"/>
                                <w:sz w:val="18"/>
                                <w:szCs w:val="18"/>
                                <w:lang w:val="en-US"/>
                              </w:rPr>
                              <w:t>Подп. и дата</w:t>
                            </w:r>
                          </w:p>
                        </w:txbxContent>
                      </wps:txbx>
                      <wps:bodyPr rot="0" vert="vert270" wrap="square" lIns="0" tIns="0" rIns="0" bIns="0" anchor="t" anchorCtr="0" upright="1">
                        <a:noAutofit/>
                      </wps:bodyPr>
                    </wps:wsp>
                    <wps:wsp>
                      <wps:cNvPr id="17" name="Rectangle 1675"/>
                      <wps:cNvSpPr>
                        <a:spLocks noChangeArrowheads="1"/>
                      </wps:cNvSpPr>
                      <wps:spPr bwMode="auto">
                        <a:xfrm rot="16200000">
                          <a:off x="-46" y="12168"/>
                          <a:ext cx="120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4C02E" w14:textId="77777777" w:rsidR="0014404A" w:rsidRDefault="0014404A">
                            <w:r>
                              <w:rPr>
                                <w:rFonts w:cs="Arial"/>
                                <w:color w:val="000000"/>
                                <w:sz w:val="18"/>
                                <w:szCs w:val="18"/>
                                <w:lang w:val="en-US"/>
                              </w:rPr>
                              <w:t>Взам. инв. №</w:t>
                            </w:r>
                          </w:p>
                        </w:txbxContent>
                      </wps:txbx>
                      <wps:bodyPr rot="0" vert="vert270" wrap="square" lIns="0" tIns="0" rIns="0" bIns="0" anchor="t" anchorCtr="0" upright="1">
                        <a:noAutofit/>
                      </wps:bodyPr>
                    </wps:wsp>
                    <wps:wsp>
                      <wps:cNvPr id="18" name="Line 1676"/>
                      <wps:cNvCnPr>
                        <a:cxnSpLocks noChangeShapeType="1"/>
                      </wps:cNvCnPr>
                      <wps:spPr bwMode="auto">
                        <a:xfrm flipV="1">
                          <a:off x="1097" y="436"/>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 name="Line 1677"/>
                      <wps:cNvCnPr>
                        <a:cxnSpLocks noChangeShapeType="1"/>
                      </wps:cNvCnPr>
                      <wps:spPr bwMode="auto">
                        <a:xfrm>
                          <a:off x="1097" y="436"/>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678"/>
                      <wps:cNvCnPr>
                        <a:cxnSpLocks noChangeShapeType="1"/>
                      </wps:cNvCnPr>
                      <wps:spPr bwMode="auto">
                        <a:xfrm>
                          <a:off x="423" y="7790"/>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679"/>
                      <wps:cNvCnPr>
                        <a:cxnSpLocks noChangeShapeType="1"/>
                      </wps:cNvCnPr>
                      <wps:spPr bwMode="auto">
                        <a:xfrm flipH="1">
                          <a:off x="423" y="7790"/>
                          <a:ext cx="6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680"/>
                      <wps:cNvCnPr>
                        <a:cxnSpLocks noChangeShapeType="1"/>
                      </wps:cNvCnPr>
                      <wps:spPr bwMode="auto">
                        <a:xfrm flipV="1">
                          <a:off x="11499" y="436"/>
                          <a:ext cx="1" cy="1599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681"/>
                      <wps:cNvCnPr>
                        <a:cxnSpLocks noChangeShapeType="1"/>
                      </wps:cNvCnPr>
                      <wps:spPr bwMode="auto">
                        <a:xfrm>
                          <a:off x="1097" y="15591"/>
                          <a:ext cx="10402"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682"/>
                      <wps:cNvCnPr>
                        <a:cxnSpLocks noChangeShapeType="1"/>
                      </wps:cNvCnPr>
                      <wps:spPr bwMode="auto">
                        <a:xfrm>
                          <a:off x="1094" y="16144"/>
                          <a:ext cx="365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683"/>
                      <wps:cNvSpPr>
                        <a:spLocks noChangeArrowheads="1"/>
                      </wps:cNvSpPr>
                      <wps:spPr bwMode="auto">
                        <a:xfrm>
                          <a:off x="1600" y="16190"/>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13969" w14:textId="77777777" w:rsidR="0014404A" w:rsidRDefault="0014404A">
                            <w:r>
                              <w:rPr>
                                <w:color w:val="000000"/>
                                <w:sz w:val="18"/>
                                <w:szCs w:val="18"/>
                                <w:lang w:val="en-US"/>
                              </w:rPr>
                              <w:t>Лист</w:t>
                            </w:r>
                          </w:p>
                        </w:txbxContent>
                      </wps:txbx>
                      <wps:bodyPr rot="0" vert="horz" wrap="square" lIns="0" tIns="0" rIns="0" bIns="0" anchor="t" anchorCtr="0" upright="1">
                        <a:noAutofit/>
                      </wps:bodyPr>
                    </wps:wsp>
                    <wps:wsp>
                      <wps:cNvPr id="26" name="Rectangle 1684"/>
                      <wps:cNvSpPr>
                        <a:spLocks noChangeArrowheads="1"/>
                      </wps:cNvSpPr>
                      <wps:spPr bwMode="auto">
                        <a:xfrm>
                          <a:off x="2331" y="16190"/>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9B8C" w14:textId="77777777" w:rsidR="0014404A" w:rsidRDefault="0014404A">
                            <w:r>
                              <w:rPr>
                                <w:color w:val="000000"/>
                                <w:sz w:val="18"/>
                                <w:szCs w:val="18"/>
                                <w:lang w:val="en-US"/>
                              </w:rPr>
                              <w:t>№ докум.</w:t>
                            </w:r>
                          </w:p>
                        </w:txbxContent>
                      </wps:txbx>
                      <wps:bodyPr rot="0" vert="horz" wrap="square" lIns="0" tIns="0" rIns="0" bIns="0" anchor="t" anchorCtr="0" upright="1">
                        <a:noAutofit/>
                      </wps:bodyPr>
                    </wps:wsp>
                    <wps:wsp>
                      <wps:cNvPr id="27" name="Rectangle 1685"/>
                      <wps:cNvSpPr>
                        <a:spLocks noChangeArrowheads="1"/>
                      </wps:cNvSpPr>
                      <wps:spPr bwMode="auto">
                        <a:xfrm>
                          <a:off x="3568" y="16190"/>
                          <a:ext cx="566"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69DEA" w14:textId="77777777" w:rsidR="0014404A" w:rsidRDefault="0014404A">
                            <w:r>
                              <w:rPr>
                                <w:color w:val="000000"/>
                                <w:sz w:val="18"/>
                                <w:szCs w:val="18"/>
                                <w:lang w:val="en-US"/>
                              </w:rPr>
                              <w:t>Подп.</w:t>
                            </w:r>
                          </w:p>
                        </w:txbxContent>
                      </wps:txbx>
                      <wps:bodyPr rot="0" vert="horz" wrap="square" lIns="0" tIns="0" rIns="0" bIns="0" anchor="t" anchorCtr="0" upright="1">
                        <a:noAutofit/>
                      </wps:bodyPr>
                    </wps:wsp>
                    <wps:wsp>
                      <wps:cNvPr id="28" name="Rectangle 1686"/>
                      <wps:cNvSpPr>
                        <a:spLocks noChangeArrowheads="1"/>
                      </wps:cNvSpPr>
                      <wps:spPr bwMode="auto">
                        <a:xfrm>
                          <a:off x="4299" y="16190"/>
                          <a:ext cx="4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E06" w14:textId="77777777" w:rsidR="0014404A" w:rsidRDefault="0014404A">
                            <w:r>
                              <w:rPr>
                                <w:color w:val="000000"/>
                                <w:sz w:val="18"/>
                                <w:szCs w:val="18"/>
                                <w:lang w:val="en-US"/>
                              </w:rPr>
                              <w:t>Дата</w:t>
                            </w:r>
                          </w:p>
                        </w:txbxContent>
                      </wps:txbx>
                      <wps:bodyPr rot="0" vert="horz" wrap="square" lIns="0" tIns="0" rIns="0" bIns="0" anchor="t" anchorCtr="0" upright="1">
                        <a:noAutofit/>
                      </wps:bodyPr>
                    </wps:wsp>
                    <wps:wsp>
                      <wps:cNvPr id="29" name="Rectangle 1687"/>
                      <wps:cNvSpPr>
                        <a:spLocks noChangeArrowheads="1"/>
                      </wps:cNvSpPr>
                      <wps:spPr bwMode="auto">
                        <a:xfrm>
                          <a:off x="1143" y="16208"/>
                          <a:ext cx="415"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14607" w14:textId="77777777" w:rsidR="0014404A" w:rsidRDefault="0014404A">
                            <w:r>
                              <w:rPr>
                                <w:color w:val="000000"/>
                                <w:sz w:val="16"/>
                                <w:szCs w:val="16"/>
                                <w:lang w:val="en-US"/>
                              </w:rPr>
                              <w:t>Изм.</w:t>
                            </w:r>
                          </w:p>
                        </w:txbxContent>
                      </wps:txbx>
                      <wps:bodyPr rot="0" vert="horz" wrap="square" lIns="0" tIns="0" rIns="0" bIns="0" anchor="t" anchorCtr="0" upright="1">
                        <a:noAutofit/>
                      </wps:bodyPr>
                    </wps:wsp>
                    <wps:wsp>
                      <wps:cNvPr id="30" name="Line 1688"/>
                      <wps:cNvCnPr>
                        <a:cxnSpLocks noChangeShapeType="1"/>
                      </wps:cNvCnPr>
                      <wps:spPr bwMode="auto">
                        <a:xfrm>
                          <a:off x="10824" y="15870"/>
                          <a:ext cx="67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89"/>
                      <wps:cNvCnPr>
                        <a:cxnSpLocks noChangeShapeType="1"/>
                      </wps:cNvCnPr>
                      <wps:spPr bwMode="auto">
                        <a:xfrm flipV="1">
                          <a:off x="10824"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2" name="Line 1690"/>
                      <wps:cNvCnPr>
                        <a:cxnSpLocks noChangeShapeType="1"/>
                      </wps:cNvCnPr>
                      <wps:spPr bwMode="auto">
                        <a:xfrm>
                          <a:off x="1097" y="15870"/>
                          <a:ext cx="36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691"/>
                      <wps:cNvCnPr>
                        <a:cxnSpLocks noChangeShapeType="1"/>
                      </wps:cNvCnPr>
                      <wps:spPr bwMode="auto">
                        <a:xfrm flipV="1">
                          <a:off x="4751"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 name="Line 1692"/>
                      <wps:cNvCnPr>
                        <a:cxnSpLocks noChangeShapeType="1"/>
                      </wps:cNvCnPr>
                      <wps:spPr bwMode="auto">
                        <a:xfrm flipV="1">
                          <a:off x="4189"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5" name="Line 1693"/>
                      <wps:cNvCnPr>
                        <a:cxnSpLocks noChangeShapeType="1"/>
                      </wps:cNvCnPr>
                      <wps:spPr bwMode="auto">
                        <a:xfrm flipV="1">
                          <a:off x="3347"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6" name="Line 1694"/>
                      <wps:cNvCnPr>
                        <a:cxnSpLocks noChangeShapeType="1"/>
                      </wps:cNvCnPr>
                      <wps:spPr bwMode="auto">
                        <a:xfrm flipV="1">
                          <a:off x="2053"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 name="Line 1695"/>
                      <wps:cNvCnPr>
                        <a:cxnSpLocks noChangeShapeType="1"/>
                      </wps:cNvCnPr>
                      <wps:spPr bwMode="auto">
                        <a:xfrm flipV="1">
                          <a:off x="1491" y="15591"/>
                          <a:ext cx="1" cy="8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696"/>
                      <wps:cNvSpPr>
                        <a:spLocks noChangeArrowheads="1"/>
                      </wps:cNvSpPr>
                      <wps:spPr bwMode="auto">
                        <a:xfrm>
                          <a:off x="10990" y="15641"/>
                          <a:ext cx="4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A0545" w14:textId="77777777" w:rsidR="0014404A" w:rsidRDefault="0014404A">
                            <w:r>
                              <w:rPr>
                                <w:color w:val="000000"/>
                                <w:sz w:val="18"/>
                                <w:szCs w:val="18"/>
                                <w:lang w:val="en-US"/>
                              </w:rPr>
                              <w:t>Лист</w:t>
                            </w:r>
                          </w:p>
                        </w:txbxContent>
                      </wps:txbx>
                      <wps:bodyPr rot="0" vert="horz" wrap="square" lIns="0" tIns="0" rIns="0" bIns="0" anchor="t" anchorCtr="0" upright="1">
                        <a:noAutofit/>
                      </wps:bodyPr>
                    </wps:wsp>
                    <wps:wsp>
                      <wps:cNvPr id="39" name="Text Box 1697"/>
                      <wps:cNvSpPr txBox="1">
                        <a:spLocks noChangeArrowheads="1"/>
                      </wps:cNvSpPr>
                      <wps:spPr bwMode="auto">
                        <a:xfrm>
                          <a:off x="5483" y="15747"/>
                          <a:ext cx="47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C397197" w14:textId="05CC1563" w:rsidR="0014404A" w:rsidRDefault="0014404A" w:rsidP="00B0180B">
                            <w:pPr>
                              <w:jc w:val="center"/>
                              <w:rPr>
                                <w:sz w:val="36"/>
                              </w:rPr>
                            </w:pPr>
                            <w:r>
                              <w:rPr>
                                <w:sz w:val="36"/>
                              </w:rPr>
                              <w:t>ВНФТ.138.000.000</w:t>
                            </w:r>
                            <w:r>
                              <w:rPr>
                                <w:sz w:val="36"/>
                                <w:lang w:val="en-US"/>
                              </w:rPr>
                              <w:t>.00</w:t>
                            </w:r>
                            <w:r>
                              <w:rPr>
                                <w:sz w:val="36"/>
                              </w:rPr>
                              <w:t>0 ПМ</w:t>
                            </w:r>
                          </w:p>
                          <w:p w14:paraId="02C78095" w14:textId="77777777" w:rsidR="0014404A" w:rsidRPr="00B0180B" w:rsidRDefault="0014404A" w:rsidP="00B0180B"/>
                        </w:txbxContent>
                      </wps:txbx>
                      <wps:bodyPr rot="0" vert="horz" wrap="square" lIns="91440" tIns="45720" rIns="91440" bIns="45720" anchor="t" anchorCtr="0" upright="1">
                        <a:noAutofit/>
                      </wps:bodyPr>
                    </wps:wsp>
                    <wps:wsp>
                      <wps:cNvPr id="40" name="Rectangle 1698"/>
                      <wps:cNvSpPr>
                        <a:spLocks noChangeArrowheads="1"/>
                      </wps:cNvSpPr>
                      <wps:spPr bwMode="auto">
                        <a:xfrm>
                          <a:off x="7737" y="16421"/>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93606" w14:textId="77777777" w:rsidR="0014404A" w:rsidRDefault="0014404A">
                            <w:r>
                              <w:rPr>
                                <w:color w:val="000000"/>
                                <w:sz w:val="18"/>
                                <w:szCs w:val="18"/>
                              </w:rPr>
                              <w:t>Копировал</w:t>
                            </w:r>
                          </w:p>
                        </w:txbxContent>
                      </wps:txbx>
                      <wps:bodyPr rot="0" vert="horz" wrap="square" lIns="0" tIns="0" rIns="0" bIns="0" anchor="t" anchorCtr="0" upright="1">
                        <a:noAutofit/>
                      </wps:bodyPr>
                    </wps:wsp>
                    <wps:wsp>
                      <wps:cNvPr id="41" name="Rectangle 1699"/>
                      <wps:cNvSpPr>
                        <a:spLocks noChangeArrowheads="1"/>
                      </wps:cNvSpPr>
                      <wps:spPr bwMode="auto">
                        <a:xfrm>
                          <a:off x="9599" y="16435"/>
                          <a:ext cx="87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4143" w14:textId="77777777" w:rsidR="0014404A" w:rsidRDefault="0014404A">
                            <w:r>
                              <w:rPr>
                                <w:color w:val="000000"/>
                                <w:sz w:val="18"/>
                                <w:szCs w:val="18"/>
                              </w:rPr>
                              <w:t>Формат А4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8B177" id="Group 1662" o:spid="_x0000_s1257" style="position:absolute;margin-left:-64.5pt;margin-top:-13.35pt;width:553.85pt;height:811.9pt;z-index:251653632" coordorigin="423,436" coordsize="11077,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">
              <v:line id="Line 1663" o:spid="_x0000_s1258" style="position:absolute;visibility:visible;mso-wrap-style:square" from="1097,16426" to="1149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" strokeweight="1.25pt"/>
              <v:line id="Line 1664" o:spid="_x0000_s1259" style="position:absolute;flip:x;visibility:visible;mso-wrap-style:square" from="423,11635" to="1097,1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" strokeweight="1pt"/>
              <v:rect id="Rectangle 1665" o:spid="_x0000_s1260" style="position:absolute;left:-38;top:10772;width:1209;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" filled="f" stroked="f">
                <v:textbox style="layout-flow:vertical;mso-layout-flow-alt:bottom-to-top" inset="0,0,0,0">
                  <w:txbxContent>
                    <w:p w14:paraId="5C049C60" w14:textId="77777777" w:rsidR="0014404A" w:rsidRDefault="0014404A">
                      <w:proofErr w:type="spellStart"/>
                      <w:r>
                        <w:rPr>
                          <w:rFonts w:cs="Arial"/>
                          <w:color w:val="000000"/>
                          <w:sz w:val="18"/>
                          <w:szCs w:val="18"/>
                          <w:lang w:val="en-US"/>
                        </w:rPr>
                        <w:t>Инв</w:t>
                      </w:r>
                      <w:proofErr w:type="spellEnd"/>
                      <w:r>
                        <w:rPr>
                          <w:rFonts w:cs="Arial"/>
                          <w:color w:val="000000"/>
                          <w:sz w:val="18"/>
                          <w:szCs w:val="18"/>
                          <w:lang w:val="en-US"/>
                        </w:rPr>
                        <w:t xml:space="preserve">. № </w:t>
                      </w:r>
                      <w:proofErr w:type="spellStart"/>
                      <w:r>
                        <w:rPr>
                          <w:rFonts w:cs="Arial"/>
                          <w:color w:val="000000"/>
                          <w:sz w:val="18"/>
                          <w:szCs w:val="18"/>
                          <w:lang w:val="en-US"/>
                        </w:rPr>
                        <w:t>дубл</w:t>
                      </w:r>
                      <w:proofErr w:type="spellEnd"/>
                      <w:r>
                        <w:rPr>
                          <w:rFonts w:cs="Arial"/>
                          <w:color w:val="000000"/>
                          <w:sz w:val="18"/>
                          <w:szCs w:val="18"/>
                          <w:lang w:val="en-US"/>
                        </w:rPr>
                        <w:t>.</w:t>
                      </w:r>
                    </w:p>
                  </w:txbxContent>
                </v:textbox>
              </v:rect>
              <v:line id="Line 1666" o:spid="_x0000_s1261" style="position:absolute;flip:x;visibility:visible;mso-wrap-style:square" from="423,10242" to="1097,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" strokeweight="1pt"/>
              <v:rect id="Rectangle 1667" o:spid="_x0000_s1262" style="position:absolute;left:-13;top:8919;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" filled="f" stroked="f">
                <v:textbox style="layout-flow:vertical;mso-layout-flow-alt:bottom-to-top" inset="0,0,0,0">
                  <w:txbxContent>
                    <w:p w14:paraId="0B495470"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line id="Line 1668" o:spid="_x0000_s1263" style="position:absolute;flip:x;visibility:visible;mso-wrap-style:square" from="423,16426" to="1097,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" strokeweight="1pt"/>
              <v:line id="Line 1669" o:spid="_x0000_s1264" style="position:absolute;flip:x;visibility:visible;mso-wrap-style:square" from="423,14977" to="1097,1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" strokeweight="1pt"/>
              <v:line id="Line 1670" o:spid="_x0000_s1265" style="position:absolute;flip:x;visibility:visible;mso-wrap-style:square" from="423,13028" to="1097,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" strokeweight="1pt"/>
              <v:line id="Line 1671" o:spid="_x0000_s1266" style="position:absolute;flip:y;visibility:visible;mso-wrap-style:square" from="704,7790" to="705,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" strokeweight="1pt"/>
              <v:line id="Line 1672" o:spid="_x0000_s1267" style="position:absolute;visibility:visible;mso-wrap-style:square" from="423,7847" to="42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1673" o:spid="_x0000_s1268" style="position:absolute;left:-42;top:15529;width:1215;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" filled="f" stroked="f">
                <v:textbox style="layout-flow:vertical;mso-layout-flow-alt:bottom-to-top" inset="0,0,0,0">
                  <w:txbxContent>
                    <w:p w14:paraId="0257AAF5" w14:textId="77777777" w:rsidR="0014404A" w:rsidRDefault="0014404A">
                      <w:pPr>
                        <w:rPr>
                          <w:sz w:val="18"/>
                        </w:rPr>
                      </w:pPr>
                      <w:proofErr w:type="spellStart"/>
                      <w:r>
                        <w:rPr>
                          <w:color w:val="000000"/>
                          <w:sz w:val="18"/>
                          <w:szCs w:val="18"/>
                          <w:lang w:val="en-US"/>
                        </w:rPr>
                        <w:t>Инв</w:t>
                      </w:r>
                      <w:proofErr w:type="spellEnd"/>
                      <w:r>
                        <w:rPr>
                          <w:color w:val="000000"/>
                          <w:sz w:val="18"/>
                          <w:szCs w:val="18"/>
                          <w:lang w:val="en-US"/>
                        </w:rPr>
                        <w:t xml:space="preserve">. № </w:t>
                      </w:r>
                      <w:proofErr w:type="spellStart"/>
                      <w:r>
                        <w:rPr>
                          <w:color w:val="000000"/>
                          <w:sz w:val="18"/>
                          <w:szCs w:val="18"/>
                          <w:lang w:val="en-US"/>
                        </w:rPr>
                        <w:t>подл</w:t>
                      </w:r>
                      <w:proofErr w:type="spellEnd"/>
                      <w:r>
                        <w:rPr>
                          <w:color w:val="000000"/>
                          <w:sz w:val="18"/>
                          <w:szCs w:val="18"/>
                          <w:lang w:val="en-US"/>
                        </w:rPr>
                        <w:t>.</w:t>
                      </w:r>
                    </w:p>
                  </w:txbxContent>
                </v:textbox>
              </v:rect>
              <v:rect id="Rectangle 1674" o:spid="_x0000_s1269" style="position:absolute;left:-13;top:13776;width:1158;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" filled="f" stroked="f">
                <v:textbox style="layout-flow:vertical;mso-layout-flow-alt:bottom-to-top" inset="0,0,0,0">
                  <w:txbxContent>
                    <w:p w14:paraId="3778989C" w14:textId="77777777" w:rsidR="0014404A" w:rsidRDefault="0014404A">
                      <w:proofErr w:type="spellStart"/>
                      <w:r>
                        <w:rPr>
                          <w:rFonts w:cs="Arial"/>
                          <w:color w:val="000000"/>
                          <w:sz w:val="18"/>
                          <w:szCs w:val="18"/>
                          <w:lang w:val="en-US"/>
                        </w:rPr>
                        <w:t>Подп</w:t>
                      </w:r>
                      <w:proofErr w:type="spellEnd"/>
                      <w:r>
                        <w:rPr>
                          <w:rFonts w:cs="Arial"/>
                          <w:color w:val="000000"/>
                          <w:sz w:val="18"/>
                          <w:szCs w:val="18"/>
                          <w:lang w:val="en-US"/>
                        </w:rPr>
                        <w:t xml:space="preserve">. и </w:t>
                      </w:r>
                      <w:proofErr w:type="spellStart"/>
                      <w:r>
                        <w:rPr>
                          <w:rFonts w:cs="Arial"/>
                          <w:color w:val="000000"/>
                          <w:sz w:val="18"/>
                          <w:szCs w:val="18"/>
                          <w:lang w:val="en-US"/>
                        </w:rPr>
                        <w:t>дата</w:t>
                      </w:r>
                      <w:proofErr w:type="spellEnd"/>
                    </w:p>
                  </w:txbxContent>
                </v:textbox>
              </v:rect>
              <v:rect id="Rectangle 1675" o:spid="_x0000_s1270" style="position:absolute;left:-46;top:12168;width:1204;height:2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" filled="f" stroked="f">
                <v:textbox style="layout-flow:vertical;mso-layout-flow-alt:bottom-to-top" inset="0,0,0,0">
                  <w:txbxContent>
                    <w:p w14:paraId="52C4C02E" w14:textId="77777777" w:rsidR="0014404A" w:rsidRDefault="0014404A">
                      <w:proofErr w:type="spellStart"/>
                      <w:r>
                        <w:rPr>
                          <w:rFonts w:cs="Arial"/>
                          <w:color w:val="000000"/>
                          <w:sz w:val="18"/>
                          <w:szCs w:val="18"/>
                          <w:lang w:val="en-US"/>
                        </w:rPr>
                        <w:t>Взам</w:t>
                      </w:r>
                      <w:proofErr w:type="spellEnd"/>
                      <w:r>
                        <w:rPr>
                          <w:rFonts w:cs="Arial"/>
                          <w:color w:val="000000"/>
                          <w:sz w:val="18"/>
                          <w:szCs w:val="18"/>
                          <w:lang w:val="en-US"/>
                        </w:rPr>
                        <w:t xml:space="preserve">. </w:t>
                      </w:r>
                      <w:proofErr w:type="spellStart"/>
                      <w:r>
                        <w:rPr>
                          <w:rFonts w:cs="Arial"/>
                          <w:color w:val="000000"/>
                          <w:sz w:val="18"/>
                          <w:szCs w:val="18"/>
                          <w:lang w:val="en-US"/>
                        </w:rPr>
                        <w:t>инв</w:t>
                      </w:r>
                      <w:proofErr w:type="spellEnd"/>
                      <w:r>
                        <w:rPr>
                          <w:rFonts w:cs="Arial"/>
                          <w:color w:val="000000"/>
                          <w:sz w:val="18"/>
                          <w:szCs w:val="18"/>
                          <w:lang w:val="en-US"/>
                        </w:rPr>
                        <w:t>. №</w:t>
                      </w:r>
                    </w:p>
                  </w:txbxContent>
                </v:textbox>
              </v:rect>
              <v:line id="Line 1676" o:spid="_x0000_s1271" style="position:absolute;flip:y;visibility:visible;mso-wrap-style:square" from="1097,436" to="1098,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" strokeweight="1.25pt"/>
              <v:line id="Line 1677" o:spid="_x0000_s1272" style="position:absolute;visibility:visible;mso-wrap-style:square" from="1097,436" to="1149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" strokeweight="1.25pt"/>
              <v:line id="Line 1678" o:spid="_x0000_s1273" style="position:absolute;visibility:visible;mso-wrap-style:square" from="423,7790" to="424,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line id="Line 1679" o:spid="_x0000_s1274" style="position:absolute;flip:x;visibility:visible;mso-wrap-style:square" from="423,7790" to="1097,7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" strokeweight="1pt"/>
              <v:line id="Line 1680" o:spid="_x0000_s1275" style="position:absolute;flip:y;visibility:visible;mso-wrap-style:square" from="11499,436" to="11500,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" strokeweight="1.25pt"/>
              <v:line id="Line 1681" o:spid="_x0000_s1276" style="position:absolute;visibility:visible;mso-wrap-style:square" from="1097,15591" to="11499,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" strokeweight="1.25pt"/>
              <v:line id="Line 1682" o:spid="_x0000_s1277" style="position:absolute;visibility:visible;mso-wrap-style:square" from="1094,16144" to="4749,16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1683" o:spid="_x0000_s1278" style="position:absolute;left:1600;top:16190;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DB13969" w14:textId="77777777" w:rsidR="0014404A" w:rsidRDefault="0014404A">
                      <w:proofErr w:type="spellStart"/>
                      <w:r>
                        <w:rPr>
                          <w:color w:val="000000"/>
                          <w:sz w:val="18"/>
                          <w:szCs w:val="18"/>
                          <w:lang w:val="en-US"/>
                        </w:rPr>
                        <w:t>Лист</w:t>
                      </w:r>
                      <w:proofErr w:type="spellEnd"/>
                    </w:p>
                  </w:txbxContent>
                </v:textbox>
              </v:rect>
              <v:rect id="Rectangle 1684" o:spid="_x0000_s1279" style="position:absolute;left:2331;top:16190;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3549B8C" w14:textId="77777777" w:rsidR="0014404A" w:rsidRDefault="0014404A">
                      <w:r>
                        <w:rPr>
                          <w:color w:val="000000"/>
                          <w:sz w:val="18"/>
                          <w:szCs w:val="18"/>
                          <w:lang w:val="en-US"/>
                        </w:rPr>
                        <w:t xml:space="preserve">№ </w:t>
                      </w:r>
                      <w:proofErr w:type="spellStart"/>
                      <w:r>
                        <w:rPr>
                          <w:color w:val="000000"/>
                          <w:sz w:val="18"/>
                          <w:szCs w:val="18"/>
                          <w:lang w:val="en-US"/>
                        </w:rPr>
                        <w:t>докум</w:t>
                      </w:r>
                      <w:proofErr w:type="spellEnd"/>
                      <w:r>
                        <w:rPr>
                          <w:color w:val="000000"/>
                          <w:sz w:val="18"/>
                          <w:szCs w:val="18"/>
                          <w:lang w:val="en-US"/>
                        </w:rPr>
                        <w:t>.</w:t>
                      </w:r>
                    </w:p>
                  </w:txbxContent>
                </v:textbox>
              </v:rect>
              <v:rect id="Rectangle 1685" o:spid="_x0000_s1280" style="position:absolute;left:3568;top:16190;width:56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F069DEA" w14:textId="77777777" w:rsidR="0014404A" w:rsidRDefault="0014404A">
                      <w:proofErr w:type="spellStart"/>
                      <w:r>
                        <w:rPr>
                          <w:color w:val="000000"/>
                          <w:sz w:val="18"/>
                          <w:szCs w:val="18"/>
                          <w:lang w:val="en-US"/>
                        </w:rPr>
                        <w:t>Подп</w:t>
                      </w:r>
                      <w:proofErr w:type="spellEnd"/>
                      <w:r>
                        <w:rPr>
                          <w:color w:val="000000"/>
                          <w:sz w:val="18"/>
                          <w:szCs w:val="18"/>
                          <w:lang w:val="en-US"/>
                        </w:rPr>
                        <w:t>.</w:t>
                      </w:r>
                    </w:p>
                  </w:txbxContent>
                </v:textbox>
              </v:rect>
              <v:rect id="Rectangle 1686" o:spid="_x0000_s1281" style="position:absolute;left:4299;top:16190;width:48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9601E06" w14:textId="77777777" w:rsidR="0014404A" w:rsidRDefault="0014404A">
                      <w:proofErr w:type="spellStart"/>
                      <w:r>
                        <w:rPr>
                          <w:color w:val="000000"/>
                          <w:sz w:val="18"/>
                          <w:szCs w:val="18"/>
                          <w:lang w:val="en-US"/>
                        </w:rPr>
                        <w:t>Дата</w:t>
                      </w:r>
                      <w:proofErr w:type="spellEnd"/>
                    </w:p>
                  </w:txbxContent>
                </v:textbox>
              </v:rect>
              <v:rect id="Rectangle 1687" o:spid="_x0000_s1282" style="position:absolute;left:1143;top:16208;width:415;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AD14607" w14:textId="77777777" w:rsidR="0014404A" w:rsidRDefault="0014404A">
                      <w:proofErr w:type="spellStart"/>
                      <w:r>
                        <w:rPr>
                          <w:color w:val="000000"/>
                          <w:sz w:val="16"/>
                          <w:szCs w:val="16"/>
                          <w:lang w:val="en-US"/>
                        </w:rPr>
                        <w:t>Изм</w:t>
                      </w:r>
                      <w:proofErr w:type="spellEnd"/>
                      <w:r>
                        <w:rPr>
                          <w:color w:val="000000"/>
                          <w:sz w:val="16"/>
                          <w:szCs w:val="16"/>
                          <w:lang w:val="en-US"/>
                        </w:rPr>
                        <w:t>.</w:t>
                      </w:r>
                    </w:p>
                  </w:txbxContent>
                </v:textbox>
              </v:rect>
              <v:line id="Line 1688" o:spid="_x0000_s1283" style="position:absolute;visibility:visible;mso-wrap-style:square" from="10824,15870" to="11499,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689" o:spid="_x0000_s1284" style="position:absolute;flip:y;visibility:visible;mso-wrap-style:square" from="10824,15591" to="10825,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" strokeweight="1.25pt"/>
              <v:line id="Line 1690" o:spid="_x0000_s1285" style="position:absolute;visibility:visible;mso-wrap-style:square" from="1097,15870" to="4751,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691" o:spid="_x0000_s1286" style="position:absolute;flip:y;visibility:visible;mso-wrap-style:square" from="4751,15591" to="4752,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" strokeweight="1.25pt"/>
              <v:line id="Line 1692" o:spid="_x0000_s1287" style="position:absolute;flip:y;visibility:visible;mso-wrap-style:square" from="4189,15591" to="4190,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" strokeweight="1.25pt"/>
              <v:line id="Line 1693" o:spid="_x0000_s1288" style="position:absolute;flip:y;visibility:visible;mso-wrap-style:square" from="3347,15591" to="3348,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" strokeweight="1.25pt"/>
              <v:line id="Line 1694" o:spid="_x0000_s1289" style="position:absolute;flip:y;visibility:visible;mso-wrap-style:square" from="2053,15591" to="205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" strokeweight="1.25pt"/>
              <v:line id="Line 1695" o:spid="_x0000_s1290" style="position:absolute;flip:y;visibility:visible;mso-wrap-style:square" from="1491,15591" to="1492,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" strokeweight="1.25pt"/>
              <v:rect id="Rectangle 1696" o:spid="_x0000_s1291" style="position:absolute;left:10990;top:15641;width:4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84A0545" w14:textId="77777777" w:rsidR="0014404A" w:rsidRDefault="0014404A">
                      <w:proofErr w:type="spellStart"/>
                      <w:r>
                        <w:rPr>
                          <w:color w:val="000000"/>
                          <w:sz w:val="18"/>
                          <w:szCs w:val="18"/>
                          <w:lang w:val="en-US"/>
                        </w:rPr>
                        <w:t>Лист</w:t>
                      </w:r>
                      <w:proofErr w:type="spellEnd"/>
                    </w:p>
                  </w:txbxContent>
                </v:textbox>
              </v:rect>
              <v:shapetype id="_x0000_t202" coordsize="21600,21600" o:spt="202" path="m,l,21600r21600,l21600,xe">
                <v:stroke joinstyle="miter"/>
                <v:path gradientshapeok="t" o:connecttype="rect"/>
              </v:shapetype>
              <v:shape id="Text Box 1697" o:spid="_x0000_s1292" type="#_x0000_t202" style="position:absolute;left:5483;top:15747;width:47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" filled="f" stroked="f" strokeweight="0">
                <v:textbox>
                  <w:txbxContent>
                    <w:p w14:paraId="3C397197" w14:textId="05CC1563" w:rsidR="0014404A" w:rsidRDefault="0014404A" w:rsidP="00B0180B">
                      <w:pPr>
                        <w:jc w:val="center"/>
                        <w:rPr>
                          <w:sz w:val="36"/>
                        </w:rPr>
                      </w:pPr>
                      <w:r>
                        <w:rPr>
                          <w:sz w:val="36"/>
                        </w:rPr>
                        <w:t>ВНФТ.138.000.000</w:t>
                      </w:r>
                      <w:r>
                        <w:rPr>
                          <w:sz w:val="36"/>
                          <w:lang w:val="en-US"/>
                        </w:rPr>
                        <w:t>.00</w:t>
                      </w:r>
                      <w:r>
                        <w:rPr>
                          <w:sz w:val="36"/>
                        </w:rPr>
                        <w:t>0 ПМ</w:t>
                      </w:r>
                    </w:p>
                    <w:p w14:paraId="02C78095" w14:textId="77777777" w:rsidR="0014404A" w:rsidRPr="00B0180B" w:rsidRDefault="0014404A" w:rsidP="00B0180B"/>
                  </w:txbxContent>
                </v:textbox>
              </v:shape>
              <v:rect id="Rectangle 1698" o:spid="_x0000_s1293" style="position:absolute;left:7737;top:16421;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F593606" w14:textId="77777777" w:rsidR="0014404A" w:rsidRDefault="0014404A">
                      <w:r>
                        <w:rPr>
                          <w:color w:val="000000"/>
                          <w:sz w:val="18"/>
                          <w:szCs w:val="18"/>
                        </w:rPr>
                        <w:t>Копировал</w:t>
                      </w:r>
                    </w:p>
                  </w:txbxContent>
                </v:textbox>
              </v:rect>
              <v:rect id="Rectangle 1699" o:spid="_x0000_s1294" style="position:absolute;left:9599;top:16435;width:87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9D54143" w14:textId="77777777" w:rsidR="0014404A" w:rsidRDefault="0014404A">
                      <w:r>
                        <w:rPr>
                          <w:color w:val="000000"/>
                          <w:sz w:val="18"/>
                          <w:szCs w:val="18"/>
                        </w:rPr>
                        <w:t>Формат А4</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2D696DE"/>
    <w:lvl w:ilvl="0">
      <w:start w:val="1"/>
      <w:numFmt w:val="decimal"/>
      <w:pStyle w:val="a"/>
      <w:lvlText w:val="%1."/>
      <w:lvlJc w:val="left"/>
      <w:pPr>
        <w:tabs>
          <w:tab w:val="num" w:pos="0"/>
        </w:tabs>
        <w:ind w:left="0" w:hanging="360"/>
      </w:pPr>
    </w:lvl>
  </w:abstractNum>
  <w:abstractNum w:abstractNumId="1" w15:restartNumberingAfterBreak="0">
    <w:nsid w:val="FFFFFF89"/>
    <w:multiLevelType w:val="singleLevel"/>
    <w:tmpl w:val="70EA3038"/>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B125DA"/>
    <w:multiLevelType w:val="multilevel"/>
    <w:tmpl w:val="A678F930"/>
    <w:styleLink w:val="3"/>
    <w:lvl w:ilvl="0">
      <w:start w:val="1"/>
      <w:numFmt w:val="decimal"/>
      <w:lvlText w:val="%1  "/>
      <w:lvlJc w:val="left"/>
      <w:pPr>
        <w:ind w:left="1211" w:hanging="360"/>
      </w:pPr>
      <w:rPr>
        <w:rFonts w:ascii="Times New Roman" w:hAnsi="Times New Roman" w:hint="default"/>
        <w:b w:val="0"/>
        <w:i w:val="0"/>
        <w:sz w:val="28"/>
        <w:szCs w:val="28"/>
      </w:rPr>
    </w:lvl>
    <w:lvl w:ilvl="1">
      <w:start w:val="1"/>
      <w:numFmt w:val="decimal"/>
      <w:lvlText w:val="%1.%2."/>
      <w:lvlJc w:val="left"/>
      <w:pPr>
        <w:ind w:left="1283" w:hanging="432"/>
      </w:pPr>
      <w:rPr>
        <w:rFonts w:hint="default"/>
        <w:b w:val="0"/>
        <w:i w:val="0"/>
        <w:sz w:val="28"/>
        <w:szCs w:val="28"/>
      </w:rPr>
    </w:lvl>
    <w:lvl w:ilvl="2">
      <w:start w:val="1"/>
      <w:numFmt w:val="decimal"/>
      <w:lvlText w:val="%1.%2.%3."/>
      <w:lvlJc w:val="left"/>
      <w:pPr>
        <w:ind w:left="1224" w:hanging="504"/>
      </w:pPr>
      <w:rPr>
        <w:rFonts w:hint="default"/>
        <w:b w:val="0"/>
        <w:i w:val="0"/>
        <w:color w:val="auto"/>
        <w:sz w:val="28"/>
        <w:szCs w:val="28"/>
        <w:u w:val="none"/>
      </w:rPr>
    </w:lvl>
    <w:lvl w:ilvl="3">
      <w:start w:val="1"/>
      <w:numFmt w:val="decimal"/>
      <w:lvlText w:val="%1.%2.%3.%4."/>
      <w:lvlJc w:val="left"/>
      <w:pPr>
        <w:ind w:left="1925" w:hanging="648"/>
      </w:pPr>
      <w:rPr>
        <w:rFonts w:hint="default"/>
        <w:b w:val="0"/>
        <w:i w:val="0"/>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0E910E0"/>
    <w:multiLevelType w:val="hybridMultilevel"/>
    <w:tmpl w:val="6DEC878C"/>
    <w:lvl w:ilvl="0" w:tplc="577CA6E4">
      <w:start w:val="1"/>
      <w:numFmt w:val="decimal"/>
      <w:lvlText w:val="6.%1."/>
      <w:lvlJc w:val="left"/>
      <w:pPr>
        <w:ind w:left="786" w:hanging="360"/>
      </w:pPr>
      <w:rPr>
        <w:rFonts w:hint="default"/>
        <w:b w:val="0"/>
        <w:bCs w:val="0"/>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4" w15:restartNumberingAfterBreak="0">
    <w:nsid w:val="02843453"/>
    <w:multiLevelType w:val="hybridMultilevel"/>
    <w:tmpl w:val="045232A2"/>
    <w:lvl w:ilvl="0" w:tplc="00000005">
      <w:start w:val="1"/>
      <w:numFmt w:val="bullet"/>
      <w:lvlText w:val=""/>
      <w:lvlJc w:val="left"/>
      <w:pPr>
        <w:ind w:left="720" w:hanging="360"/>
      </w:pPr>
      <w:rPr>
        <w:rFonts w:ascii="Symbol" w:hAnsi="Symbol"/>
        <w:sz w:val="28"/>
        <w:szCs w:val="3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2BB7FDB"/>
    <w:multiLevelType w:val="hybridMultilevel"/>
    <w:tmpl w:val="1D30040C"/>
    <w:lvl w:ilvl="0" w:tplc="CA2C8646">
      <w:start w:val="1"/>
      <w:numFmt w:val="bullet"/>
      <w:pStyle w:val="a1"/>
      <w:lvlText w:val="-"/>
      <w:lvlJc w:val="left"/>
      <w:pPr>
        <w:tabs>
          <w:tab w:val="num" w:pos="1211"/>
        </w:tabs>
        <w:ind w:left="0" w:firstLine="851"/>
      </w:pPr>
      <w:rPr>
        <w:rFonts w:ascii="font373" w:hAnsi="font373" w:hint="default"/>
      </w:rPr>
    </w:lvl>
    <w:lvl w:ilvl="1" w:tplc="D0747708">
      <w:start w:val="3"/>
      <w:numFmt w:val="decimal"/>
      <w:lvlText w:val="%2"/>
      <w:lvlJc w:val="left"/>
      <w:pPr>
        <w:tabs>
          <w:tab w:val="num" w:pos="1440"/>
        </w:tabs>
        <w:ind w:left="1440" w:hanging="360"/>
      </w:pPr>
      <w:rPr>
        <w:rFonts w:hint="default"/>
      </w:rPr>
    </w:lvl>
    <w:lvl w:ilvl="2" w:tplc="1018BD04" w:tentative="1">
      <w:start w:val="1"/>
      <w:numFmt w:val="lowerRoman"/>
      <w:lvlText w:val="%3."/>
      <w:lvlJc w:val="right"/>
      <w:pPr>
        <w:tabs>
          <w:tab w:val="num" w:pos="2160"/>
        </w:tabs>
        <w:ind w:left="2160" w:hanging="180"/>
      </w:pPr>
    </w:lvl>
    <w:lvl w:ilvl="3" w:tplc="B5086F78" w:tentative="1">
      <w:start w:val="1"/>
      <w:numFmt w:val="decimal"/>
      <w:lvlText w:val="%4."/>
      <w:lvlJc w:val="left"/>
      <w:pPr>
        <w:tabs>
          <w:tab w:val="num" w:pos="2880"/>
        </w:tabs>
        <w:ind w:left="2880" w:hanging="360"/>
      </w:pPr>
    </w:lvl>
    <w:lvl w:ilvl="4" w:tplc="C778FC24" w:tentative="1">
      <w:start w:val="1"/>
      <w:numFmt w:val="lowerLetter"/>
      <w:lvlText w:val="%5."/>
      <w:lvlJc w:val="left"/>
      <w:pPr>
        <w:tabs>
          <w:tab w:val="num" w:pos="3600"/>
        </w:tabs>
        <w:ind w:left="3600" w:hanging="360"/>
      </w:pPr>
    </w:lvl>
    <w:lvl w:ilvl="5" w:tplc="8078DD3C" w:tentative="1">
      <w:start w:val="1"/>
      <w:numFmt w:val="lowerRoman"/>
      <w:lvlText w:val="%6."/>
      <w:lvlJc w:val="right"/>
      <w:pPr>
        <w:tabs>
          <w:tab w:val="num" w:pos="4320"/>
        </w:tabs>
        <w:ind w:left="4320" w:hanging="180"/>
      </w:pPr>
    </w:lvl>
    <w:lvl w:ilvl="6" w:tplc="EEACFF16" w:tentative="1">
      <w:start w:val="1"/>
      <w:numFmt w:val="decimal"/>
      <w:lvlText w:val="%7."/>
      <w:lvlJc w:val="left"/>
      <w:pPr>
        <w:tabs>
          <w:tab w:val="num" w:pos="5040"/>
        </w:tabs>
        <w:ind w:left="5040" w:hanging="360"/>
      </w:pPr>
    </w:lvl>
    <w:lvl w:ilvl="7" w:tplc="7DE2BBCC" w:tentative="1">
      <w:start w:val="1"/>
      <w:numFmt w:val="lowerLetter"/>
      <w:lvlText w:val="%8."/>
      <w:lvlJc w:val="left"/>
      <w:pPr>
        <w:tabs>
          <w:tab w:val="num" w:pos="5760"/>
        </w:tabs>
        <w:ind w:left="5760" w:hanging="360"/>
      </w:pPr>
    </w:lvl>
    <w:lvl w:ilvl="8" w:tplc="18827C7A" w:tentative="1">
      <w:start w:val="1"/>
      <w:numFmt w:val="lowerRoman"/>
      <w:lvlText w:val="%9."/>
      <w:lvlJc w:val="right"/>
      <w:pPr>
        <w:tabs>
          <w:tab w:val="num" w:pos="6480"/>
        </w:tabs>
        <w:ind w:left="6480" w:hanging="180"/>
      </w:pPr>
    </w:lvl>
  </w:abstractNum>
  <w:abstractNum w:abstractNumId="6" w15:restartNumberingAfterBreak="0">
    <w:nsid w:val="0465439C"/>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15:restartNumberingAfterBreak="0">
    <w:nsid w:val="065652E6"/>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8" w15:restartNumberingAfterBreak="0">
    <w:nsid w:val="0A951EF9"/>
    <w:multiLevelType w:val="multilevel"/>
    <w:tmpl w:val="D7709B20"/>
    <w:lvl w:ilvl="0">
      <w:start w:val="3"/>
      <w:numFmt w:val="decimal"/>
      <w:suff w:val="space"/>
      <w:lvlText w:val="%1  "/>
      <w:lvlJc w:val="left"/>
      <w:pPr>
        <w:ind w:left="0" w:firstLine="851"/>
      </w:pPr>
      <w:rPr>
        <w:rFonts w:ascii="Times New Roman" w:hAnsi="Times New Roman" w:hint="default"/>
        <w:b w:val="0"/>
        <w:i w:val="0"/>
        <w:sz w:val="28"/>
        <w:szCs w:val="28"/>
      </w:rPr>
    </w:lvl>
    <w:lvl w:ilvl="1">
      <w:start w:val="1"/>
      <w:numFmt w:val="decimal"/>
      <w:lvlText w:val="3.%2."/>
      <w:lvlJc w:val="left"/>
      <w:pPr>
        <w:ind w:left="0" w:firstLine="851"/>
      </w:pPr>
      <w:rPr>
        <w:rFonts w:hint="default"/>
        <w:b w:val="0"/>
        <w:i w:val="0"/>
        <w:sz w:val="28"/>
        <w:szCs w:val="28"/>
      </w:rPr>
    </w:lvl>
    <w:lvl w:ilvl="2">
      <w:start w:val="1"/>
      <w:numFmt w:val="decimal"/>
      <w:lvlText w:val="%1.%2.%3  "/>
      <w:lvlJc w:val="left"/>
      <w:pPr>
        <w:tabs>
          <w:tab w:val="num" w:pos="1571"/>
        </w:tabs>
        <w:ind w:left="0" w:firstLine="851"/>
      </w:pPr>
      <w:rPr>
        <w:rFonts w:ascii="Times New Roman" w:hAnsi="Times New Roman" w:hint="default"/>
        <w:b w:val="0"/>
        <w:i w:val="0"/>
        <w:sz w:val="28"/>
        <w:szCs w:val="28"/>
        <w:u w:val="none"/>
      </w:rPr>
    </w:lvl>
    <w:lvl w:ilvl="3">
      <w:start w:val="1"/>
      <w:numFmt w:val="decimal"/>
      <w:suff w:val="nothing"/>
      <w:lvlText w:val="%1.%2.%3.%4  "/>
      <w:lvlJc w:val="left"/>
      <w:pPr>
        <w:ind w:left="0" w:firstLine="851"/>
      </w:pPr>
      <w:rPr>
        <w:rFonts w:hint="default"/>
        <w:b w:val="0"/>
        <w:i w:val="0"/>
        <w:sz w:val="28"/>
      </w:rPr>
    </w:lvl>
    <w:lvl w:ilvl="4">
      <w:start w:val="1"/>
      <w:numFmt w:val="decimal"/>
      <w:lvlText w:val="%1.%2.%3.%4.%5."/>
      <w:lvlJc w:val="left"/>
      <w:pPr>
        <w:tabs>
          <w:tab w:val="num" w:pos="2525"/>
        </w:tabs>
        <w:ind w:left="2237" w:hanging="792"/>
      </w:pPr>
      <w:rPr>
        <w:rFonts w:hint="default"/>
      </w:rPr>
    </w:lvl>
    <w:lvl w:ilvl="5">
      <w:start w:val="1"/>
      <w:numFmt w:val="decimal"/>
      <w:lvlText w:val="%1.%2.%3.%4.%5.%6."/>
      <w:lvlJc w:val="left"/>
      <w:pPr>
        <w:tabs>
          <w:tab w:val="num" w:pos="3245"/>
        </w:tabs>
        <w:ind w:left="2741" w:hanging="936"/>
      </w:pPr>
      <w:rPr>
        <w:rFonts w:hint="default"/>
      </w:rPr>
    </w:lvl>
    <w:lvl w:ilvl="6">
      <w:start w:val="1"/>
      <w:numFmt w:val="decimal"/>
      <w:lvlText w:val="%1.%2.%3.%4.%5.%6.%7."/>
      <w:lvlJc w:val="left"/>
      <w:pPr>
        <w:tabs>
          <w:tab w:val="num" w:pos="3965"/>
        </w:tabs>
        <w:ind w:left="3245" w:hanging="1080"/>
      </w:pPr>
      <w:rPr>
        <w:rFonts w:hint="default"/>
      </w:rPr>
    </w:lvl>
    <w:lvl w:ilvl="7">
      <w:start w:val="1"/>
      <w:numFmt w:val="decimal"/>
      <w:lvlText w:val="%1.%2.%3.%4.%5.%6.%7.%8."/>
      <w:lvlJc w:val="left"/>
      <w:pPr>
        <w:tabs>
          <w:tab w:val="num" w:pos="4325"/>
        </w:tabs>
        <w:ind w:left="3749" w:hanging="1224"/>
      </w:pPr>
      <w:rPr>
        <w:rFonts w:hint="default"/>
      </w:rPr>
    </w:lvl>
    <w:lvl w:ilvl="8">
      <w:start w:val="1"/>
      <w:numFmt w:val="decimal"/>
      <w:lvlText w:val="%1.%2.%3.%4.%5.%6.%7.%8.%9."/>
      <w:lvlJc w:val="left"/>
      <w:pPr>
        <w:tabs>
          <w:tab w:val="num" w:pos="5045"/>
        </w:tabs>
        <w:ind w:left="4325" w:hanging="1440"/>
      </w:pPr>
      <w:rPr>
        <w:rFonts w:hint="default"/>
      </w:rPr>
    </w:lvl>
  </w:abstractNum>
  <w:abstractNum w:abstractNumId="9" w15:restartNumberingAfterBreak="0">
    <w:nsid w:val="0DB75C38"/>
    <w:multiLevelType w:val="hybridMultilevel"/>
    <w:tmpl w:val="0380BADC"/>
    <w:lvl w:ilvl="0" w:tplc="577CA6E4">
      <w:start w:val="1"/>
      <w:numFmt w:val="decimal"/>
      <w:lvlText w:val="6.%1."/>
      <w:lvlJc w:val="left"/>
      <w:pPr>
        <w:ind w:left="786" w:hanging="360"/>
      </w:pPr>
      <w:rPr>
        <w:rFonts w:hint="default"/>
        <w:b w:val="0"/>
        <w:bCs w:val="0"/>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10" w15:restartNumberingAfterBreak="0">
    <w:nsid w:val="0DD543B2"/>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06A602F"/>
    <w:multiLevelType w:val="hybridMultilevel"/>
    <w:tmpl w:val="9CBC898C"/>
    <w:lvl w:ilvl="0" w:tplc="577CA6E4">
      <w:start w:val="1"/>
      <w:numFmt w:val="decimal"/>
      <w:lvlText w:val="6.%1."/>
      <w:lvlJc w:val="left"/>
      <w:pPr>
        <w:ind w:left="786" w:hanging="360"/>
      </w:pPr>
      <w:rPr>
        <w:rFonts w:hint="default"/>
        <w:b w:val="0"/>
        <w:bCs w:val="0"/>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12" w15:restartNumberingAfterBreak="0">
    <w:nsid w:val="163514D6"/>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 w15:restartNumberingAfterBreak="0">
    <w:nsid w:val="16880EA1"/>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186C2208"/>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1CC13D8B"/>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1D267585"/>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7" w15:restartNumberingAfterBreak="0">
    <w:nsid w:val="1FB65347"/>
    <w:multiLevelType w:val="hybridMultilevel"/>
    <w:tmpl w:val="FDCAD00C"/>
    <w:lvl w:ilvl="0" w:tplc="FFFFFFFF">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08664C9"/>
    <w:multiLevelType w:val="hybridMultilevel"/>
    <w:tmpl w:val="32425474"/>
    <w:lvl w:ilvl="0" w:tplc="577CA6E4">
      <w:start w:val="1"/>
      <w:numFmt w:val="decimal"/>
      <w:lvlText w:val="6.%1."/>
      <w:lvlJc w:val="left"/>
      <w:pPr>
        <w:ind w:left="786" w:hanging="360"/>
      </w:pPr>
      <w:rPr>
        <w:rFonts w:hint="default"/>
        <w:b w:val="0"/>
        <w:bCs w:val="0"/>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19" w15:restartNumberingAfterBreak="0">
    <w:nsid w:val="22375D1E"/>
    <w:multiLevelType w:val="hybridMultilevel"/>
    <w:tmpl w:val="317A839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15:restartNumberingAfterBreak="0">
    <w:nsid w:val="27DF3D93"/>
    <w:multiLevelType w:val="hybridMultilevel"/>
    <w:tmpl w:val="317A839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2B84342C"/>
    <w:multiLevelType w:val="hybridMultilevel"/>
    <w:tmpl w:val="31A2814E"/>
    <w:lvl w:ilvl="0" w:tplc="04190011">
      <w:start w:val="1"/>
      <w:numFmt w:val="decimal"/>
      <w:lvlText w:val="%1)"/>
      <w:lvlJc w:val="left"/>
      <w:pPr>
        <w:ind w:left="733" w:hanging="360"/>
      </w:pPr>
      <w:rPr>
        <w:rFonts w:hint="default"/>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22" w15:restartNumberingAfterBreak="0">
    <w:nsid w:val="2BB74A57"/>
    <w:multiLevelType w:val="hybridMultilevel"/>
    <w:tmpl w:val="3B0A38B0"/>
    <w:lvl w:ilvl="0" w:tplc="215621AE">
      <w:start w:val="1"/>
      <w:numFmt w:val="decimal"/>
      <w:lvlText w:val="2.%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457D79"/>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7F43DDD"/>
    <w:multiLevelType w:val="hybridMultilevel"/>
    <w:tmpl w:val="EE0E5164"/>
    <w:lvl w:ilvl="0" w:tplc="4B126C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9EC55FD"/>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3A1A4012"/>
    <w:multiLevelType w:val="multilevel"/>
    <w:tmpl w:val="596A8C98"/>
    <w:lvl w:ilvl="0">
      <w:start w:val="1"/>
      <w:numFmt w:val="decimal"/>
      <w:suff w:val="nothing"/>
      <w:lvlText w:val="%1.  "/>
      <w:lvlJc w:val="left"/>
      <w:pPr>
        <w:ind w:left="0" w:firstLine="0"/>
      </w:pPr>
      <w:rPr>
        <w:rFonts w:ascii="Times New Roman" w:hAnsi="Times New Roman" w:hint="default"/>
        <w:sz w:val="28"/>
      </w:rPr>
    </w:lvl>
    <w:lvl w:ilvl="1">
      <w:start w:val="1"/>
      <w:numFmt w:val="decimal"/>
      <w:pStyle w:val="a2"/>
      <w:suff w:val="nothing"/>
      <w:lvlText w:val="%1.%2  "/>
      <w:lvlJc w:val="left"/>
      <w:pPr>
        <w:ind w:left="453" w:firstLine="964"/>
      </w:pPr>
      <w:rPr>
        <w:rFonts w:ascii="Times New Roman" w:hAnsi="Times New Roman" w:hint="default"/>
        <w:sz w:val="28"/>
      </w:rPr>
    </w:lvl>
    <w:lvl w:ilvl="2">
      <w:start w:val="1"/>
      <w:numFmt w:val="decimal"/>
      <w:suff w:val="nothing"/>
      <w:lvlText w:val="%1.%2.%3.  "/>
      <w:lvlJc w:val="left"/>
      <w:pPr>
        <w:ind w:left="0" w:firstLine="284"/>
      </w:pPr>
      <w:rPr>
        <w:rFonts w:ascii="Times New Roman" w:hAnsi="Times New Roman" w:hint="default"/>
        <w:sz w:val="28"/>
      </w:rPr>
    </w:lvl>
    <w:lvl w:ilvl="3">
      <w:start w:val="1"/>
      <w:numFmt w:val="decimal"/>
      <w:lvlText w:val="%1.%2.%3.%4.  "/>
      <w:lvlJc w:val="left"/>
      <w:pPr>
        <w:tabs>
          <w:tab w:val="num" w:pos="1080"/>
        </w:tabs>
        <w:ind w:left="0" w:firstLine="0"/>
      </w:pPr>
      <w:rPr>
        <w:rFonts w:ascii="Times New Roman" w:hAnsi="Times New Roman" w:hint="default"/>
        <w:sz w:val="28"/>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0A36134"/>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F61236"/>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436C57C9"/>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0" w15:restartNumberingAfterBreak="0">
    <w:nsid w:val="45DC5A23"/>
    <w:multiLevelType w:val="hybridMultilevel"/>
    <w:tmpl w:val="2F3EBC6A"/>
    <w:lvl w:ilvl="0" w:tplc="957057AE">
      <w:start w:val="1"/>
      <w:numFmt w:val="decimal"/>
      <w:lvlText w:val="7.%1."/>
      <w:lvlJc w:val="left"/>
      <w:pPr>
        <w:ind w:left="7023" w:hanging="360"/>
      </w:pPr>
      <w:rPr>
        <w:rFonts w:hint="default"/>
      </w:rPr>
    </w:lvl>
    <w:lvl w:ilvl="1" w:tplc="04190019">
      <w:start w:val="1"/>
      <w:numFmt w:val="lowerLetter"/>
      <w:lvlText w:val="%2."/>
      <w:lvlJc w:val="left"/>
      <w:pPr>
        <w:ind w:left="1453" w:hanging="360"/>
      </w:pPr>
    </w:lvl>
    <w:lvl w:ilvl="2" w:tplc="0419001B" w:tentative="1">
      <w:start w:val="1"/>
      <w:numFmt w:val="lowerRoman"/>
      <w:lvlText w:val="%3."/>
      <w:lvlJc w:val="right"/>
      <w:pPr>
        <w:ind w:left="2173" w:hanging="180"/>
      </w:pPr>
    </w:lvl>
    <w:lvl w:ilvl="3" w:tplc="0419000F" w:tentative="1">
      <w:start w:val="1"/>
      <w:numFmt w:val="decimal"/>
      <w:lvlText w:val="%4."/>
      <w:lvlJc w:val="left"/>
      <w:pPr>
        <w:ind w:left="2893" w:hanging="360"/>
      </w:pPr>
    </w:lvl>
    <w:lvl w:ilvl="4" w:tplc="04190019" w:tentative="1">
      <w:start w:val="1"/>
      <w:numFmt w:val="lowerLetter"/>
      <w:lvlText w:val="%5."/>
      <w:lvlJc w:val="left"/>
      <w:pPr>
        <w:ind w:left="3613" w:hanging="360"/>
      </w:pPr>
    </w:lvl>
    <w:lvl w:ilvl="5" w:tplc="0419001B" w:tentative="1">
      <w:start w:val="1"/>
      <w:numFmt w:val="lowerRoman"/>
      <w:lvlText w:val="%6."/>
      <w:lvlJc w:val="right"/>
      <w:pPr>
        <w:ind w:left="4333" w:hanging="180"/>
      </w:pPr>
    </w:lvl>
    <w:lvl w:ilvl="6" w:tplc="0419000F" w:tentative="1">
      <w:start w:val="1"/>
      <w:numFmt w:val="decimal"/>
      <w:lvlText w:val="%7."/>
      <w:lvlJc w:val="left"/>
      <w:pPr>
        <w:ind w:left="5053" w:hanging="360"/>
      </w:pPr>
    </w:lvl>
    <w:lvl w:ilvl="7" w:tplc="04190019" w:tentative="1">
      <w:start w:val="1"/>
      <w:numFmt w:val="lowerLetter"/>
      <w:lvlText w:val="%8."/>
      <w:lvlJc w:val="left"/>
      <w:pPr>
        <w:ind w:left="5773" w:hanging="360"/>
      </w:pPr>
    </w:lvl>
    <w:lvl w:ilvl="8" w:tplc="0419001B" w:tentative="1">
      <w:start w:val="1"/>
      <w:numFmt w:val="lowerRoman"/>
      <w:lvlText w:val="%9."/>
      <w:lvlJc w:val="right"/>
      <w:pPr>
        <w:ind w:left="6493" w:hanging="180"/>
      </w:pPr>
    </w:lvl>
  </w:abstractNum>
  <w:abstractNum w:abstractNumId="31" w15:restartNumberingAfterBreak="0">
    <w:nsid w:val="49D81F99"/>
    <w:multiLevelType w:val="hybridMultilevel"/>
    <w:tmpl w:val="1E3E8558"/>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2" w15:restartNumberingAfterBreak="0">
    <w:nsid w:val="4A4908EF"/>
    <w:multiLevelType w:val="hybridMultilevel"/>
    <w:tmpl w:val="D76022C6"/>
    <w:lvl w:ilvl="0" w:tplc="4B126C5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4A6E15CE"/>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15:restartNumberingAfterBreak="0">
    <w:nsid w:val="4FA6475A"/>
    <w:multiLevelType w:val="hybridMultilevel"/>
    <w:tmpl w:val="E08852B4"/>
    <w:lvl w:ilvl="0" w:tplc="4B126C52">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5" w15:restartNumberingAfterBreak="0">
    <w:nsid w:val="5148764B"/>
    <w:multiLevelType w:val="hybridMultilevel"/>
    <w:tmpl w:val="C4ACAE24"/>
    <w:lvl w:ilvl="0" w:tplc="123E5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16C5FB2"/>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7" w15:restartNumberingAfterBreak="0">
    <w:nsid w:val="558174F5"/>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15:restartNumberingAfterBreak="0">
    <w:nsid w:val="58197D47"/>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382371D"/>
    <w:multiLevelType w:val="hybridMultilevel"/>
    <w:tmpl w:val="1C78ACA4"/>
    <w:lvl w:ilvl="0" w:tplc="C9A8C6D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8620B3"/>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A8155B"/>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2" w15:restartNumberingAfterBreak="0">
    <w:nsid w:val="6DF63FE6"/>
    <w:multiLevelType w:val="hybridMultilevel"/>
    <w:tmpl w:val="184EB9AE"/>
    <w:lvl w:ilvl="0" w:tplc="4B126C52">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E9F0692"/>
    <w:multiLevelType w:val="multilevel"/>
    <w:tmpl w:val="B64AD396"/>
    <w:lvl w:ilvl="0">
      <w:start w:val="1"/>
      <w:numFmt w:val="decimal"/>
      <w:pStyle w:val="1"/>
      <w:lvlText w:val="%1"/>
      <w:lvlJc w:val="left"/>
      <w:pPr>
        <w:tabs>
          <w:tab w:val="num" w:pos="1077"/>
        </w:tabs>
        <w:ind w:left="0" w:firstLine="851"/>
      </w:pPr>
      <w:rPr>
        <w:rFonts w:hint="default"/>
      </w:rPr>
    </w:lvl>
    <w:lvl w:ilvl="1">
      <w:start w:val="1"/>
      <w:numFmt w:val="decimal"/>
      <w:pStyle w:val="2"/>
      <w:lvlText w:val="%1.%2"/>
      <w:lvlJc w:val="left"/>
      <w:pPr>
        <w:tabs>
          <w:tab w:val="num" w:pos="1418"/>
        </w:tabs>
        <w:ind w:left="0" w:firstLine="851"/>
      </w:pPr>
      <w:rPr>
        <w:rFonts w:hint="default"/>
      </w:rPr>
    </w:lvl>
    <w:lvl w:ilvl="2">
      <w:start w:val="1"/>
      <w:numFmt w:val="decimal"/>
      <w:pStyle w:val="30"/>
      <w:lvlText w:val="%1.%2.%3"/>
      <w:lvlJc w:val="left"/>
      <w:pPr>
        <w:tabs>
          <w:tab w:val="num" w:pos="1701"/>
        </w:tabs>
        <w:ind w:left="0" w:firstLine="851"/>
      </w:pPr>
      <w:rPr>
        <w:rFonts w:hint="default"/>
      </w:rPr>
    </w:lvl>
    <w:lvl w:ilvl="3">
      <w:start w:val="1"/>
      <w:numFmt w:val="decimal"/>
      <w:pStyle w:val="4"/>
      <w:lvlText w:val="%1.%2.%3.%4"/>
      <w:lvlJc w:val="left"/>
      <w:pPr>
        <w:tabs>
          <w:tab w:val="num" w:pos="1814"/>
        </w:tabs>
        <w:ind w:left="0" w:firstLine="851"/>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4" w15:restartNumberingAfterBreak="0">
    <w:nsid w:val="6F41599F"/>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5" w15:restartNumberingAfterBreak="0">
    <w:nsid w:val="6F5855D7"/>
    <w:multiLevelType w:val="multilevel"/>
    <w:tmpl w:val="C07025FE"/>
    <w:lvl w:ilvl="0">
      <w:start w:val="3"/>
      <w:numFmt w:val="decimal"/>
      <w:suff w:val="space"/>
      <w:lvlText w:val="%1  "/>
      <w:lvlJc w:val="left"/>
      <w:pPr>
        <w:ind w:left="0" w:firstLine="851"/>
      </w:pPr>
      <w:rPr>
        <w:rFonts w:ascii="Times New Roman" w:hAnsi="Times New Roman" w:hint="default"/>
        <w:b w:val="0"/>
        <w:i w:val="0"/>
        <w:sz w:val="28"/>
        <w:szCs w:val="28"/>
      </w:rPr>
    </w:lvl>
    <w:lvl w:ilvl="1">
      <w:start w:val="1"/>
      <w:numFmt w:val="decimal"/>
      <w:lvlText w:val="5.%2."/>
      <w:lvlJc w:val="left"/>
      <w:pPr>
        <w:ind w:left="0" w:firstLine="851"/>
      </w:pPr>
      <w:rPr>
        <w:rFonts w:hint="default"/>
        <w:b w:val="0"/>
        <w:i w:val="0"/>
        <w:sz w:val="28"/>
        <w:szCs w:val="28"/>
      </w:rPr>
    </w:lvl>
    <w:lvl w:ilvl="2">
      <w:start w:val="1"/>
      <w:numFmt w:val="decimal"/>
      <w:lvlText w:val="%1.%2.%3  "/>
      <w:lvlJc w:val="left"/>
      <w:pPr>
        <w:tabs>
          <w:tab w:val="num" w:pos="1571"/>
        </w:tabs>
        <w:ind w:left="0" w:firstLine="851"/>
      </w:pPr>
      <w:rPr>
        <w:rFonts w:ascii="Times New Roman" w:hAnsi="Times New Roman" w:hint="default"/>
        <w:b w:val="0"/>
        <w:i w:val="0"/>
        <w:sz w:val="28"/>
        <w:szCs w:val="28"/>
        <w:u w:val="none"/>
      </w:rPr>
    </w:lvl>
    <w:lvl w:ilvl="3">
      <w:start w:val="1"/>
      <w:numFmt w:val="decimal"/>
      <w:suff w:val="nothing"/>
      <w:lvlText w:val="%1.%2.%3.%4  "/>
      <w:lvlJc w:val="left"/>
      <w:pPr>
        <w:ind w:left="0" w:firstLine="851"/>
      </w:pPr>
      <w:rPr>
        <w:rFonts w:hint="default"/>
        <w:b w:val="0"/>
        <w:i w:val="0"/>
        <w:sz w:val="28"/>
      </w:rPr>
    </w:lvl>
    <w:lvl w:ilvl="4">
      <w:start w:val="1"/>
      <w:numFmt w:val="decimal"/>
      <w:lvlText w:val="%1.%2.%3.%4.%5."/>
      <w:lvlJc w:val="left"/>
      <w:pPr>
        <w:tabs>
          <w:tab w:val="num" w:pos="2525"/>
        </w:tabs>
        <w:ind w:left="2237" w:hanging="792"/>
      </w:pPr>
      <w:rPr>
        <w:rFonts w:hint="default"/>
      </w:rPr>
    </w:lvl>
    <w:lvl w:ilvl="5">
      <w:start w:val="1"/>
      <w:numFmt w:val="decimal"/>
      <w:lvlText w:val="%1.%2.%3.%4.%5.%6."/>
      <w:lvlJc w:val="left"/>
      <w:pPr>
        <w:tabs>
          <w:tab w:val="num" w:pos="3245"/>
        </w:tabs>
        <w:ind w:left="2741" w:hanging="936"/>
      </w:pPr>
      <w:rPr>
        <w:rFonts w:hint="default"/>
      </w:rPr>
    </w:lvl>
    <w:lvl w:ilvl="6">
      <w:start w:val="1"/>
      <w:numFmt w:val="decimal"/>
      <w:lvlText w:val="%1.%2.%3.%4.%5.%6.%7."/>
      <w:lvlJc w:val="left"/>
      <w:pPr>
        <w:tabs>
          <w:tab w:val="num" w:pos="3965"/>
        </w:tabs>
        <w:ind w:left="3245" w:hanging="1080"/>
      </w:pPr>
      <w:rPr>
        <w:rFonts w:hint="default"/>
      </w:rPr>
    </w:lvl>
    <w:lvl w:ilvl="7">
      <w:start w:val="1"/>
      <w:numFmt w:val="decimal"/>
      <w:lvlText w:val="%1.%2.%3.%4.%5.%6.%7.%8."/>
      <w:lvlJc w:val="left"/>
      <w:pPr>
        <w:tabs>
          <w:tab w:val="num" w:pos="4325"/>
        </w:tabs>
        <w:ind w:left="3749" w:hanging="1224"/>
      </w:pPr>
      <w:rPr>
        <w:rFonts w:hint="default"/>
      </w:rPr>
    </w:lvl>
    <w:lvl w:ilvl="8">
      <w:start w:val="1"/>
      <w:numFmt w:val="decimal"/>
      <w:lvlText w:val="%1.%2.%3.%4.%5.%6.%7.%8.%9."/>
      <w:lvlJc w:val="left"/>
      <w:pPr>
        <w:tabs>
          <w:tab w:val="num" w:pos="5045"/>
        </w:tabs>
        <w:ind w:left="4325" w:hanging="1440"/>
      </w:pPr>
      <w:rPr>
        <w:rFonts w:hint="default"/>
      </w:rPr>
    </w:lvl>
  </w:abstractNum>
  <w:abstractNum w:abstractNumId="46" w15:restartNumberingAfterBreak="0">
    <w:nsid w:val="7146600F"/>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7" w15:restartNumberingAfterBreak="0">
    <w:nsid w:val="73BB203D"/>
    <w:multiLevelType w:val="multilevel"/>
    <w:tmpl w:val="D72C6A3A"/>
    <w:lvl w:ilvl="0">
      <w:start w:val="1"/>
      <w:numFmt w:val="decimal"/>
      <w:pStyle w:val="10"/>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1"/>
      <w:lvlText w:val="%1.%2.%3"/>
      <w:lvlJc w:val="left"/>
      <w:pPr>
        <w:ind w:left="862" w:hanging="720"/>
      </w:pPr>
      <w:rPr>
        <w:rFonts w:hint="default"/>
        <w:color w:val="auto"/>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8" w15:restartNumberingAfterBreak="0">
    <w:nsid w:val="7AE1669E"/>
    <w:multiLevelType w:val="hybridMultilevel"/>
    <w:tmpl w:val="98DE0A84"/>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
  </w:num>
  <w:num w:numId="2">
    <w:abstractNumId w:val="0"/>
  </w:num>
  <w:num w:numId="3">
    <w:abstractNumId w:val="26"/>
  </w:num>
  <w:num w:numId="4">
    <w:abstractNumId w:val="5"/>
  </w:num>
  <w:num w:numId="5">
    <w:abstractNumId w:val="2"/>
  </w:num>
  <w:num w:numId="6">
    <w:abstractNumId w:val="47"/>
  </w:num>
  <w:num w:numId="7">
    <w:abstractNumId w:val="8"/>
  </w:num>
  <w:num w:numId="8">
    <w:abstractNumId w:val="17"/>
  </w:num>
  <w:num w:numId="9">
    <w:abstractNumId w:val="39"/>
  </w:num>
  <w:num w:numId="10">
    <w:abstractNumId w:val="4"/>
  </w:num>
  <w:num w:numId="11">
    <w:abstractNumId w:val="22"/>
  </w:num>
  <w:num w:numId="12">
    <w:abstractNumId w:val="45"/>
  </w:num>
  <w:num w:numId="13">
    <w:abstractNumId w:val="9"/>
  </w:num>
  <w:num w:numId="14">
    <w:abstractNumId w:val="43"/>
  </w:num>
  <w:num w:numId="15">
    <w:abstractNumId w:val="10"/>
  </w:num>
  <w:num w:numId="16">
    <w:abstractNumId w:val="44"/>
  </w:num>
  <w:num w:numId="17">
    <w:abstractNumId w:val="30"/>
  </w:num>
  <w:num w:numId="18">
    <w:abstractNumId w:val="21"/>
  </w:num>
  <w:num w:numId="19">
    <w:abstractNumId w:val="35"/>
  </w:num>
  <w:num w:numId="20">
    <w:abstractNumId w:val="23"/>
  </w:num>
  <w:num w:numId="21">
    <w:abstractNumId w:val="16"/>
  </w:num>
  <w:num w:numId="22">
    <w:abstractNumId w:val="12"/>
  </w:num>
  <w:num w:numId="23">
    <w:abstractNumId w:val="41"/>
  </w:num>
  <w:num w:numId="24">
    <w:abstractNumId w:val="31"/>
  </w:num>
  <w:num w:numId="25">
    <w:abstractNumId w:val="20"/>
  </w:num>
  <w:num w:numId="26">
    <w:abstractNumId w:val="15"/>
  </w:num>
  <w:num w:numId="27">
    <w:abstractNumId w:val="13"/>
  </w:num>
  <w:num w:numId="28">
    <w:abstractNumId w:val="25"/>
  </w:num>
  <w:num w:numId="29">
    <w:abstractNumId w:val="33"/>
  </w:num>
  <w:num w:numId="30">
    <w:abstractNumId w:val="40"/>
  </w:num>
  <w:num w:numId="31">
    <w:abstractNumId w:val="14"/>
  </w:num>
  <w:num w:numId="32">
    <w:abstractNumId w:val="27"/>
  </w:num>
  <w:num w:numId="33">
    <w:abstractNumId w:val="7"/>
  </w:num>
  <w:num w:numId="34">
    <w:abstractNumId w:val="38"/>
  </w:num>
  <w:num w:numId="35">
    <w:abstractNumId w:val="28"/>
  </w:num>
  <w:num w:numId="36">
    <w:abstractNumId w:val="48"/>
  </w:num>
  <w:num w:numId="37">
    <w:abstractNumId w:val="37"/>
  </w:num>
  <w:num w:numId="38">
    <w:abstractNumId w:val="36"/>
  </w:num>
  <w:num w:numId="39">
    <w:abstractNumId w:val="46"/>
  </w:num>
  <w:num w:numId="40">
    <w:abstractNumId w:val="6"/>
  </w:num>
  <w:num w:numId="41">
    <w:abstractNumId w:val="29"/>
  </w:num>
  <w:num w:numId="42">
    <w:abstractNumId w:val="18"/>
  </w:num>
  <w:num w:numId="43">
    <w:abstractNumId w:val="11"/>
  </w:num>
  <w:num w:numId="44">
    <w:abstractNumId w:val="3"/>
  </w:num>
  <w:num w:numId="45">
    <w:abstractNumId w:val="34"/>
  </w:num>
  <w:num w:numId="46">
    <w:abstractNumId w:val="42"/>
  </w:num>
  <w:num w:numId="47">
    <w:abstractNumId w:val="32"/>
  </w:num>
  <w:num w:numId="48">
    <w:abstractNumId w:val="24"/>
  </w:num>
  <w:num w:numId="49">
    <w:abstractNumId w:val="19"/>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еров Дмитрий Александрович">
    <w15:presenceInfo w15:providerId="AD" w15:userId="S-1-5-21-4285239345-2551754585-679010846-1258"/>
  </w15:person>
  <w15:person w15:author="Буторин Дмитрий Сергеевич">
    <w15:presenceInfo w15:providerId="AD" w15:userId="S-1-5-21-4285239345-2551754585-679010846-1832"/>
  </w15:person>
  <w15:person w15:author="Гадельшин Мират Минулович">
    <w15:presenceInfo w15:providerId="AD" w15:userId="S-1-5-21-4285239345-2551754585-679010846-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ru-RU" w:vendorID="1" w:dllVersion="512"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142"/>
  <w:doNotHyphenateCaps/>
  <w:drawingGridHorizontalSpacing w:val="140"/>
  <w:displayHorizontalDrawingGridEvery w:val="2"/>
  <w:noPunctuationKerning/>
  <w:characterSpacingControl w:val="doNotCompress"/>
  <w:hdrShapeDefaults>
    <o:shapedefaults v:ext="edit" spidmax="3522"/>
    <o:shapelayout v:ext="edit">
      <o:idmap v:ext="edit" data="2,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B7D"/>
    <w:rsid w:val="000001F5"/>
    <w:rsid w:val="000002F2"/>
    <w:rsid w:val="00001131"/>
    <w:rsid w:val="000013B6"/>
    <w:rsid w:val="00002301"/>
    <w:rsid w:val="00002B25"/>
    <w:rsid w:val="0000335C"/>
    <w:rsid w:val="0000347E"/>
    <w:rsid w:val="00004702"/>
    <w:rsid w:val="000047B3"/>
    <w:rsid w:val="00004AEC"/>
    <w:rsid w:val="00004E70"/>
    <w:rsid w:val="00004F2B"/>
    <w:rsid w:val="00005168"/>
    <w:rsid w:val="000051A3"/>
    <w:rsid w:val="00005538"/>
    <w:rsid w:val="0000553E"/>
    <w:rsid w:val="0000602D"/>
    <w:rsid w:val="000069A9"/>
    <w:rsid w:val="000069F9"/>
    <w:rsid w:val="000078AE"/>
    <w:rsid w:val="00010BE0"/>
    <w:rsid w:val="00011280"/>
    <w:rsid w:val="00011783"/>
    <w:rsid w:val="000126F8"/>
    <w:rsid w:val="0001289D"/>
    <w:rsid w:val="00015B64"/>
    <w:rsid w:val="00016986"/>
    <w:rsid w:val="00017CF1"/>
    <w:rsid w:val="00017CFD"/>
    <w:rsid w:val="00017FA8"/>
    <w:rsid w:val="00020CC5"/>
    <w:rsid w:val="00021DE3"/>
    <w:rsid w:val="00021FB1"/>
    <w:rsid w:val="000221E6"/>
    <w:rsid w:val="0002295A"/>
    <w:rsid w:val="00022ECD"/>
    <w:rsid w:val="00023977"/>
    <w:rsid w:val="00023F90"/>
    <w:rsid w:val="000255ED"/>
    <w:rsid w:val="00026119"/>
    <w:rsid w:val="00026270"/>
    <w:rsid w:val="00026536"/>
    <w:rsid w:val="00026D50"/>
    <w:rsid w:val="0002709F"/>
    <w:rsid w:val="00030D63"/>
    <w:rsid w:val="000325FC"/>
    <w:rsid w:val="000326B5"/>
    <w:rsid w:val="00032D69"/>
    <w:rsid w:val="000331B9"/>
    <w:rsid w:val="000332FA"/>
    <w:rsid w:val="0003461B"/>
    <w:rsid w:val="000348EF"/>
    <w:rsid w:val="00035250"/>
    <w:rsid w:val="00035FFD"/>
    <w:rsid w:val="000364D8"/>
    <w:rsid w:val="00036877"/>
    <w:rsid w:val="00037287"/>
    <w:rsid w:val="00040053"/>
    <w:rsid w:val="0004006A"/>
    <w:rsid w:val="00040693"/>
    <w:rsid w:val="000407AF"/>
    <w:rsid w:val="00040836"/>
    <w:rsid w:val="00040BC9"/>
    <w:rsid w:val="00040F14"/>
    <w:rsid w:val="00041DE8"/>
    <w:rsid w:val="000431C1"/>
    <w:rsid w:val="00043DAD"/>
    <w:rsid w:val="0004577B"/>
    <w:rsid w:val="00046DE5"/>
    <w:rsid w:val="00047026"/>
    <w:rsid w:val="00047F5F"/>
    <w:rsid w:val="0005089C"/>
    <w:rsid w:val="00050D9F"/>
    <w:rsid w:val="000519B9"/>
    <w:rsid w:val="00051D2D"/>
    <w:rsid w:val="00051F2A"/>
    <w:rsid w:val="00053553"/>
    <w:rsid w:val="000538B9"/>
    <w:rsid w:val="00053E5D"/>
    <w:rsid w:val="00055CFE"/>
    <w:rsid w:val="000567A9"/>
    <w:rsid w:val="00056EA6"/>
    <w:rsid w:val="000573BD"/>
    <w:rsid w:val="000619E0"/>
    <w:rsid w:val="00061D7C"/>
    <w:rsid w:val="0006255D"/>
    <w:rsid w:val="00063421"/>
    <w:rsid w:val="000636BB"/>
    <w:rsid w:val="0006381F"/>
    <w:rsid w:val="000652CF"/>
    <w:rsid w:val="00065374"/>
    <w:rsid w:val="00065E3C"/>
    <w:rsid w:val="00065EAC"/>
    <w:rsid w:val="0006646D"/>
    <w:rsid w:val="00066E3E"/>
    <w:rsid w:val="00067694"/>
    <w:rsid w:val="00071606"/>
    <w:rsid w:val="00072409"/>
    <w:rsid w:val="00072419"/>
    <w:rsid w:val="00072581"/>
    <w:rsid w:val="00073146"/>
    <w:rsid w:val="0007420F"/>
    <w:rsid w:val="00077D86"/>
    <w:rsid w:val="00077F3E"/>
    <w:rsid w:val="00080799"/>
    <w:rsid w:val="000810C1"/>
    <w:rsid w:val="00081456"/>
    <w:rsid w:val="00081699"/>
    <w:rsid w:val="000819CA"/>
    <w:rsid w:val="000823D5"/>
    <w:rsid w:val="0008276C"/>
    <w:rsid w:val="00082E0D"/>
    <w:rsid w:val="00083A0C"/>
    <w:rsid w:val="00083AD3"/>
    <w:rsid w:val="00083D23"/>
    <w:rsid w:val="000851B9"/>
    <w:rsid w:val="0008607D"/>
    <w:rsid w:val="00086B37"/>
    <w:rsid w:val="00086E0E"/>
    <w:rsid w:val="000878D6"/>
    <w:rsid w:val="00087A26"/>
    <w:rsid w:val="000904AA"/>
    <w:rsid w:val="00091BD3"/>
    <w:rsid w:val="000963A4"/>
    <w:rsid w:val="000A1672"/>
    <w:rsid w:val="000A18B8"/>
    <w:rsid w:val="000A290F"/>
    <w:rsid w:val="000A294F"/>
    <w:rsid w:val="000A32C7"/>
    <w:rsid w:val="000A3E1D"/>
    <w:rsid w:val="000A3E6B"/>
    <w:rsid w:val="000A4735"/>
    <w:rsid w:val="000A4B1B"/>
    <w:rsid w:val="000A51C8"/>
    <w:rsid w:val="000A520C"/>
    <w:rsid w:val="000A5407"/>
    <w:rsid w:val="000A66EE"/>
    <w:rsid w:val="000A73D6"/>
    <w:rsid w:val="000A7B22"/>
    <w:rsid w:val="000A7ECA"/>
    <w:rsid w:val="000A7FFD"/>
    <w:rsid w:val="000B01F6"/>
    <w:rsid w:val="000B2004"/>
    <w:rsid w:val="000B4379"/>
    <w:rsid w:val="000B445C"/>
    <w:rsid w:val="000B5492"/>
    <w:rsid w:val="000B60E0"/>
    <w:rsid w:val="000B6928"/>
    <w:rsid w:val="000B6B76"/>
    <w:rsid w:val="000B6FBE"/>
    <w:rsid w:val="000B72A9"/>
    <w:rsid w:val="000C04DB"/>
    <w:rsid w:val="000C151A"/>
    <w:rsid w:val="000C18B3"/>
    <w:rsid w:val="000C1D9E"/>
    <w:rsid w:val="000C2335"/>
    <w:rsid w:val="000C2E02"/>
    <w:rsid w:val="000C321A"/>
    <w:rsid w:val="000C36D0"/>
    <w:rsid w:val="000C3B24"/>
    <w:rsid w:val="000C4B91"/>
    <w:rsid w:val="000C4C4C"/>
    <w:rsid w:val="000C4F17"/>
    <w:rsid w:val="000C5160"/>
    <w:rsid w:val="000C5DF9"/>
    <w:rsid w:val="000C6D43"/>
    <w:rsid w:val="000C6EFA"/>
    <w:rsid w:val="000C70AB"/>
    <w:rsid w:val="000D0BE2"/>
    <w:rsid w:val="000D0FDB"/>
    <w:rsid w:val="000D363E"/>
    <w:rsid w:val="000D3891"/>
    <w:rsid w:val="000D3FB2"/>
    <w:rsid w:val="000D5349"/>
    <w:rsid w:val="000D567F"/>
    <w:rsid w:val="000D5E46"/>
    <w:rsid w:val="000E003B"/>
    <w:rsid w:val="000E05E2"/>
    <w:rsid w:val="000E0B64"/>
    <w:rsid w:val="000E1041"/>
    <w:rsid w:val="000E3D56"/>
    <w:rsid w:val="000E5357"/>
    <w:rsid w:val="000E6181"/>
    <w:rsid w:val="000E61FC"/>
    <w:rsid w:val="000F04B2"/>
    <w:rsid w:val="000F13DC"/>
    <w:rsid w:val="000F28A6"/>
    <w:rsid w:val="000F3C25"/>
    <w:rsid w:val="000F4635"/>
    <w:rsid w:val="000F49C2"/>
    <w:rsid w:val="000F51F3"/>
    <w:rsid w:val="000F5609"/>
    <w:rsid w:val="000F739E"/>
    <w:rsid w:val="000F7DB5"/>
    <w:rsid w:val="0010068E"/>
    <w:rsid w:val="00100E17"/>
    <w:rsid w:val="001011CE"/>
    <w:rsid w:val="00101462"/>
    <w:rsid w:val="0010156D"/>
    <w:rsid w:val="001022C3"/>
    <w:rsid w:val="001025B8"/>
    <w:rsid w:val="00102D1E"/>
    <w:rsid w:val="001037D7"/>
    <w:rsid w:val="00103F02"/>
    <w:rsid w:val="00105989"/>
    <w:rsid w:val="00106FC1"/>
    <w:rsid w:val="00106FE9"/>
    <w:rsid w:val="00107364"/>
    <w:rsid w:val="0011020A"/>
    <w:rsid w:val="001102DF"/>
    <w:rsid w:val="00110A78"/>
    <w:rsid w:val="00110E87"/>
    <w:rsid w:val="0011142B"/>
    <w:rsid w:val="00111DB4"/>
    <w:rsid w:val="0011259E"/>
    <w:rsid w:val="00112915"/>
    <w:rsid w:val="00112E50"/>
    <w:rsid w:val="00113CFA"/>
    <w:rsid w:val="00114100"/>
    <w:rsid w:val="0011515F"/>
    <w:rsid w:val="00115E81"/>
    <w:rsid w:val="00116385"/>
    <w:rsid w:val="00116651"/>
    <w:rsid w:val="00116A11"/>
    <w:rsid w:val="00116B3C"/>
    <w:rsid w:val="00121DCB"/>
    <w:rsid w:val="001229BF"/>
    <w:rsid w:val="00122F7D"/>
    <w:rsid w:val="00122FD2"/>
    <w:rsid w:val="001240F6"/>
    <w:rsid w:val="00124A97"/>
    <w:rsid w:val="00125488"/>
    <w:rsid w:val="00125919"/>
    <w:rsid w:val="00125EDA"/>
    <w:rsid w:val="00126217"/>
    <w:rsid w:val="00126281"/>
    <w:rsid w:val="001307E0"/>
    <w:rsid w:val="00130834"/>
    <w:rsid w:val="00131286"/>
    <w:rsid w:val="00131C04"/>
    <w:rsid w:val="00132FCD"/>
    <w:rsid w:val="001339B9"/>
    <w:rsid w:val="00133CF7"/>
    <w:rsid w:val="001344A6"/>
    <w:rsid w:val="001349E2"/>
    <w:rsid w:val="001351D7"/>
    <w:rsid w:val="001360E6"/>
    <w:rsid w:val="001369A2"/>
    <w:rsid w:val="00136C3C"/>
    <w:rsid w:val="00136F78"/>
    <w:rsid w:val="00136FA3"/>
    <w:rsid w:val="00137E35"/>
    <w:rsid w:val="001404DB"/>
    <w:rsid w:val="00140984"/>
    <w:rsid w:val="001412C0"/>
    <w:rsid w:val="0014163E"/>
    <w:rsid w:val="001420EC"/>
    <w:rsid w:val="00142160"/>
    <w:rsid w:val="0014258D"/>
    <w:rsid w:val="001431B4"/>
    <w:rsid w:val="0014363B"/>
    <w:rsid w:val="0014404A"/>
    <w:rsid w:val="001448B8"/>
    <w:rsid w:val="001459F6"/>
    <w:rsid w:val="00145ACB"/>
    <w:rsid w:val="0014611B"/>
    <w:rsid w:val="00150116"/>
    <w:rsid w:val="00150294"/>
    <w:rsid w:val="0015068B"/>
    <w:rsid w:val="001507DB"/>
    <w:rsid w:val="001507F0"/>
    <w:rsid w:val="00150CBA"/>
    <w:rsid w:val="00151600"/>
    <w:rsid w:val="001517BD"/>
    <w:rsid w:val="00151B15"/>
    <w:rsid w:val="00151CFF"/>
    <w:rsid w:val="00151E77"/>
    <w:rsid w:val="00152924"/>
    <w:rsid w:val="001529CE"/>
    <w:rsid w:val="00152F03"/>
    <w:rsid w:val="0015468D"/>
    <w:rsid w:val="001569DC"/>
    <w:rsid w:val="00156AE0"/>
    <w:rsid w:val="00157A04"/>
    <w:rsid w:val="001603FE"/>
    <w:rsid w:val="00160638"/>
    <w:rsid w:val="00160B56"/>
    <w:rsid w:val="00160F19"/>
    <w:rsid w:val="0016143F"/>
    <w:rsid w:val="001614FC"/>
    <w:rsid w:val="00162684"/>
    <w:rsid w:val="001628ED"/>
    <w:rsid w:val="001630BA"/>
    <w:rsid w:val="0016349A"/>
    <w:rsid w:val="00163514"/>
    <w:rsid w:val="00163571"/>
    <w:rsid w:val="00165133"/>
    <w:rsid w:val="00165B9E"/>
    <w:rsid w:val="0016609B"/>
    <w:rsid w:val="001663E3"/>
    <w:rsid w:val="001667FB"/>
    <w:rsid w:val="00166810"/>
    <w:rsid w:val="00167030"/>
    <w:rsid w:val="00167C9C"/>
    <w:rsid w:val="001713A5"/>
    <w:rsid w:val="00171842"/>
    <w:rsid w:val="00172CAF"/>
    <w:rsid w:val="001730A6"/>
    <w:rsid w:val="00173503"/>
    <w:rsid w:val="00173CFE"/>
    <w:rsid w:val="00173F05"/>
    <w:rsid w:val="001741B4"/>
    <w:rsid w:val="00174D68"/>
    <w:rsid w:val="00174FAE"/>
    <w:rsid w:val="00177300"/>
    <w:rsid w:val="00177D3F"/>
    <w:rsid w:val="00180756"/>
    <w:rsid w:val="001812B6"/>
    <w:rsid w:val="001818CE"/>
    <w:rsid w:val="00181914"/>
    <w:rsid w:val="00181CA0"/>
    <w:rsid w:val="001821FA"/>
    <w:rsid w:val="00182F5B"/>
    <w:rsid w:val="00183445"/>
    <w:rsid w:val="001837EB"/>
    <w:rsid w:val="001838B9"/>
    <w:rsid w:val="0018604D"/>
    <w:rsid w:val="001860B1"/>
    <w:rsid w:val="001864AD"/>
    <w:rsid w:val="001871BF"/>
    <w:rsid w:val="00190ED3"/>
    <w:rsid w:val="001913F3"/>
    <w:rsid w:val="00191415"/>
    <w:rsid w:val="001915FD"/>
    <w:rsid w:val="001919E3"/>
    <w:rsid w:val="00192B27"/>
    <w:rsid w:val="001931D8"/>
    <w:rsid w:val="0019539C"/>
    <w:rsid w:val="00195906"/>
    <w:rsid w:val="0019609E"/>
    <w:rsid w:val="0019690D"/>
    <w:rsid w:val="00196E81"/>
    <w:rsid w:val="00197508"/>
    <w:rsid w:val="001A047A"/>
    <w:rsid w:val="001A0D65"/>
    <w:rsid w:val="001A15FA"/>
    <w:rsid w:val="001A4B06"/>
    <w:rsid w:val="001A4EDD"/>
    <w:rsid w:val="001A5DA1"/>
    <w:rsid w:val="001A6284"/>
    <w:rsid w:val="001A77A2"/>
    <w:rsid w:val="001B0467"/>
    <w:rsid w:val="001B05D8"/>
    <w:rsid w:val="001B1830"/>
    <w:rsid w:val="001B1A24"/>
    <w:rsid w:val="001B2246"/>
    <w:rsid w:val="001B27BB"/>
    <w:rsid w:val="001B386A"/>
    <w:rsid w:val="001B38F0"/>
    <w:rsid w:val="001B3BF1"/>
    <w:rsid w:val="001B3C9C"/>
    <w:rsid w:val="001B4308"/>
    <w:rsid w:val="001B44CC"/>
    <w:rsid w:val="001B47B2"/>
    <w:rsid w:val="001B66BE"/>
    <w:rsid w:val="001B76F2"/>
    <w:rsid w:val="001C09DF"/>
    <w:rsid w:val="001C0AFA"/>
    <w:rsid w:val="001C0C58"/>
    <w:rsid w:val="001C10B7"/>
    <w:rsid w:val="001C35F2"/>
    <w:rsid w:val="001C3741"/>
    <w:rsid w:val="001C44E0"/>
    <w:rsid w:val="001C572B"/>
    <w:rsid w:val="001C5F62"/>
    <w:rsid w:val="001C60C8"/>
    <w:rsid w:val="001C62E7"/>
    <w:rsid w:val="001C68CB"/>
    <w:rsid w:val="001C6E1B"/>
    <w:rsid w:val="001D0215"/>
    <w:rsid w:val="001D08FE"/>
    <w:rsid w:val="001D1876"/>
    <w:rsid w:val="001D1C5C"/>
    <w:rsid w:val="001D30C2"/>
    <w:rsid w:val="001D33AD"/>
    <w:rsid w:val="001D3F07"/>
    <w:rsid w:val="001D59FC"/>
    <w:rsid w:val="001D6D26"/>
    <w:rsid w:val="001E0083"/>
    <w:rsid w:val="001E0557"/>
    <w:rsid w:val="001E14BA"/>
    <w:rsid w:val="001E17CA"/>
    <w:rsid w:val="001E17E3"/>
    <w:rsid w:val="001E1BBC"/>
    <w:rsid w:val="001E2D0B"/>
    <w:rsid w:val="001E5690"/>
    <w:rsid w:val="001E591F"/>
    <w:rsid w:val="001F05C1"/>
    <w:rsid w:val="001F1038"/>
    <w:rsid w:val="001F158B"/>
    <w:rsid w:val="001F1A69"/>
    <w:rsid w:val="001F1B65"/>
    <w:rsid w:val="001F2B9E"/>
    <w:rsid w:val="001F356F"/>
    <w:rsid w:val="001F37A3"/>
    <w:rsid w:val="001F37BD"/>
    <w:rsid w:val="001F3D70"/>
    <w:rsid w:val="001F4D35"/>
    <w:rsid w:val="001F5455"/>
    <w:rsid w:val="001F5B36"/>
    <w:rsid w:val="001F63BF"/>
    <w:rsid w:val="001F7B98"/>
    <w:rsid w:val="0020096A"/>
    <w:rsid w:val="0020197B"/>
    <w:rsid w:val="00202524"/>
    <w:rsid w:val="0020288F"/>
    <w:rsid w:val="00203A96"/>
    <w:rsid w:val="00203BF9"/>
    <w:rsid w:val="00205115"/>
    <w:rsid w:val="00205CDA"/>
    <w:rsid w:val="00206D54"/>
    <w:rsid w:val="00206F81"/>
    <w:rsid w:val="00210875"/>
    <w:rsid w:val="0021170F"/>
    <w:rsid w:val="002118BD"/>
    <w:rsid w:val="00211BAA"/>
    <w:rsid w:val="00212274"/>
    <w:rsid w:val="00212BA4"/>
    <w:rsid w:val="00214A07"/>
    <w:rsid w:val="00215164"/>
    <w:rsid w:val="0021542C"/>
    <w:rsid w:val="00215620"/>
    <w:rsid w:val="002160AC"/>
    <w:rsid w:val="0021666C"/>
    <w:rsid w:val="002170B0"/>
    <w:rsid w:val="002200A5"/>
    <w:rsid w:val="0022054B"/>
    <w:rsid w:val="00221BD1"/>
    <w:rsid w:val="00221EF8"/>
    <w:rsid w:val="002227B6"/>
    <w:rsid w:val="00222ABC"/>
    <w:rsid w:val="00222D3B"/>
    <w:rsid w:val="00223D0F"/>
    <w:rsid w:val="00223DE5"/>
    <w:rsid w:val="0022417E"/>
    <w:rsid w:val="002246BB"/>
    <w:rsid w:val="0022485D"/>
    <w:rsid w:val="00224CFF"/>
    <w:rsid w:val="00225247"/>
    <w:rsid w:val="00225B5F"/>
    <w:rsid w:val="00225D67"/>
    <w:rsid w:val="00226356"/>
    <w:rsid w:val="00226C8F"/>
    <w:rsid w:val="00227203"/>
    <w:rsid w:val="0022776C"/>
    <w:rsid w:val="002278BB"/>
    <w:rsid w:val="00227A2F"/>
    <w:rsid w:val="002304B7"/>
    <w:rsid w:val="00230B58"/>
    <w:rsid w:val="0023218B"/>
    <w:rsid w:val="0023299F"/>
    <w:rsid w:val="00232F5D"/>
    <w:rsid w:val="0023567A"/>
    <w:rsid w:val="00235910"/>
    <w:rsid w:val="00235AF9"/>
    <w:rsid w:val="00235C8E"/>
    <w:rsid w:val="00236697"/>
    <w:rsid w:val="00236ABF"/>
    <w:rsid w:val="00236DD4"/>
    <w:rsid w:val="002402B4"/>
    <w:rsid w:val="0024050A"/>
    <w:rsid w:val="002410EC"/>
    <w:rsid w:val="00241933"/>
    <w:rsid w:val="0024257F"/>
    <w:rsid w:val="00242592"/>
    <w:rsid w:val="0024271C"/>
    <w:rsid w:val="00242B31"/>
    <w:rsid w:val="00242B9C"/>
    <w:rsid w:val="00242CC6"/>
    <w:rsid w:val="002432D0"/>
    <w:rsid w:val="002449F2"/>
    <w:rsid w:val="0024569C"/>
    <w:rsid w:val="00245779"/>
    <w:rsid w:val="00246291"/>
    <w:rsid w:val="00246691"/>
    <w:rsid w:val="00247443"/>
    <w:rsid w:val="00247588"/>
    <w:rsid w:val="00250737"/>
    <w:rsid w:val="00251B7E"/>
    <w:rsid w:val="002521E8"/>
    <w:rsid w:val="00253C73"/>
    <w:rsid w:val="00253E8A"/>
    <w:rsid w:val="00256E24"/>
    <w:rsid w:val="00257152"/>
    <w:rsid w:val="00261246"/>
    <w:rsid w:val="00261E30"/>
    <w:rsid w:val="002625EC"/>
    <w:rsid w:val="002629AB"/>
    <w:rsid w:val="00262CC0"/>
    <w:rsid w:val="002636D9"/>
    <w:rsid w:val="00263D3A"/>
    <w:rsid w:val="002665AA"/>
    <w:rsid w:val="0026675E"/>
    <w:rsid w:val="002670ED"/>
    <w:rsid w:val="00267500"/>
    <w:rsid w:val="00267CE8"/>
    <w:rsid w:val="00267D7B"/>
    <w:rsid w:val="002704C1"/>
    <w:rsid w:val="002706B6"/>
    <w:rsid w:val="00270A2D"/>
    <w:rsid w:val="00270B04"/>
    <w:rsid w:val="00270E6F"/>
    <w:rsid w:val="00271BA3"/>
    <w:rsid w:val="00271EE3"/>
    <w:rsid w:val="0027273F"/>
    <w:rsid w:val="00272D45"/>
    <w:rsid w:val="00272F38"/>
    <w:rsid w:val="0027390F"/>
    <w:rsid w:val="00275996"/>
    <w:rsid w:val="00275F1C"/>
    <w:rsid w:val="00276251"/>
    <w:rsid w:val="0027648E"/>
    <w:rsid w:val="0027780F"/>
    <w:rsid w:val="00277FE7"/>
    <w:rsid w:val="0028009D"/>
    <w:rsid w:val="00280BE0"/>
    <w:rsid w:val="00281521"/>
    <w:rsid w:val="002817A0"/>
    <w:rsid w:val="00281B03"/>
    <w:rsid w:val="00281FDE"/>
    <w:rsid w:val="002824C8"/>
    <w:rsid w:val="00282BFE"/>
    <w:rsid w:val="00282EBB"/>
    <w:rsid w:val="00283D7A"/>
    <w:rsid w:val="00283E7F"/>
    <w:rsid w:val="0028416A"/>
    <w:rsid w:val="00285645"/>
    <w:rsid w:val="0028568F"/>
    <w:rsid w:val="0028604B"/>
    <w:rsid w:val="00286E38"/>
    <w:rsid w:val="00287158"/>
    <w:rsid w:val="00287544"/>
    <w:rsid w:val="00287618"/>
    <w:rsid w:val="00287ECD"/>
    <w:rsid w:val="0029045B"/>
    <w:rsid w:val="0029080D"/>
    <w:rsid w:val="00290D90"/>
    <w:rsid w:val="00290EE4"/>
    <w:rsid w:val="00291850"/>
    <w:rsid w:val="00291FDD"/>
    <w:rsid w:val="00293539"/>
    <w:rsid w:val="00293F25"/>
    <w:rsid w:val="002940E0"/>
    <w:rsid w:val="00294F5A"/>
    <w:rsid w:val="0029513D"/>
    <w:rsid w:val="002968F5"/>
    <w:rsid w:val="0029696B"/>
    <w:rsid w:val="00296E9B"/>
    <w:rsid w:val="00297412"/>
    <w:rsid w:val="00297C67"/>
    <w:rsid w:val="00297F2B"/>
    <w:rsid w:val="002A07F7"/>
    <w:rsid w:val="002A16B9"/>
    <w:rsid w:val="002A19A5"/>
    <w:rsid w:val="002A19EF"/>
    <w:rsid w:val="002A217B"/>
    <w:rsid w:val="002A2DB8"/>
    <w:rsid w:val="002A313A"/>
    <w:rsid w:val="002A3B89"/>
    <w:rsid w:val="002A3BBD"/>
    <w:rsid w:val="002A4140"/>
    <w:rsid w:val="002A50BA"/>
    <w:rsid w:val="002A50CE"/>
    <w:rsid w:val="002A67F3"/>
    <w:rsid w:val="002A6870"/>
    <w:rsid w:val="002B07D7"/>
    <w:rsid w:val="002B1564"/>
    <w:rsid w:val="002B1BE2"/>
    <w:rsid w:val="002B2D29"/>
    <w:rsid w:val="002B373F"/>
    <w:rsid w:val="002B392E"/>
    <w:rsid w:val="002B3A15"/>
    <w:rsid w:val="002B537B"/>
    <w:rsid w:val="002B5B2D"/>
    <w:rsid w:val="002B6312"/>
    <w:rsid w:val="002B7370"/>
    <w:rsid w:val="002B7401"/>
    <w:rsid w:val="002C07DD"/>
    <w:rsid w:val="002C619B"/>
    <w:rsid w:val="002C6955"/>
    <w:rsid w:val="002C6AE4"/>
    <w:rsid w:val="002D0F70"/>
    <w:rsid w:val="002D10B2"/>
    <w:rsid w:val="002D1729"/>
    <w:rsid w:val="002D2B99"/>
    <w:rsid w:val="002D3323"/>
    <w:rsid w:val="002D3E0F"/>
    <w:rsid w:val="002D5BB0"/>
    <w:rsid w:val="002D7C87"/>
    <w:rsid w:val="002E02C2"/>
    <w:rsid w:val="002E0B7B"/>
    <w:rsid w:val="002E1DDA"/>
    <w:rsid w:val="002E2B0C"/>
    <w:rsid w:val="002E3C04"/>
    <w:rsid w:val="002E4704"/>
    <w:rsid w:val="002E4751"/>
    <w:rsid w:val="002E5D0E"/>
    <w:rsid w:val="002E5F23"/>
    <w:rsid w:val="002E648F"/>
    <w:rsid w:val="002E654A"/>
    <w:rsid w:val="002E67F4"/>
    <w:rsid w:val="002E6BAC"/>
    <w:rsid w:val="002E788E"/>
    <w:rsid w:val="002E7FC1"/>
    <w:rsid w:val="002F0869"/>
    <w:rsid w:val="002F1514"/>
    <w:rsid w:val="002F196D"/>
    <w:rsid w:val="002F2BD5"/>
    <w:rsid w:val="002F5165"/>
    <w:rsid w:val="002F5CF2"/>
    <w:rsid w:val="002F7694"/>
    <w:rsid w:val="0030014E"/>
    <w:rsid w:val="00300728"/>
    <w:rsid w:val="003022B3"/>
    <w:rsid w:val="00302EFE"/>
    <w:rsid w:val="00304591"/>
    <w:rsid w:val="00304D99"/>
    <w:rsid w:val="00306874"/>
    <w:rsid w:val="00306B5F"/>
    <w:rsid w:val="00311A4B"/>
    <w:rsid w:val="00311C39"/>
    <w:rsid w:val="003129E8"/>
    <w:rsid w:val="00312D6E"/>
    <w:rsid w:val="003131FF"/>
    <w:rsid w:val="00313222"/>
    <w:rsid w:val="00313552"/>
    <w:rsid w:val="0031356F"/>
    <w:rsid w:val="00313EB3"/>
    <w:rsid w:val="00313F9C"/>
    <w:rsid w:val="0031479A"/>
    <w:rsid w:val="00314E22"/>
    <w:rsid w:val="00315C4E"/>
    <w:rsid w:val="00316280"/>
    <w:rsid w:val="00316388"/>
    <w:rsid w:val="00316A02"/>
    <w:rsid w:val="00316B42"/>
    <w:rsid w:val="00317869"/>
    <w:rsid w:val="00321D75"/>
    <w:rsid w:val="00322389"/>
    <w:rsid w:val="00322654"/>
    <w:rsid w:val="00322BEE"/>
    <w:rsid w:val="00322CD6"/>
    <w:rsid w:val="00322FB6"/>
    <w:rsid w:val="00323086"/>
    <w:rsid w:val="0032412B"/>
    <w:rsid w:val="003250CC"/>
    <w:rsid w:val="0032566D"/>
    <w:rsid w:val="00325865"/>
    <w:rsid w:val="00327F48"/>
    <w:rsid w:val="003310B5"/>
    <w:rsid w:val="00331430"/>
    <w:rsid w:val="0033262C"/>
    <w:rsid w:val="00332666"/>
    <w:rsid w:val="003327F4"/>
    <w:rsid w:val="0033400A"/>
    <w:rsid w:val="00334948"/>
    <w:rsid w:val="003361F0"/>
    <w:rsid w:val="00336E38"/>
    <w:rsid w:val="003375E8"/>
    <w:rsid w:val="003375ED"/>
    <w:rsid w:val="00337D11"/>
    <w:rsid w:val="00340280"/>
    <w:rsid w:val="003407F0"/>
    <w:rsid w:val="00340D22"/>
    <w:rsid w:val="0034201F"/>
    <w:rsid w:val="00342085"/>
    <w:rsid w:val="0034220F"/>
    <w:rsid w:val="003426E1"/>
    <w:rsid w:val="003442BD"/>
    <w:rsid w:val="00344CD2"/>
    <w:rsid w:val="003450E9"/>
    <w:rsid w:val="003457E6"/>
    <w:rsid w:val="00346D56"/>
    <w:rsid w:val="003472E7"/>
    <w:rsid w:val="003477FD"/>
    <w:rsid w:val="00347904"/>
    <w:rsid w:val="00347EA1"/>
    <w:rsid w:val="00350D31"/>
    <w:rsid w:val="0035164F"/>
    <w:rsid w:val="00351D72"/>
    <w:rsid w:val="00352156"/>
    <w:rsid w:val="00352226"/>
    <w:rsid w:val="00353CC0"/>
    <w:rsid w:val="0035406D"/>
    <w:rsid w:val="00354087"/>
    <w:rsid w:val="00354D26"/>
    <w:rsid w:val="00354E4A"/>
    <w:rsid w:val="00355101"/>
    <w:rsid w:val="003569B6"/>
    <w:rsid w:val="003570B0"/>
    <w:rsid w:val="0035782C"/>
    <w:rsid w:val="00357BE6"/>
    <w:rsid w:val="00360398"/>
    <w:rsid w:val="003603A3"/>
    <w:rsid w:val="003604FD"/>
    <w:rsid w:val="00361042"/>
    <w:rsid w:val="003616FE"/>
    <w:rsid w:val="00361D22"/>
    <w:rsid w:val="00361E1F"/>
    <w:rsid w:val="00362119"/>
    <w:rsid w:val="0036223A"/>
    <w:rsid w:val="0036260C"/>
    <w:rsid w:val="0036429A"/>
    <w:rsid w:val="00364340"/>
    <w:rsid w:val="003658A2"/>
    <w:rsid w:val="003663BC"/>
    <w:rsid w:val="00366592"/>
    <w:rsid w:val="00367717"/>
    <w:rsid w:val="003678EA"/>
    <w:rsid w:val="0037002C"/>
    <w:rsid w:val="0037004C"/>
    <w:rsid w:val="00370CC0"/>
    <w:rsid w:val="00370E77"/>
    <w:rsid w:val="0037189E"/>
    <w:rsid w:val="00372673"/>
    <w:rsid w:val="003728E1"/>
    <w:rsid w:val="00372C81"/>
    <w:rsid w:val="00373D4C"/>
    <w:rsid w:val="0037427F"/>
    <w:rsid w:val="00374695"/>
    <w:rsid w:val="00374E2A"/>
    <w:rsid w:val="00375379"/>
    <w:rsid w:val="00376368"/>
    <w:rsid w:val="0037643B"/>
    <w:rsid w:val="00377D31"/>
    <w:rsid w:val="003800E9"/>
    <w:rsid w:val="00381407"/>
    <w:rsid w:val="00381D7B"/>
    <w:rsid w:val="0038262C"/>
    <w:rsid w:val="003829E1"/>
    <w:rsid w:val="00382B18"/>
    <w:rsid w:val="00383EFA"/>
    <w:rsid w:val="00385263"/>
    <w:rsid w:val="00385A0A"/>
    <w:rsid w:val="00385AC7"/>
    <w:rsid w:val="00385B55"/>
    <w:rsid w:val="003866AD"/>
    <w:rsid w:val="0039193D"/>
    <w:rsid w:val="00391998"/>
    <w:rsid w:val="003921CF"/>
    <w:rsid w:val="00392B56"/>
    <w:rsid w:val="00392F85"/>
    <w:rsid w:val="00393164"/>
    <w:rsid w:val="00393D19"/>
    <w:rsid w:val="003943A0"/>
    <w:rsid w:val="00395ACC"/>
    <w:rsid w:val="00396BD8"/>
    <w:rsid w:val="00397097"/>
    <w:rsid w:val="003970FF"/>
    <w:rsid w:val="00397300"/>
    <w:rsid w:val="00397EEC"/>
    <w:rsid w:val="003A058B"/>
    <w:rsid w:val="003A0AA3"/>
    <w:rsid w:val="003A0AAE"/>
    <w:rsid w:val="003A0B00"/>
    <w:rsid w:val="003A0E9C"/>
    <w:rsid w:val="003A1C0F"/>
    <w:rsid w:val="003A1CB5"/>
    <w:rsid w:val="003A20BD"/>
    <w:rsid w:val="003A2F42"/>
    <w:rsid w:val="003A6D4E"/>
    <w:rsid w:val="003A742C"/>
    <w:rsid w:val="003A782B"/>
    <w:rsid w:val="003A7841"/>
    <w:rsid w:val="003B0B1F"/>
    <w:rsid w:val="003B0C34"/>
    <w:rsid w:val="003B2357"/>
    <w:rsid w:val="003B2E39"/>
    <w:rsid w:val="003B3AE8"/>
    <w:rsid w:val="003B4530"/>
    <w:rsid w:val="003B4CD8"/>
    <w:rsid w:val="003B5A1C"/>
    <w:rsid w:val="003B606B"/>
    <w:rsid w:val="003B69CC"/>
    <w:rsid w:val="003B6A86"/>
    <w:rsid w:val="003B7889"/>
    <w:rsid w:val="003C0138"/>
    <w:rsid w:val="003C2AE9"/>
    <w:rsid w:val="003C2F6E"/>
    <w:rsid w:val="003C3917"/>
    <w:rsid w:val="003C3AA1"/>
    <w:rsid w:val="003C460B"/>
    <w:rsid w:val="003C4B82"/>
    <w:rsid w:val="003C4D6F"/>
    <w:rsid w:val="003C538C"/>
    <w:rsid w:val="003C5ADC"/>
    <w:rsid w:val="003C5C29"/>
    <w:rsid w:val="003C6516"/>
    <w:rsid w:val="003C742A"/>
    <w:rsid w:val="003C78DE"/>
    <w:rsid w:val="003D0294"/>
    <w:rsid w:val="003D05C6"/>
    <w:rsid w:val="003D1229"/>
    <w:rsid w:val="003D220F"/>
    <w:rsid w:val="003D2CB0"/>
    <w:rsid w:val="003D3020"/>
    <w:rsid w:val="003D4B96"/>
    <w:rsid w:val="003D4C5B"/>
    <w:rsid w:val="003D4D7E"/>
    <w:rsid w:val="003D51DF"/>
    <w:rsid w:val="003D5417"/>
    <w:rsid w:val="003D548D"/>
    <w:rsid w:val="003D56BF"/>
    <w:rsid w:val="003D57DC"/>
    <w:rsid w:val="003D5CD8"/>
    <w:rsid w:val="003D63FB"/>
    <w:rsid w:val="003D6F2B"/>
    <w:rsid w:val="003D73F5"/>
    <w:rsid w:val="003D76F5"/>
    <w:rsid w:val="003E0C2F"/>
    <w:rsid w:val="003E16A2"/>
    <w:rsid w:val="003E1866"/>
    <w:rsid w:val="003E2747"/>
    <w:rsid w:val="003E2B0E"/>
    <w:rsid w:val="003E3F24"/>
    <w:rsid w:val="003E4366"/>
    <w:rsid w:val="003E4501"/>
    <w:rsid w:val="003E4EB8"/>
    <w:rsid w:val="003E55A5"/>
    <w:rsid w:val="003E5625"/>
    <w:rsid w:val="003E7051"/>
    <w:rsid w:val="003E734A"/>
    <w:rsid w:val="003E7623"/>
    <w:rsid w:val="003E78AE"/>
    <w:rsid w:val="003F24F8"/>
    <w:rsid w:val="003F3007"/>
    <w:rsid w:val="003F33B7"/>
    <w:rsid w:val="003F3DFC"/>
    <w:rsid w:val="003F542F"/>
    <w:rsid w:val="003F5545"/>
    <w:rsid w:val="003F55F3"/>
    <w:rsid w:val="003F5AC8"/>
    <w:rsid w:val="00400564"/>
    <w:rsid w:val="004005EE"/>
    <w:rsid w:val="004007B4"/>
    <w:rsid w:val="0040086D"/>
    <w:rsid w:val="00402256"/>
    <w:rsid w:val="00403F5C"/>
    <w:rsid w:val="004045DE"/>
    <w:rsid w:val="004049EC"/>
    <w:rsid w:val="00404A37"/>
    <w:rsid w:val="0040515B"/>
    <w:rsid w:val="00405487"/>
    <w:rsid w:val="0040606B"/>
    <w:rsid w:val="00406093"/>
    <w:rsid w:val="0040662B"/>
    <w:rsid w:val="0040665A"/>
    <w:rsid w:val="00406FFA"/>
    <w:rsid w:val="0040763C"/>
    <w:rsid w:val="00407BCC"/>
    <w:rsid w:val="004107F2"/>
    <w:rsid w:val="00412797"/>
    <w:rsid w:val="00412B3E"/>
    <w:rsid w:val="004130CE"/>
    <w:rsid w:val="00414332"/>
    <w:rsid w:val="00414CA7"/>
    <w:rsid w:val="0041544A"/>
    <w:rsid w:val="00415B58"/>
    <w:rsid w:val="00415B64"/>
    <w:rsid w:val="00416339"/>
    <w:rsid w:val="004164A6"/>
    <w:rsid w:val="0041765A"/>
    <w:rsid w:val="00417775"/>
    <w:rsid w:val="004179D2"/>
    <w:rsid w:val="00417A9A"/>
    <w:rsid w:val="00417EFC"/>
    <w:rsid w:val="0042080B"/>
    <w:rsid w:val="00420975"/>
    <w:rsid w:val="00420B1A"/>
    <w:rsid w:val="0042128B"/>
    <w:rsid w:val="004217E0"/>
    <w:rsid w:val="00421CF0"/>
    <w:rsid w:val="004229E4"/>
    <w:rsid w:val="00422C3B"/>
    <w:rsid w:val="00422D15"/>
    <w:rsid w:val="00422D91"/>
    <w:rsid w:val="0042335C"/>
    <w:rsid w:val="00423B54"/>
    <w:rsid w:val="004240E9"/>
    <w:rsid w:val="004250FF"/>
    <w:rsid w:val="00425B8B"/>
    <w:rsid w:val="004260C1"/>
    <w:rsid w:val="004265CA"/>
    <w:rsid w:val="0042679B"/>
    <w:rsid w:val="00426E1B"/>
    <w:rsid w:val="00427C75"/>
    <w:rsid w:val="00430B1B"/>
    <w:rsid w:val="00432D3E"/>
    <w:rsid w:val="00433442"/>
    <w:rsid w:val="00433D19"/>
    <w:rsid w:val="00433D57"/>
    <w:rsid w:val="0043476B"/>
    <w:rsid w:val="00434A8C"/>
    <w:rsid w:val="004355C9"/>
    <w:rsid w:val="004361E3"/>
    <w:rsid w:val="0043737A"/>
    <w:rsid w:val="004378D3"/>
    <w:rsid w:val="00440607"/>
    <w:rsid w:val="00442243"/>
    <w:rsid w:val="00442888"/>
    <w:rsid w:val="00442BC0"/>
    <w:rsid w:val="004441B9"/>
    <w:rsid w:val="00444D86"/>
    <w:rsid w:val="0044538D"/>
    <w:rsid w:val="004457BA"/>
    <w:rsid w:val="004459CE"/>
    <w:rsid w:val="00445F76"/>
    <w:rsid w:val="0044608C"/>
    <w:rsid w:val="00446435"/>
    <w:rsid w:val="004472EF"/>
    <w:rsid w:val="004510A5"/>
    <w:rsid w:val="00451520"/>
    <w:rsid w:val="00451B97"/>
    <w:rsid w:val="004524AD"/>
    <w:rsid w:val="00452CC2"/>
    <w:rsid w:val="00453283"/>
    <w:rsid w:val="0045358E"/>
    <w:rsid w:val="004563D7"/>
    <w:rsid w:val="004566A9"/>
    <w:rsid w:val="00456A85"/>
    <w:rsid w:val="004575AE"/>
    <w:rsid w:val="00457BE1"/>
    <w:rsid w:val="00460C79"/>
    <w:rsid w:val="0046148D"/>
    <w:rsid w:val="00461793"/>
    <w:rsid w:val="004617F8"/>
    <w:rsid w:val="00461939"/>
    <w:rsid w:val="00461CF9"/>
    <w:rsid w:val="00461E44"/>
    <w:rsid w:val="00462B32"/>
    <w:rsid w:val="00463631"/>
    <w:rsid w:val="004638E1"/>
    <w:rsid w:val="00463A0C"/>
    <w:rsid w:val="00464B3F"/>
    <w:rsid w:val="00465264"/>
    <w:rsid w:val="00465B5C"/>
    <w:rsid w:val="004661FF"/>
    <w:rsid w:val="00466264"/>
    <w:rsid w:val="00466CE0"/>
    <w:rsid w:val="004676E4"/>
    <w:rsid w:val="00467754"/>
    <w:rsid w:val="00470435"/>
    <w:rsid w:val="004711D7"/>
    <w:rsid w:val="0047319E"/>
    <w:rsid w:val="00473FB9"/>
    <w:rsid w:val="004741C5"/>
    <w:rsid w:val="004742D2"/>
    <w:rsid w:val="00474EAF"/>
    <w:rsid w:val="00474F4A"/>
    <w:rsid w:val="0047546C"/>
    <w:rsid w:val="00475ADE"/>
    <w:rsid w:val="00475FE6"/>
    <w:rsid w:val="00477F63"/>
    <w:rsid w:val="004801E1"/>
    <w:rsid w:val="0048044D"/>
    <w:rsid w:val="00480579"/>
    <w:rsid w:val="0048141F"/>
    <w:rsid w:val="00481CAF"/>
    <w:rsid w:val="004827ED"/>
    <w:rsid w:val="004831CB"/>
    <w:rsid w:val="00483686"/>
    <w:rsid w:val="00483ADE"/>
    <w:rsid w:val="0048478D"/>
    <w:rsid w:val="00484896"/>
    <w:rsid w:val="00484A95"/>
    <w:rsid w:val="00484BE0"/>
    <w:rsid w:val="00484D4F"/>
    <w:rsid w:val="00485C4F"/>
    <w:rsid w:val="00485FAF"/>
    <w:rsid w:val="0048604B"/>
    <w:rsid w:val="0048649E"/>
    <w:rsid w:val="0048678D"/>
    <w:rsid w:val="00486884"/>
    <w:rsid w:val="004868EE"/>
    <w:rsid w:val="00486A4A"/>
    <w:rsid w:val="00486B4C"/>
    <w:rsid w:val="00486B7F"/>
    <w:rsid w:val="00487740"/>
    <w:rsid w:val="0048774D"/>
    <w:rsid w:val="00487B73"/>
    <w:rsid w:val="0049047B"/>
    <w:rsid w:val="0049136B"/>
    <w:rsid w:val="00492D14"/>
    <w:rsid w:val="00493631"/>
    <w:rsid w:val="00494B10"/>
    <w:rsid w:val="00494F28"/>
    <w:rsid w:val="00494F8E"/>
    <w:rsid w:val="004960CE"/>
    <w:rsid w:val="00496A6C"/>
    <w:rsid w:val="00497660"/>
    <w:rsid w:val="00497A98"/>
    <w:rsid w:val="004A04AA"/>
    <w:rsid w:val="004A1257"/>
    <w:rsid w:val="004A1275"/>
    <w:rsid w:val="004A18CF"/>
    <w:rsid w:val="004A18D3"/>
    <w:rsid w:val="004A1A7B"/>
    <w:rsid w:val="004A1ABF"/>
    <w:rsid w:val="004A22EF"/>
    <w:rsid w:val="004A28AD"/>
    <w:rsid w:val="004A3141"/>
    <w:rsid w:val="004A3850"/>
    <w:rsid w:val="004A3F52"/>
    <w:rsid w:val="004A6AF8"/>
    <w:rsid w:val="004A6ED5"/>
    <w:rsid w:val="004B1490"/>
    <w:rsid w:val="004B16B4"/>
    <w:rsid w:val="004B1C19"/>
    <w:rsid w:val="004B1FC8"/>
    <w:rsid w:val="004B20D0"/>
    <w:rsid w:val="004B2829"/>
    <w:rsid w:val="004B31ED"/>
    <w:rsid w:val="004B3263"/>
    <w:rsid w:val="004B3CB4"/>
    <w:rsid w:val="004B415F"/>
    <w:rsid w:val="004B4493"/>
    <w:rsid w:val="004B4652"/>
    <w:rsid w:val="004B4AE8"/>
    <w:rsid w:val="004B5996"/>
    <w:rsid w:val="004B5DC2"/>
    <w:rsid w:val="004B668F"/>
    <w:rsid w:val="004C0BA9"/>
    <w:rsid w:val="004C0D7A"/>
    <w:rsid w:val="004C25C8"/>
    <w:rsid w:val="004C2C7C"/>
    <w:rsid w:val="004C2F26"/>
    <w:rsid w:val="004C32D6"/>
    <w:rsid w:val="004C37D4"/>
    <w:rsid w:val="004C3843"/>
    <w:rsid w:val="004C5F00"/>
    <w:rsid w:val="004C6379"/>
    <w:rsid w:val="004C65AD"/>
    <w:rsid w:val="004D03E7"/>
    <w:rsid w:val="004D05C1"/>
    <w:rsid w:val="004D0B50"/>
    <w:rsid w:val="004D0C84"/>
    <w:rsid w:val="004D0E71"/>
    <w:rsid w:val="004D17D6"/>
    <w:rsid w:val="004D1FD9"/>
    <w:rsid w:val="004D202E"/>
    <w:rsid w:val="004D240A"/>
    <w:rsid w:val="004D2A9E"/>
    <w:rsid w:val="004D2FFC"/>
    <w:rsid w:val="004D3216"/>
    <w:rsid w:val="004D3AB4"/>
    <w:rsid w:val="004D40ED"/>
    <w:rsid w:val="004D5261"/>
    <w:rsid w:val="004D55EB"/>
    <w:rsid w:val="004D7342"/>
    <w:rsid w:val="004E0063"/>
    <w:rsid w:val="004E0107"/>
    <w:rsid w:val="004E0385"/>
    <w:rsid w:val="004E094F"/>
    <w:rsid w:val="004E0AEC"/>
    <w:rsid w:val="004E1AA9"/>
    <w:rsid w:val="004E1E78"/>
    <w:rsid w:val="004E2009"/>
    <w:rsid w:val="004E20C2"/>
    <w:rsid w:val="004E2129"/>
    <w:rsid w:val="004E2136"/>
    <w:rsid w:val="004E2837"/>
    <w:rsid w:val="004E29E2"/>
    <w:rsid w:val="004E3D37"/>
    <w:rsid w:val="004E4AE5"/>
    <w:rsid w:val="004E530D"/>
    <w:rsid w:val="004E59EA"/>
    <w:rsid w:val="004E6313"/>
    <w:rsid w:val="004E65FF"/>
    <w:rsid w:val="004E75A6"/>
    <w:rsid w:val="004E7A02"/>
    <w:rsid w:val="004E7DDB"/>
    <w:rsid w:val="004F024F"/>
    <w:rsid w:val="004F0C11"/>
    <w:rsid w:val="004F118F"/>
    <w:rsid w:val="004F4FA8"/>
    <w:rsid w:val="004F5253"/>
    <w:rsid w:val="004F6EE3"/>
    <w:rsid w:val="00500A3D"/>
    <w:rsid w:val="00501933"/>
    <w:rsid w:val="005028DF"/>
    <w:rsid w:val="00504268"/>
    <w:rsid w:val="005044F2"/>
    <w:rsid w:val="0050453A"/>
    <w:rsid w:val="005047C8"/>
    <w:rsid w:val="00505B89"/>
    <w:rsid w:val="00506A7B"/>
    <w:rsid w:val="0050720A"/>
    <w:rsid w:val="0050766A"/>
    <w:rsid w:val="00507719"/>
    <w:rsid w:val="005077CA"/>
    <w:rsid w:val="00507869"/>
    <w:rsid w:val="00507E57"/>
    <w:rsid w:val="0051015C"/>
    <w:rsid w:val="00510712"/>
    <w:rsid w:val="005119A2"/>
    <w:rsid w:val="00512B9E"/>
    <w:rsid w:val="00512FEB"/>
    <w:rsid w:val="00513780"/>
    <w:rsid w:val="00513C95"/>
    <w:rsid w:val="00514728"/>
    <w:rsid w:val="00515514"/>
    <w:rsid w:val="005156B6"/>
    <w:rsid w:val="00515915"/>
    <w:rsid w:val="00515979"/>
    <w:rsid w:val="00515A35"/>
    <w:rsid w:val="00515A4C"/>
    <w:rsid w:val="00515C6A"/>
    <w:rsid w:val="005173B0"/>
    <w:rsid w:val="005174A9"/>
    <w:rsid w:val="00520896"/>
    <w:rsid w:val="00520ADE"/>
    <w:rsid w:val="005226C3"/>
    <w:rsid w:val="00522817"/>
    <w:rsid w:val="0052289D"/>
    <w:rsid w:val="00522EBE"/>
    <w:rsid w:val="00522ED3"/>
    <w:rsid w:val="005234F0"/>
    <w:rsid w:val="005237B0"/>
    <w:rsid w:val="00523A5B"/>
    <w:rsid w:val="00523C6B"/>
    <w:rsid w:val="00524235"/>
    <w:rsid w:val="005242B1"/>
    <w:rsid w:val="00524CBE"/>
    <w:rsid w:val="00525307"/>
    <w:rsid w:val="00527A10"/>
    <w:rsid w:val="00527E24"/>
    <w:rsid w:val="00530069"/>
    <w:rsid w:val="00531414"/>
    <w:rsid w:val="0053163C"/>
    <w:rsid w:val="00532023"/>
    <w:rsid w:val="0053242C"/>
    <w:rsid w:val="005325D6"/>
    <w:rsid w:val="00533A03"/>
    <w:rsid w:val="005349DF"/>
    <w:rsid w:val="005354A6"/>
    <w:rsid w:val="00535EEC"/>
    <w:rsid w:val="00536DB8"/>
    <w:rsid w:val="005376F5"/>
    <w:rsid w:val="005418F7"/>
    <w:rsid w:val="005426F1"/>
    <w:rsid w:val="00542D2E"/>
    <w:rsid w:val="005436CF"/>
    <w:rsid w:val="00543804"/>
    <w:rsid w:val="00543D89"/>
    <w:rsid w:val="00543E53"/>
    <w:rsid w:val="005443CE"/>
    <w:rsid w:val="005445DC"/>
    <w:rsid w:val="00544FE0"/>
    <w:rsid w:val="005455FA"/>
    <w:rsid w:val="00546B65"/>
    <w:rsid w:val="00546D91"/>
    <w:rsid w:val="00546E0A"/>
    <w:rsid w:val="00550240"/>
    <w:rsid w:val="005506B7"/>
    <w:rsid w:val="00550EB8"/>
    <w:rsid w:val="00552BA8"/>
    <w:rsid w:val="00553244"/>
    <w:rsid w:val="005535FE"/>
    <w:rsid w:val="005546C5"/>
    <w:rsid w:val="005547E8"/>
    <w:rsid w:val="0055562F"/>
    <w:rsid w:val="0055584D"/>
    <w:rsid w:val="00555DF0"/>
    <w:rsid w:val="005561DB"/>
    <w:rsid w:val="00560553"/>
    <w:rsid w:val="00560CC0"/>
    <w:rsid w:val="00561489"/>
    <w:rsid w:val="0056244D"/>
    <w:rsid w:val="00562899"/>
    <w:rsid w:val="00563266"/>
    <w:rsid w:val="00563664"/>
    <w:rsid w:val="00564321"/>
    <w:rsid w:val="00564827"/>
    <w:rsid w:val="0056493B"/>
    <w:rsid w:val="005656E1"/>
    <w:rsid w:val="005656F2"/>
    <w:rsid w:val="00565CF6"/>
    <w:rsid w:val="00567734"/>
    <w:rsid w:val="00567BFE"/>
    <w:rsid w:val="0057104B"/>
    <w:rsid w:val="00571924"/>
    <w:rsid w:val="00571A24"/>
    <w:rsid w:val="00571CB0"/>
    <w:rsid w:val="00571F8E"/>
    <w:rsid w:val="005722F5"/>
    <w:rsid w:val="0057373E"/>
    <w:rsid w:val="00573DEE"/>
    <w:rsid w:val="00574428"/>
    <w:rsid w:val="00575832"/>
    <w:rsid w:val="00575E1F"/>
    <w:rsid w:val="005761E2"/>
    <w:rsid w:val="00576847"/>
    <w:rsid w:val="00576EB4"/>
    <w:rsid w:val="00577BCA"/>
    <w:rsid w:val="005801C3"/>
    <w:rsid w:val="00580247"/>
    <w:rsid w:val="005810C4"/>
    <w:rsid w:val="005813A6"/>
    <w:rsid w:val="00581484"/>
    <w:rsid w:val="00581792"/>
    <w:rsid w:val="0058197B"/>
    <w:rsid w:val="0058254D"/>
    <w:rsid w:val="00582FBE"/>
    <w:rsid w:val="005832B7"/>
    <w:rsid w:val="00583492"/>
    <w:rsid w:val="005839D1"/>
    <w:rsid w:val="0058625D"/>
    <w:rsid w:val="00586404"/>
    <w:rsid w:val="0058681E"/>
    <w:rsid w:val="00586C1A"/>
    <w:rsid w:val="005874D3"/>
    <w:rsid w:val="00587778"/>
    <w:rsid w:val="005878BB"/>
    <w:rsid w:val="00587EAC"/>
    <w:rsid w:val="00590691"/>
    <w:rsid w:val="0059071F"/>
    <w:rsid w:val="0059103A"/>
    <w:rsid w:val="00591288"/>
    <w:rsid w:val="00592AFA"/>
    <w:rsid w:val="00592FDD"/>
    <w:rsid w:val="005935AD"/>
    <w:rsid w:val="005936A9"/>
    <w:rsid w:val="00593900"/>
    <w:rsid w:val="00594805"/>
    <w:rsid w:val="0059537A"/>
    <w:rsid w:val="00595EC2"/>
    <w:rsid w:val="0059655B"/>
    <w:rsid w:val="00597D02"/>
    <w:rsid w:val="005A0E0B"/>
    <w:rsid w:val="005A0FEA"/>
    <w:rsid w:val="005A1151"/>
    <w:rsid w:val="005A1C21"/>
    <w:rsid w:val="005A1CBA"/>
    <w:rsid w:val="005A2600"/>
    <w:rsid w:val="005A2EFC"/>
    <w:rsid w:val="005A3A3C"/>
    <w:rsid w:val="005A3B5F"/>
    <w:rsid w:val="005A5020"/>
    <w:rsid w:val="005A5928"/>
    <w:rsid w:val="005A5E8C"/>
    <w:rsid w:val="005A61F0"/>
    <w:rsid w:val="005A67EA"/>
    <w:rsid w:val="005A6F32"/>
    <w:rsid w:val="005A6F87"/>
    <w:rsid w:val="005A7363"/>
    <w:rsid w:val="005B2474"/>
    <w:rsid w:val="005B24EE"/>
    <w:rsid w:val="005B387E"/>
    <w:rsid w:val="005B39FB"/>
    <w:rsid w:val="005B4732"/>
    <w:rsid w:val="005B48CF"/>
    <w:rsid w:val="005B496D"/>
    <w:rsid w:val="005B4DD1"/>
    <w:rsid w:val="005B544F"/>
    <w:rsid w:val="005B563B"/>
    <w:rsid w:val="005B5957"/>
    <w:rsid w:val="005B5AF9"/>
    <w:rsid w:val="005B5B4D"/>
    <w:rsid w:val="005B5E3A"/>
    <w:rsid w:val="005B61AF"/>
    <w:rsid w:val="005B6663"/>
    <w:rsid w:val="005B684A"/>
    <w:rsid w:val="005B70B3"/>
    <w:rsid w:val="005B7D18"/>
    <w:rsid w:val="005C00AF"/>
    <w:rsid w:val="005C0525"/>
    <w:rsid w:val="005C0A9A"/>
    <w:rsid w:val="005C0CB9"/>
    <w:rsid w:val="005C2E05"/>
    <w:rsid w:val="005C39AA"/>
    <w:rsid w:val="005C39E9"/>
    <w:rsid w:val="005C3EC9"/>
    <w:rsid w:val="005C4531"/>
    <w:rsid w:val="005C495B"/>
    <w:rsid w:val="005C637F"/>
    <w:rsid w:val="005C676E"/>
    <w:rsid w:val="005C6C3A"/>
    <w:rsid w:val="005C6DEF"/>
    <w:rsid w:val="005D0877"/>
    <w:rsid w:val="005D0BCE"/>
    <w:rsid w:val="005D1828"/>
    <w:rsid w:val="005D239F"/>
    <w:rsid w:val="005D23BB"/>
    <w:rsid w:val="005D2428"/>
    <w:rsid w:val="005D2AA8"/>
    <w:rsid w:val="005D2F6A"/>
    <w:rsid w:val="005D316B"/>
    <w:rsid w:val="005D4482"/>
    <w:rsid w:val="005D46D3"/>
    <w:rsid w:val="005D54E2"/>
    <w:rsid w:val="005D59EC"/>
    <w:rsid w:val="005D5F94"/>
    <w:rsid w:val="005D5FDF"/>
    <w:rsid w:val="005D60DB"/>
    <w:rsid w:val="005D6E1A"/>
    <w:rsid w:val="005D78E8"/>
    <w:rsid w:val="005E0066"/>
    <w:rsid w:val="005E03C9"/>
    <w:rsid w:val="005E0A64"/>
    <w:rsid w:val="005E168E"/>
    <w:rsid w:val="005E2628"/>
    <w:rsid w:val="005E2C4A"/>
    <w:rsid w:val="005E35D9"/>
    <w:rsid w:val="005E4C55"/>
    <w:rsid w:val="005E4DDB"/>
    <w:rsid w:val="005E571C"/>
    <w:rsid w:val="005E5C33"/>
    <w:rsid w:val="005E66B5"/>
    <w:rsid w:val="005E6702"/>
    <w:rsid w:val="005E6DB5"/>
    <w:rsid w:val="005F00ED"/>
    <w:rsid w:val="005F19D8"/>
    <w:rsid w:val="005F27F2"/>
    <w:rsid w:val="005F286E"/>
    <w:rsid w:val="005F3FB3"/>
    <w:rsid w:val="005F3FE4"/>
    <w:rsid w:val="005F43ED"/>
    <w:rsid w:val="005F4EA4"/>
    <w:rsid w:val="005F520B"/>
    <w:rsid w:val="005F5398"/>
    <w:rsid w:val="005F61F2"/>
    <w:rsid w:val="005F6509"/>
    <w:rsid w:val="005F6B67"/>
    <w:rsid w:val="00600FFC"/>
    <w:rsid w:val="00601110"/>
    <w:rsid w:val="006012F6"/>
    <w:rsid w:val="00602872"/>
    <w:rsid w:val="00602E59"/>
    <w:rsid w:val="0060310D"/>
    <w:rsid w:val="00603C0B"/>
    <w:rsid w:val="00604493"/>
    <w:rsid w:val="00604921"/>
    <w:rsid w:val="00604A1A"/>
    <w:rsid w:val="00605688"/>
    <w:rsid w:val="00605848"/>
    <w:rsid w:val="00605A47"/>
    <w:rsid w:val="0060626D"/>
    <w:rsid w:val="006066A8"/>
    <w:rsid w:val="00606AD5"/>
    <w:rsid w:val="00607723"/>
    <w:rsid w:val="00607B7D"/>
    <w:rsid w:val="00607FE9"/>
    <w:rsid w:val="006103F0"/>
    <w:rsid w:val="006107D1"/>
    <w:rsid w:val="00611151"/>
    <w:rsid w:val="006118A4"/>
    <w:rsid w:val="0061238D"/>
    <w:rsid w:val="0061260E"/>
    <w:rsid w:val="006134B1"/>
    <w:rsid w:val="00613BEF"/>
    <w:rsid w:val="006143DA"/>
    <w:rsid w:val="0061540D"/>
    <w:rsid w:val="006162BB"/>
    <w:rsid w:val="00616839"/>
    <w:rsid w:val="0061744E"/>
    <w:rsid w:val="00620889"/>
    <w:rsid w:val="00621459"/>
    <w:rsid w:val="006214F2"/>
    <w:rsid w:val="00621547"/>
    <w:rsid w:val="00621FB5"/>
    <w:rsid w:val="00622296"/>
    <w:rsid w:val="00622B1F"/>
    <w:rsid w:val="00622DFF"/>
    <w:rsid w:val="00623115"/>
    <w:rsid w:val="006231CA"/>
    <w:rsid w:val="00625212"/>
    <w:rsid w:val="006254B7"/>
    <w:rsid w:val="00625CE1"/>
    <w:rsid w:val="0062630E"/>
    <w:rsid w:val="00626564"/>
    <w:rsid w:val="0062710D"/>
    <w:rsid w:val="0062726B"/>
    <w:rsid w:val="00627F71"/>
    <w:rsid w:val="00630C43"/>
    <w:rsid w:val="0063190F"/>
    <w:rsid w:val="00632722"/>
    <w:rsid w:val="00632B1C"/>
    <w:rsid w:val="00632C2D"/>
    <w:rsid w:val="00633BFB"/>
    <w:rsid w:val="00633C20"/>
    <w:rsid w:val="0063489B"/>
    <w:rsid w:val="00634A36"/>
    <w:rsid w:val="00634C35"/>
    <w:rsid w:val="006356D3"/>
    <w:rsid w:val="006356E7"/>
    <w:rsid w:val="00636436"/>
    <w:rsid w:val="00640A4C"/>
    <w:rsid w:val="006415FD"/>
    <w:rsid w:val="00642523"/>
    <w:rsid w:val="006431AE"/>
    <w:rsid w:val="006432FE"/>
    <w:rsid w:val="00643419"/>
    <w:rsid w:val="00643473"/>
    <w:rsid w:val="00643990"/>
    <w:rsid w:val="0064513A"/>
    <w:rsid w:val="00645CC0"/>
    <w:rsid w:val="0064628E"/>
    <w:rsid w:val="0064650B"/>
    <w:rsid w:val="00650371"/>
    <w:rsid w:val="00650578"/>
    <w:rsid w:val="00650635"/>
    <w:rsid w:val="0065082E"/>
    <w:rsid w:val="006509D4"/>
    <w:rsid w:val="0065104B"/>
    <w:rsid w:val="006514CB"/>
    <w:rsid w:val="00651748"/>
    <w:rsid w:val="00652BCC"/>
    <w:rsid w:val="006530CB"/>
    <w:rsid w:val="00653C5A"/>
    <w:rsid w:val="00653D29"/>
    <w:rsid w:val="00653EE6"/>
    <w:rsid w:val="006558A4"/>
    <w:rsid w:val="006558FA"/>
    <w:rsid w:val="00656F78"/>
    <w:rsid w:val="00657B10"/>
    <w:rsid w:val="00657C75"/>
    <w:rsid w:val="00660315"/>
    <w:rsid w:val="00660669"/>
    <w:rsid w:val="006606B1"/>
    <w:rsid w:val="006622E1"/>
    <w:rsid w:val="00662693"/>
    <w:rsid w:val="006635FE"/>
    <w:rsid w:val="00663E42"/>
    <w:rsid w:val="00664AB6"/>
    <w:rsid w:val="006703E0"/>
    <w:rsid w:val="00670975"/>
    <w:rsid w:val="00670B75"/>
    <w:rsid w:val="00671412"/>
    <w:rsid w:val="00671731"/>
    <w:rsid w:val="00671A58"/>
    <w:rsid w:val="0067680C"/>
    <w:rsid w:val="006776F5"/>
    <w:rsid w:val="0068106E"/>
    <w:rsid w:val="0068111F"/>
    <w:rsid w:val="00681167"/>
    <w:rsid w:val="00681E81"/>
    <w:rsid w:val="00681FC1"/>
    <w:rsid w:val="00682635"/>
    <w:rsid w:val="006832D2"/>
    <w:rsid w:val="006848AD"/>
    <w:rsid w:val="00684AF8"/>
    <w:rsid w:val="00685505"/>
    <w:rsid w:val="00686335"/>
    <w:rsid w:val="00687F2E"/>
    <w:rsid w:val="006902D7"/>
    <w:rsid w:val="006908DD"/>
    <w:rsid w:val="00690CC2"/>
    <w:rsid w:val="00690D46"/>
    <w:rsid w:val="00690FC6"/>
    <w:rsid w:val="00691B11"/>
    <w:rsid w:val="00691DFF"/>
    <w:rsid w:val="00692A68"/>
    <w:rsid w:val="00692C89"/>
    <w:rsid w:val="00693E22"/>
    <w:rsid w:val="006941EF"/>
    <w:rsid w:val="00694EE6"/>
    <w:rsid w:val="00695493"/>
    <w:rsid w:val="00695A64"/>
    <w:rsid w:val="00695F43"/>
    <w:rsid w:val="00696A4B"/>
    <w:rsid w:val="0069706C"/>
    <w:rsid w:val="006A03AC"/>
    <w:rsid w:val="006A05D9"/>
    <w:rsid w:val="006A103B"/>
    <w:rsid w:val="006A1649"/>
    <w:rsid w:val="006A1C50"/>
    <w:rsid w:val="006A23C8"/>
    <w:rsid w:val="006A3035"/>
    <w:rsid w:val="006A31ED"/>
    <w:rsid w:val="006A5099"/>
    <w:rsid w:val="006A5A61"/>
    <w:rsid w:val="006A615A"/>
    <w:rsid w:val="006A6A6F"/>
    <w:rsid w:val="006A725F"/>
    <w:rsid w:val="006A7392"/>
    <w:rsid w:val="006A7B5E"/>
    <w:rsid w:val="006B2B03"/>
    <w:rsid w:val="006B391D"/>
    <w:rsid w:val="006B3EE9"/>
    <w:rsid w:val="006B3F5F"/>
    <w:rsid w:val="006B54F1"/>
    <w:rsid w:val="006B5B8B"/>
    <w:rsid w:val="006B6524"/>
    <w:rsid w:val="006B692F"/>
    <w:rsid w:val="006B6AAC"/>
    <w:rsid w:val="006B7738"/>
    <w:rsid w:val="006C0ED6"/>
    <w:rsid w:val="006C14A8"/>
    <w:rsid w:val="006C1CD3"/>
    <w:rsid w:val="006C1E49"/>
    <w:rsid w:val="006C21C1"/>
    <w:rsid w:val="006C26E1"/>
    <w:rsid w:val="006C2A38"/>
    <w:rsid w:val="006C2FBB"/>
    <w:rsid w:val="006C36ED"/>
    <w:rsid w:val="006C372F"/>
    <w:rsid w:val="006C43F2"/>
    <w:rsid w:val="006C4541"/>
    <w:rsid w:val="006C49E4"/>
    <w:rsid w:val="006C5217"/>
    <w:rsid w:val="006D127A"/>
    <w:rsid w:val="006D16A2"/>
    <w:rsid w:val="006D1EE9"/>
    <w:rsid w:val="006D2666"/>
    <w:rsid w:val="006D2793"/>
    <w:rsid w:val="006D2EAF"/>
    <w:rsid w:val="006D3872"/>
    <w:rsid w:val="006D393F"/>
    <w:rsid w:val="006D3BF4"/>
    <w:rsid w:val="006D3E42"/>
    <w:rsid w:val="006D4344"/>
    <w:rsid w:val="006D5274"/>
    <w:rsid w:val="006D571D"/>
    <w:rsid w:val="006D675F"/>
    <w:rsid w:val="006D7373"/>
    <w:rsid w:val="006D7D59"/>
    <w:rsid w:val="006D7E4D"/>
    <w:rsid w:val="006D7F29"/>
    <w:rsid w:val="006E0985"/>
    <w:rsid w:val="006E10D0"/>
    <w:rsid w:val="006E1D28"/>
    <w:rsid w:val="006E212E"/>
    <w:rsid w:val="006E28F1"/>
    <w:rsid w:val="006E3C3B"/>
    <w:rsid w:val="006E4423"/>
    <w:rsid w:val="006E4AD1"/>
    <w:rsid w:val="006E4D7E"/>
    <w:rsid w:val="006E5C24"/>
    <w:rsid w:val="006E5E60"/>
    <w:rsid w:val="006E6043"/>
    <w:rsid w:val="006E6325"/>
    <w:rsid w:val="006E6689"/>
    <w:rsid w:val="006E6A5F"/>
    <w:rsid w:val="006E7164"/>
    <w:rsid w:val="006E7ECE"/>
    <w:rsid w:val="006F24BD"/>
    <w:rsid w:val="006F28A3"/>
    <w:rsid w:val="006F2906"/>
    <w:rsid w:val="006F3CA8"/>
    <w:rsid w:val="006F4C2E"/>
    <w:rsid w:val="006F6155"/>
    <w:rsid w:val="006F6272"/>
    <w:rsid w:val="006F6E3C"/>
    <w:rsid w:val="006F700C"/>
    <w:rsid w:val="006F7A04"/>
    <w:rsid w:val="00700C8C"/>
    <w:rsid w:val="00700D8A"/>
    <w:rsid w:val="00702724"/>
    <w:rsid w:val="0070341A"/>
    <w:rsid w:val="007035B0"/>
    <w:rsid w:val="00703893"/>
    <w:rsid w:val="00704E02"/>
    <w:rsid w:val="00705561"/>
    <w:rsid w:val="007057E3"/>
    <w:rsid w:val="00706BF4"/>
    <w:rsid w:val="00706E44"/>
    <w:rsid w:val="00707421"/>
    <w:rsid w:val="007103D3"/>
    <w:rsid w:val="0071281A"/>
    <w:rsid w:val="00712BAB"/>
    <w:rsid w:val="00712DCF"/>
    <w:rsid w:val="00713171"/>
    <w:rsid w:val="00713CD9"/>
    <w:rsid w:val="007145A4"/>
    <w:rsid w:val="00714C7E"/>
    <w:rsid w:val="00715113"/>
    <w:rsid w:val="007155D7"/>
    <w:rsid w:val="007156A1"/>
    <w:rsid w:val="00715D91"/>
    <w:rsid w:val="007161EE"/>
    <w:rsid w:val="00716378"/>
    <w:rsid w:val="00716B1A"/>
    <w:rsid w:val="007178A1"/>
    <w:rsid w:val="00717BCC"/>
    <w:rsid w:val="0072095F"/>
    <w:rsid w:val="00722007"/>
    <w:rsid w:val="00723188"/>
    <w:rsid w:val="00724333"/>
    <w:rsid w:val="007245F2"/>
    <w:rsid w:val="00724A5B"/>
    <w:rsid w:val="00726690"/>
    <w:rsid w:val="00726F26"/>
    <w:rsid w:val="00727041"/>
    <w:rsid w:val="00727310"/>
    <w:rsid w:val="0073061E"/>
    <w:rsid w:val="0073157B"/>
    <w:rsid w:val="00732337"/>
    <w:rsid w:val="00733996"/>
    <w:rsid w:val="007352B4"/>
    <w:rsid w:val="00735507"/>
    <w:rsid w:val="00735B63"/>
    <w:rsid w:val="00737254"/>
    <w:rsid w:val="007376D0"/>
    <w:rsid w:val="00737D5E"/>
    <w:rsid w:val="00737F13"/>
    <w:rsid w:val="00740AD9"/>
    <w:rsid w:val="00740F87"/>
    <w:rsid w:val="0074111A"/>
    <w:rsid w:val="007411DB"/>
    <w:rsid w:val="0074130A"/>
    <w:rsid w:val="00742363"/>
    <w:rsid w:val="00742DE6"/>
    <w:rsid w:val="007430E9"/>
    <w:rsid w:val="00743207"/>
    <w:rsid w:val="007440B8"/>
    <w:rsid w:val="00744422"/>
    <w:rsid w:val="00744B9E"/>
    <w:rsid w:val="00745993"/>
    <w:rsid w:val="00745A91"/>
    <w:rsid w:val="00751720"/>
    <w:rsid w:val="007528DD"/>
    <w:rsid w:val="0075430F"/>
    <w:rsid w:val="00754433"/>
    <w:rsid w:val="00754E53"/>
    <w:rsid w:val="007553B3"/>
    <w:rsid w:val="00755A32"/>
    <w:rsid w:val="00755B8B"/>
    <w:rsid w:val="00755CEA"/>
    <w:rsid w:val="007561C1"/>
    <w:rsid w:val="007573C4"/>
    <w:rsid w:val="00757CB1"/>
    <w:rsid w:val="00757E7B"/>
    <w:rsid w:val="00760078"/>
    <w:rsid w:val="00761837"/>
    <w:rsid w:val="00761AD9"/>
    <w:rsid w:val="0076209A"/>
    <w:rsid w:val="007627C6"/>
    <w:rsid w:val="007628A9"/>
    <w:rsid w:val="00762E23"/>
    <w:rsid w:val="007632E5"/>
    <w:rsid w:val="007646F6"/>
    <w:rsid w:val="0076580E"/>
    <w:rsid w:val="00767865"/>
    <w:rsid w:val="00770139"/>
    <w:rsid w:val="00770DF7"/>
    <w:rsid w:val="007716A4"/>
    <w:rsid w:val="00771787"/>
    <w:rsid w:val="00771B06"/>
    <w:rsid w:val="00773C49"/>
    <w:rsid w:val="00773C98"/>
    <w:rsid w:val="007742F2"/>
    <w:rsid w:val="00774650"/>
    <w:rsid w:val="00774F1A"/>
    <w:rsid w:val="00775684"/>
    <w:rsid w:val="00777569"/>
    <w:rsid w:val="00781150"/>
    <w:rsid w:val="00782875"/>
    <w:rsid w:val="00783190"/>
    <w:rsid w:val="007838D0"/>
    <w:rsid w:val="00783BA2"/>
    <w:rsid w:val="007840E4"/>
    <w:rsid w:val="007858D2"/>
    <w:rsid w:val="00785CD2"/>
    <w:rsid w:val="00785EDB"/>
    <w:rsid w:val="00786725"/>
    <w:rsid w:val="00787FC1"/>
    <w:rsid w:val="00791FD0"/>
    <w:rsid w:val="0079237D"/>
    <w:rsid w:val="00793BC5"/>
    <w:rsid w:val="00793C43"/>
    <w:rsid w:val="00794123"/>
    <w:rsid w:val="00794757"/>
    <w:rsid w:val="00794801"/>
    <w:rsid w:val="00794C86"/>
    <w:rsid w:val="00796C02"/>
    <w:rsid w:val="00797879"/>
    <w:rsid w:val="00797901"/>
    <w:rsid w:val="007A00B1"/>
    <w:rsid w:val="007A13E4"/>
    <w:rsid w:val="007A1709"/>
    <w:rsid w:val="007A1C6B"/>
    <w:rsid w:val="007A29EA"/>
    <w:rsid w:val="007A2B59"/>
    <w:rsid w:val="007A2FBA"/>
    <w:rsid w:val="007A3028"/>
    <w:rsid w:val="007A303A"/>
    <w:rsid w:val="007A4120"/>
    <w:rsid w:val="007A4343"/>
    <w:rsid w:val="007A4732"/>
    <w:rsid w:val="007A5A5C"/>
    <w:rsid w:val="007A5DD7"/>
    <w:rsid w:val="007A6771"/>
    <w:rsid w:val="007A7183"/>
    <w:rsid w:val="007B0621"/>
    <w:rsid w:val="007B0F64"/>
    <w:rsid w:val="007B0F97"/>
    <w:rsid w:val="007B202E"/>
    <w:rsid w:val="007B227A"/>
    <w:rsid w:val="007B2293"/>
    <w:rsid w:val="007B237C"/>
    <w:rsid w:val="007B264A"/>
    <w:rsid w:val="007B2A79"/>
    <w:rsid w:val="007B2CFF"/>
    <w:rsid w:val="007B2D2C"/>
    <w:rsid w:val="007B31FB"/>
    <w:rsid w:val="007B3917"/>
    <w:rsid w:val="007B4299"/>
    <w:rsid w:val="007B4EB7"/>
    <w:rsid w:val="007B541F"/>
    <w:rsid w:val="007B564D"/>
    <w:rsid w:val="007B595A"/>
    <w:rsid w:val="007B6BE1"/>
    <w:rsid w:val="007B7B02"/>
    <w:rsid w:val="007B7DAA"/>
    <w:rsid w:val="007B7E5D"/>
    <w:rsid w:val="007C00B8"/>
    <w:rsid w:val="007C0E92"/>
    <w:rsid w:val="007C160E"/>
    <w:rsid w:val="007C2F9E"/>
    <w:rsid w:val="007C3578"/>
    <w:rsid w:val="007C3FF8"/>
    <w:rsid w:val="007C423A"/>
    <w:rsid w:val="007C523D"/>
    <w:rsid w:val="007C54C3"/>
    <w:rsid w:val="007C56E7"/>
    <w:rsid w:val="007C620F"/>
    <w:rsid w:val="007C6AE3"/>
    <w:rsid w:val="007C7061"/>
    <w:rsid w:val="007D0890"/>
    <w:rsid w:val="007D0AF5"/>
    <w:rsid w:val="007D0E07"/>
    <w:rsid w:val="007D142F"/>
    <w:rsid w:val="007D2309"/>
    <w:rsid w:val="007D2632"/>
    <w:rsid w:val="007D2E59"/>
    <w:rsid w:val="007D312D"/>
    <w:rsid w:val="007D3508"/>
    <w:rsid w:val="007D4623"/>
    <w:rsid w:val="007D690A"/>
    <w:rsid w:val="007D69E2"/>
    <w:rsid w:val="007D705B"/>
    <w:rsid w:val="007D7F63"/>
    <w:rsid w:val="007E0783"/>
    <w:rsid w:val="007E081E"/>
    <w:rsid w:val="007E0C07"/>
    <w:rsid w:val="007E124F"/>
    <w:rsid w:val="007E1CD5"/>
    <w:rsid w:val="007E20E7"/>
    <w:rsid w:val="007E23B3"/>
    <w:rsid w:val="007E264F"/>
    <w:rsid w:val="007E27AA"/>
    <w:rsid w:val="007E2FBA"/>
    <w:rsid w:val="007E3C8C"/>
    <w:rsid w:val="007E441A"/>
    <w:rsid w:val="007E4867"/>
    <w:rsid w:val="007E4CB5"/>
    <w:rsid w:val="007E4D8E"/>
    <w:rsid w:val="007E4E01"/>
    <w:rsid w:val="007E4ECE"/>
    <w:rsid w:val="007E59DA"/>
    <w:rsid w:val="007E6243"/>
    <w:rsid w:val="007E64E6"/>
    <w:rsid w:val="007E66DB"/>
    <w:rsid w:val="007E67B8"/>
    <w:rsid w:val="007E6A95"/>
    <w:rsid w:val="007E72B4"/>
    <w:rsid w:val="007E75FE"/>
    <w:rsid w:val="007E7CF1"/>
    <w:rsid w:val="007F0BB6"/>
    <w:rsid w:val="007F10F3"/>
    <w:rsid w:val="007F2082"/>
    <w:rsid w:val="007F2200"/>
    <w:rsid w:val="007F2746"/>
    <w:rsid w:val="007F2F42"/>
    <w:rsid w:val="007F4208"/>
    <w:rsid w:val="007F434A"/>
    <w:rsid w:val="007F524E"/>
    <w:rsid w:val="007F6092"/>
    <w:rsid w:val="007F6CCF"/>
    <w:rsid w:val="007F74A3"/>
    <w:rsid w:val="0080117C"/>
    <w:rsid w:val="0080127C"/>
    <w:rsid w:val="0080183F"/>
    <w:rsid w:val="00801CDF"/>
    <w:rsid w:val="00801EA9"/>
    <w:rsid w:val="0080394B"/>
    <w:rsid w:val="00804950"/>
    <w:rsid w:val="00804E15"/>
    <w:rsid w:val="00804E76"/>
    <w:rsid w:val="008057DF"/>
    <w:rsid w:val="008063C5"/>
    <w:rsid w:val="00806981"/>
    <w:rsid w:val="00807177"/>
    <w:rsid w:val="00807797"/>
    <w:rsid w:val="00807803"/>
    <w:rsid w:val="00811FBD"/>
    <w:rsid w:val="00812DA8"/>
    <w:rsid w:val="00814D1E"/>
    <w:rsid w:val="0081526E"/>
    <w:rsid w:val="008152B7"/>
    <w:rsid w:val="008156EF"/>
    <w:rsid w:val="008178FE"/>
    <w:rsid w:val="00817EB8"/>
    <w:rsid w:val="00821445"/>
    <w:rsid w:val="0082154E"/>
    <w:rsid w:val="00822231"/>
    <w:rsid w:val="00822AB6"/>
    <w:rsid w:val="0082349B"/>
    <w:rsid w:val="00823E45"/>
    <w:rsid w:val="00823F2B"/>
    <w:rsid w:val="008249D0"/>
    <w:rsid w:val="00824DC1"/>
    <w:rsid w:val="0082566B"/>
    <w:rsid w:val="00826339"/>
    <w:rsid w:val="008267DB"/>
    <w:rsid w:val="008307EE"/>
    <w:rsid w:val="00830B11"/>
    <w:rsid w:val="00830EDF"/>
    <w:rsid w:val="00831664"/>
    <w:rsid w:val="00831C13"/>
    <w:rsid w:val="00832288"/>
    <w:rsid w:val="008322F5"/>
    <w:rsid w:val="008329D2"/>
    <w:rsid w:val="0083302B"/>
    <w:rsid w:val="00834104"/>
    <w:rsid w:val="00834255"/>
    <w:rsid w:val="00834CC5"/>
    <w:rsid w:val="0083516F"/>
    <w:rsid w:val="00836132"/>
    <w:rsid w:val="008365A9"/>
    <w:rsid w:val="0083682D"/>
    <w:rsid w:val="00836DC3"/>
    <w:rsid w:val="00837924"/>
    <w:rsid w:val="008405E3"/>
    <w:rsid w:val="0084074C"/>
    <w:rsid w:val="008417E7"/>
    <w:rsid w:val="008424ED"/>
    <w:rsid w:val="0084381F"/>
    <w:rsid w:val="00843DFA"/>
    <w:rsid w:val="00844080"/>
    <w:rsid w:val="00844B9D"/>
    <w:rsid w:val="00845146"/>
    <w:rsid w:val="00845478"/>
    <w:rsid w:val="008459DA"/>
    <w:rsid w:val="00845A35"/>
    <w:rsid w:val="0084608B"/>
    <w:rsid w:val="00846576"/>
    <w:rsid w:val="00847485"/>
    <w:rsid w:val="00851141"/>
    <w:rsid w:val="008514FE"/>
    <w:rsid w:val="008519B0"/>
    <w:rsid w:val="00851A45"/>
    <w:rsid w:val="00851AD5"/>
    <w:rsid w:val="00852511"/>
    <w:rsid w:val="00852AE0"/>
    <w:rsid w:val="00853199"/>
    <w:rsid w:val="0085347B"/>
    <w:rsid w:val="008542BA"/>
    <w:rsid w:val="008542CE"/>
    <w:rsid w:val="008548E3"/>
    <w:rsid w:val="00855144"/>
    <w:rsid w:val="00856670"/>
    <w:rsid w:val="00857319"/>
    <w:rsid w:val="00857590"/>
    <w:rsid w:val="0086005A"/>
    <w:rsid w:val="008602EB"/>
    <w:rsid w:val="00860A54"/>
    <w:rsid w:val="00861563"/>
    <w:rsid w:val="0086177B"/>
    <w:rsid w:val="008620F1"/>
    <w:rsid w:val="00862403"/>
    <w:rsid w:val="00863B4B"/>
    <w:rsid w:val="008644DF"/>
    <w:rsid w:val="0086486E"/>
    <w:rsid w:val="00864FFC"/>
    <w:rsid w:val="0086602F"/>
    <w:rsid w:val="00870153"/>
    <w:rsid w:val="008707CD"/>
    <w:rsid w:val="00870925"/>
    <w:rsid w:val="0087117D"/>
    <w:rsid w:val="008720C0"/>
    <w:rsid w:val="00872480"/>
    <w:rsid w:val="00872DC0"/>
    <w:rsid w:val="00872E54"/>
    <w:rsid w:val="00873BC4"/>
    <w:rsid w:val="008754C5"/>
    <w:rsid w:val="008759E4"/>
    <w:rsid w:val="00876DB8"/>
    <w:rsid w:val="0088040B"/>
    <w:rsid w:val="00880425"/>
    <w:rsid w:val="008807F9"/>
    <w:rsid w:val="0088187E"/>
    <w:rsid w:val="00883676"/>
    <w:rsid w:val="00883B7B"/>
    <w:rsid w:val="00883C81"/>
    <w:rsid w:val="008842B2"/>
    <w:rsid w:val="00884E58"/>
    <w:rsid w:val="00886217"/>
    <w:rsid w:val="00886715"/>
    <w:rsid w:val="00886AEC"/>
    <w:rsid w:val="008900EB"/>
    <w:rsid w:val="00890247"/>
    <w:rsid w:val="00891028"/>
    <w:rsid w:val="00891C60"/>
    <w:rsid w:val="008924E7"/>
    <w:rsid w:val="00892B76"/>
    <w:rsid w:val="00893309"/>
    <w:rsid w:val="0089468A"/>
    <w:rsid w:val="00894B66"/>
    <w:rsid w:val="00894C04"/>
    <w:rsid w:val="00894E63"/>
    <w:rsid w:val="0089603E"/>
    <w:rsid w:val="00896509"/>
    <w:rsid w:val="008968C9"/>
    <w:rsid w:val="008A0BB1"/>
    <w:rsid w:val="008A1413"/>
    <w:rsid w:val="008A1C69"/>
    <w:rsid w:val="008A2EBC"/>
    <w:rsid w:val="008A2EED"/>
    <w:rsid w:val="008A31D3"/>
    <w:rsid w:val="008A3BA1"/>
    <w:rsid w:val="008A43B0"/>
    <w:rsid w:val="008A443C"/>
    <w:rsid w:val="008A4B6B"/>
    <w:rsid w:val="008A6242"/>
    <w:rsid w:val="008A6567"/>
    <w:rsid w:val="008A7520"/>
    <w:rsid w:val="008A7FE2"/>
    <w:rsid w:val="008B06AF"/>
    <w:rsid w:val="008B0C8F"/>
    <w:rsid w:val="008B121F"/>
    <w:rsid w:val="008B2F0F"/>
    <w:rsid w:val="008B3B6C"/>
    <w:rsid w:val="008B4374"/>
    <w:rsid w:val="008B5D3F"/>
    <w:rsid w:val="008B770A"/>
    <w:rsid w:val="008B7ED7"/>
    <w:rsid w:val="008C0AA3"/>
    <w:rsid w:val="008C0B73"/>
    <w:rsid w:val="008C0F53"/>
    <w:rsid w:val="008C165D"/>
    <w:rsid w:val="008C242A"/>
    <w:rsid w:val="008C2A11"/>
    <w:rsid w:val="008C3E8E"/>
    <w:rsid w:val="008C4071"/>
    <w:rsid w:val="008C4552"/>
    <w:rsid w:val="008C5F9D"/>
    <w:rsid w:val="008C6A53"/>
    <w:rsid w:val="008C7B5E"/>
    <w:rsid w:val="008C7C07"/>
    <w:rsid w:val="008D0666"/>
    <w:rsid w:val="008D0CCF"/>
    <w:rsid w:val="008D1264"/>
    <w:rsid w:val="008D2057"/>
    <w:rsid w:val="008D2131"/>
    <w:rsid w:val="008D34CF"/>
    <w:rsid w:val="008D399A"/>
    <w:rsid w:val="008D4939"/>
    <w:rsid w:val="008D582D"/>
    <w:rsid w:val="008D62F0"/>
    <w:rsid w:val="008D6AE2"/>
    <w:rsid w:val="008D6DE0"/>
    <w:rsid w:val="008E0BDF"/>
    <w:rsid w:val="008E1490"/>
    <w:rsid w:val="008E15E8"/>
    <w:rsid w:val="008E2600"/>
    <w:rsid w:val="008E430B"/>
    <w:rsid w:val="008E47A1"/>
    <w:rsid w:val="008E4AC5"/>
    <w:rsid w:val="008E62FE"/>
    <w:rsid w:val="008E6566"/>
    <w:rsid w:val="008E6EE6"/>
    <w:rsid w:val="008E7C5D"/>
    <w:rsid w:val="008F17FB"/>
    <w:rsid w:val="008F20FD"/>
    <w:rsid w:val="008F2215"/>
    <w:rsid w:val="008F3969"/>
    <w:rsid w:val="008F442F"/>
    <w:rsid w:val="008F45D5"/>
    <w:rsid w:val="008F5134"/>
    <w:rsid w:val="008F6F32"/>
    <w:rsid w:val="008F7BDB"/>
    <w:rsid w:val="008F7C72"/>
    <w:rsid w:val="008F7C7D"/>
    <w:rsid w:val="00901396"/>
    <w:rsid w:val="009018A8"/>
    <w:rsid w:val="00901AD1"/>
    <w:rsid w:val="00901D39"/>
    <w:rsid w:val="0090239A"/>
    <w:rsid w:val="00902766"/>
    <w:rsid w:val="00903064"/>
    <w:rsid w:val="00903527"/>
    <w:rsid w:val="00903EDD"/>
    <w:rsid w:val="0090428D"/>
    <w:rsid w:val="0090435C"/>
    <w:rsid w:val="00905B5B"/>
    <w:rsid w:val="00905F7E"/>
    <w:rsid w:val="009066EB"/>
    <w:rsid w:val="0090779B"/>
    <w:rsid w:val="009105AC"/>
    <w:rsid w:val="009107E6"/>
    <w:rsid w:val="00910D47"/>
    <w:rsid w:val="009112FA"/>
    <w:rsid w:val="00912170"/>
    <w:rsid w:val="00912240"/>
    <w:rsid w:val="00912500"/>
    <w:rsid w:val="0091304B"/>
    <w:rsid w:val="0091333E"/>
    <w:rsid w:val="009133D1"/>
    <w:rsid w:val="00913DC3"/>
    <w:rsid w:val="009144B2"/>
    <w:rsid w:val="00914737"/>
    <w:rsid w:val="00914DE1"/>
    <w:rsid w:val="00916142"/>
    <w:rsid w:val="009167F5"/>
    <w:rsid w:val="00916BA0"/>
    <w:rsid w:val="00916DD2"/>
    <w:rsid w:val="0092158A"/>
    <w:rsid w:val="00922D2E"/>
    <w:rsid w:val="00923115"/>
    <w:rsid w:val="0092331F"/>
    <w:rsid w:val="00923D99"/>
    <w:rsid w:val="0092435F"/>
    <w:rsid w:val="009244BF"/>
    <w:rsid w:val="009244C3"/>
    <w:rsid w:val="00924F63"/>
    <w:rsid w:val="00925241"/>
    <w:rsid w:val="00925BF2"/>
    <w:rsid w:val="0092679B"/>
    <w:rsid w:val="00927ACC"/>
    <w:rsid w:val="00927AD7"/>
    <w:rsid w:val="00930900"/>
    <w:rsid w:val="00931499"/>
    <w:rsid w:val="009324AF"/>
    <w:rsid w:val="009324DD"/>
    <w:rsid w:val="00932E49"/>
    <w:rsid w:val="00932E65"/>
    <w:rsid w:val="0093329B"/>
    <w:rsid w:val="0093384A"/>
    <w:rsid w:val="00933FF1"/>
    <w:rsid w:val="00934F5A"/>
    <w:rsid w:val="00935462"/>
    <w:rsid w:val="00935705"/>
    <w:rsid w:val="00935E4D"/>
    <w:rsid w:val="00936138"/>
    <w:rsid w:val="00936485"/>
    <w:rsid w:val="00937BFB"/>
    <w:rsid w:val="009403AC"/>
    <w:rsid w:val="009403B6"/>
    <w:rsid w:val="0094058D"/>
    <w:rsid w:val="00940D12"/>
    <w:rsid w:val="0094100D"/>
    <w:rsid w:val="009416BD"/>
    <w:rsid w:val="009421D5"/>
    <w:rsid w:val="009433E7"/>
    <w:rsid w:val="0094416E"/>
    <w:rsid w:val="009459C7"/>
    <w:rsid w:val="009466E8"/>
    <w:rsid w:val="00946986"/>
    <w:rsid w:val="00946F53"/>
    <w:rsid w:val="0094728E"/>
    <w:rsid w:val="00947E99"/>
    <w:rsid w:val="00947F89"/>
    <w:rsid w:val="00950217"/>
    <w:rsid w:val="00950B86"/>
    <w:rsid w:val="0095112A"/>
    <w:rsid w:val="00951FC0"/>
    <w:rsid w:val="00952444"/>
    <w:rsid w:val="00952537"/>
    <w:rsid w:val="00953990"/>
    <w:rsid w:val="009542E8"/>
    <w:rsid w:val="00954811"/>
    <w:rsid w:val="00955DBC"/>
    <w:rsid w:val="0095662E"/>
    <w:rsid w:val="00956781"/>
    <w:rsid w:val="00956E1F"/>
    <w:rsid w:val="00960F6F"/>
    <w:rsid w:val="00961779"/>
    <w:rsid w:val="00961791"/>
    <w:rsid w:val="00961F6A"/>
    <w:rsid w:val="00962765"/>
    <w:rsid w:val="00962A7C"/>
    <w:rsid w:val="00962CE4"/>
    <w:rsid w:val="00962D89"/>
    <w:rsid w:val="00963A4C"/>
    <w:rsid w:val="00965200"/>
    <w:rsid w:val="00965507"/>
    <w:rsid w:val="009664BE"/>
    <w:rsid w:val="00966BA8"/>
    <w:rsid w:val="00966CB0"/>
    <w:rsid w:val="00967EE3"/>
    <w:rsid w:val="00970412"/>
    <w:rsid w:val="009716EF"/>
    <w:rsid w:val="00971ACD"/>
    <w:rsid w:val="0097248D"/>
    <w:rsid w:val="00974A99"/>
    <w:rsid w:val="00975F5D"/>
    <w:rsid w:val="00976AD3"/>
    <w:rsid w:val="00976C0F"/>
    <w:rsid w:val="0098113D"/>
    <w:rsid w:val="00983086"/>
    <w:rsid w:val="00984144"/>
    <w:rsid w:val="009846FB"/>
    <w:rsid w:val="00984D3A"/>
    <w:rsid w:val="00984ECA"/>
    <w:rsid w:val="00985722"/>
    <w:rsid w:val="009866E9"/>
    <w:rsid w:val="00987A21"/>
    <w:rsid w:val="00987D78"/>
    <w:rsid w:val="00992095"/>
    <w:rsid w:val="0099248E"/>
    <w:rsid w:val="00992A3B"/>
    <w:rsid w:val="00992DC2"/>
    <w:rsid w:val="00993C7B"/>
    <w:rsid w:val="00994214"/>
    <w:rsid w:val="0099426E"/>
    <w:rsid w:val="0099436F"/>
    <w:rsid w:val="00994742"/>
    <w:rsid w:val="00994850"/>
    <w:rsid w:val="00994A76"/>
    <w:rsid w:val="00995A6C"/>
    <w:rsid w:val="00995A6D"/>
    <w:rsid w:val="009961BC"/>
    <w:rsid w:val="0099685B"/>
    <w:rsid w:val="00996983"/>
    <w:rsid w:val="00996B48"/>
    <w:rsid w:val="00997691"/>
    <w:rsid w:val="00997D97"/>
    <w:rsid w:val="009A00BD"/>
    <w:rsid w:val="009A09FA"/>
    <w:rsid w:val="009A1183"/>
    <w:rsid w:val="009A1645"/>
    <w:rsid w:val="009A1880"/>
    <w:rsid w:val="009A2289"/>
    <w:rsid w:val="009A28EC"/>
    <w:rsid w:val="009A2E31"/>
    <w:rsid w:val="009A46ED"/>
    <w:rsid w:val="009A479A"/>
    <w:rsid w:val="009A4F6D"/>
    <w:rsid w:val="009A565B"/>
    <w:rsid w:val="009A57DB"/>
    <w:rsid w:val="009A5990"/>
    <w:rsid w:val="009A5CE5"/>
    <w:rsid w:val="009A6B81"/>
    <w:rsid w:val="009A70B1"/>
    <w:rsid w:val="009A786C"/>
    <w:rsid w:val="009B0275"/>
    <w:rsid w:val="009B0391"/>
    <w:rsid w:val="009B0446"/>
    <w:rsid w:val="009B0749"/>
    <w:rsid w:val="009B0FAF"/>
    <w:rsid w:val="009B31F0"/>
    <w:rsid w:val="009B43D1"/>
    <w:rsid w:val="009B6F54"/>
    <w:rsid w:val="009B7036"/>
    <w:rsid w:val="009B74DF"/>
    <w:rsid w:val="009B7541"/>
    <w:rsid w:val="009B76A6"/>
    <w:rsid w:val="009B77DA"/>
    <w:rsid w:val="009B786A"/>
    <w:rsid w:val="009C0413"/>
    <w:rsid w:val="009C0CE5"/>
    <w:rsid w:val="009C0DD0"/>
    <w:rsid w:val="009C20D5"/>
    <w:rsid w:val="009C26C3"/>
    <w:rsid w:val="009C380F"/>
    <w:rsid w:val="009C38B7"/>
    <w:rsid w:val="009C4A55"/>
    <w:rsid w:val="009C587F"/>
    <w:rsid w:val="009C624E"/>
    <w:rsid w:val="009C66CC"/>
    <w:rsid w:val="009C6818"/>
    <w:rsid w:val="009C70F4"/>
    <w:rsid w:val="009C71BC"/>
    <w:rsid w:val="009C73EE"/>
    <w:rsid w:val="009C7659"/>
    <w:rsid w:val="009C7CDD"/>
    <w:rsid w:val="009D03AE"/>
    <w:rsid w:val="009D0CE3"/>
    <w:rsid w:val="009D2C82"/>
    <w:rsid w:val="009D3515"/>
    <w:rsid w:val="009D3E29"/>
    <w:rsid w:val="009D3EFB"/>
    <w:rsid w:val="009D43C7"/>
    <w:rsid w:val="009D4F6C"/>
    <w:rsid w:val="009D505C"/>
    <w:rsid w:val="009D6141"/>
    <w:rsid w:val="009D6148"/>
    <w:rsid w:val="009D69A8"/>
    <w:rsid w:val="009D7FF2"/>
    <w:rsid w:val="009E0548"/>
    <w:rsid w:val="009E09E6"/>
    <w:rsid w:val="009E1D8E"/>
    <w:rsid w:val="009E28AF"/>
    <w:rsid w:val="009E443C"/>
    <w:rsid w:val="009E4ABE"/>
    <w:rsid w:val="009E58F0"/>
    <w:rsid w:val="009E5B83"/>
    <w:rsid w:val="009E625A"/>
    <w:rsid w:val="009E7B72"/>
    <w:rsid w:val="009F08E4"/>
    <w:rsid w:val="009F1A37"/>
    <w:rsid w:val="009F1C57"/>
    <w:rsid w:val="009F4B37"/>
    <w:rsid w:val="009F4D96"/>
    <w:rsid w:val="009F4E36"/>
    <w:rsid w:val="009F5353"/>
    <w:rsid w:val="009F546C"/>
    <w:rsid w:val="009F5571"/>
    <w:rsid w:val="009F5BDC"/>
    <w:rsid w:val="009F604E"/>
    <w:rsid w:val="009F61CA"/>
    <w:rsid w:val="009F6613"/>
    <w:rsid w:val="009F6E1D"/>
    <w:rsid w:val="009F7284"/>
    <w:rsid w:val="00A0153F"/>
    <w:rsid w:val="00A01759"/>
    <w:rsid w:val="00A0222C"/>
    <w:rsid w:val="00A03034"/>
    <w:rsid w:val="00A0346D"/>
    <w:rsid w:val="00A052A8"/>
    <w:rsid w:val="00A054B3"/>
    <w:rsid w:val="00A06784"/>
    <w:rsid w:val="00A06C99"/>
    <w:rsid w:val="00A1054C"/>
    <w:rsid w:val="00A109C5"/>
    <w:rsid w:val="00A10A89"/>
    <w:rsid w:val="00A11430"/>
    <w:rsid w:val="00A11B65"/>
    <w:rsid w:val="00A12120"/>
    <w:rsid w:val="00A13C52"/>
    <w:rsid w:val="00A15011"/>
    <w:rsid w:val="00A160F4"/>
    <w:rsid w:val="00A1610D"/>
    <w:rsid w:val="00A165F9"/>
    <w:rsid w:val="00A1666F"/>
    <w:rsid w:val="00A17157"/>
    <w:rsid w:val="00A17300"/>
    <w:rsid w:val="00A17E41"/>
    <w:rsid w:val="00A203D5"/>
    <w:rsid w:val="00A224DC"/>
    <w:rsid w:val="00A22A7D"/>
    <w:rsid w:val="00A23138"/>
    <w:rsid w:val="00A236F2"/>
    <w:rsid w:val="00A239CD"/>
    <w:rsid w:val="00A24507"/>
    <w:rsid w:val="00A24CF4"/>
    <w:rsid w:val="00A24DFD"/>
    <w:rsid w:val="00A25666"/>
    <w:rsid w:val="00A25819"/>
    <w:rsid w:val="00A25B38"/>
    <w:rsid w:val="00A26A99"/>
    <w:rsid w:val="00A26B55"/>
    <w:rsid w:val="00A2749C"/>
    <w:rsid w:val="00A27556"/>
    <w:rsid w:val="00A3016D"/>
    <w:rsid w:val="00A30EA4"/>
    <w:rsid w:val="00A31FBC"/>
    <w:rsid w:val="00A32A92"/>
    <w:rsid w:val="00A330CA"/>
    <w:rsid w:val="00A33C73"/>
    <w:rsid w:val="00A35139"/>
    <w:rsid w:val="00A35AF0"/>
    <w:rsid w:val="00A36797"/>
    <w:rsid w:val="00A37204"/>
    <w:rsid w:val="00A37658"/>
    <w:rsid w:val="00A37CDA"/>
    <w:rsid w:val="00A40344"/>
    <w:rsid w:val="00A405D5"/>
    <w:rsid w:val="00A40DC4"/>
    <w:rsid w:val="00A41697"/>
    <w:rsid w:val="00A437BE"/>
    <w:rsid w:val="00A43A94"/>
    <w:rsid w:val="00A44405"/>
    <w:rsid w:val="00A44462"/>
    <w:rsid w:val="00A447BB"/>
    <w:rsid w:val="00A4534A"/>
    <w:rsid w:val="00A45BF3"/>
    <w:rsid w:val="00A47B8E"/>
    <w:rsid w:val="00A51576"/>
    <w:rsid w:val="00A51A39"/>
    <w:rsid w:val="00A51CD2"/>
    <w:rsid w:val="00A53E07"/>
    <w:rsid w:val="00A53EAF"/>
    <w:rsid w:val="00A54621"/>
    <w:rsid w:val="00A5516C"/>
    <w:rsid w:val="00A55DE7"/>
    <w:rsid w:val="00A55E59"/>
    <w:rsid w:val="00A575CE"/>
    <w:rsid w:val="00A578A5"/>
    <w:rsid w:val="00A57AAB"/>
    <w:rsid w:val="00A61BE1"/>
    <w:rsid w:val="00A62163"/>
    <w:rsid w:val="00A6258E"/>
    <w:rsid w:val="00A63058"/>
    <w:rsid w:val="00A64A80"/>
    <w:rsid w:val="00A64B7E"/>
    <w:rsid w:val="00A64C58"/>
    <w:rsid w:val="00A65117"/>
    <w:rsid w:val="00A6553D"/>
    <w:rsid w:val="00A65D37"/>
    <w:rsid w:val="00A66236"/>
    <w:rsid w:val="00A66F46"/>
    <w:rsid w:val="00A67203"/>
    <w:rsid w:val="00A6732B"/>
    <w:rsid w:val="00A6763C"/>
    <w:rsid w:val="00A702A3"/>
    <w:rsid w:val="00A70A36"/>
    <w:rsid w:val="00A72308"/>
    <w:rsid w:val="00A7267C"/>
    <w:rsid w:val="00A72869"/>
    <w:rsid w:val="00A740B8"/>
    <w:rsid w:val="00A74107"/>
    <w:rsid w:val="00A74D4C"/>
    <w:rsid w:val="00A75219"/>
    <w:rsid w:val="00A75ABE"/>
    <w:rsid w:val="00A762EE"/>
    <w:rsid w:val="00A76F36"/>
    <w:rsid w:val="00A77E2B"/>
    <w:rsid w:val="00A80330"/>
    <w:rsid w:val="00A8061E"/>
    <w:rsid w:val="00A8086E"/>
    <w:rsid w:val="00A80E2F"/>
    <w:rsid w:val="00A82067"/>
    <w:rsid w:val="00A82890"/>
    <w:rsid w:val="00A82BC0"/>
    <w:rsid w:val="00A82DFE"/>
    <w:rsid w:val="00A82E26"/>
    <w:rsid w:val="00A82E27"/>
    <w:rsid w:val="00A82E50"/>
    <w:rsid w:val="00A82FA6"/>
    <w:rsid w:val="00A842D6"/>
    <w:rsid w:val="00A9021F"/>
    <w:rsid w:val="00A9048B"/>
    <w:rsid w:val="00A90624"/>
    <w:rsid w:val="00A909EC"/>
    <w:rsid w:val="00A92890"/>
    <w:rsid w:val="00A93624"/>
    <w:rsid w:val="00A93920"/>
    <w:rsid w:val="00A93C8A"/>
    <w:rsid w:val="00A94280"/>
    <w:rsid w:val="00A95121"/>
    <w:rsid w:val="00A95BF9"/>
    <w:rsid w:val="00A96A96"/>
    <w:rsid w:val="00A96D39"/>
    <w:rsid w:val="00A97052"/>
    <w:rsid w:val="00A97E50"/>
    <w:rsid w:val="00AA2265"/>
    <w:rsid w:val="00AA30A2"/>
    <w:rsid w:val="00AA38D2"/>
    <w:rsid w:val="00AA3900"/>
    <w:rsid w:val="00AA3F80"/>
    <w:rsid w:val="00AA4053"/>
    <w:rsid w:val="00AA5332"/>
    <w:rsid w:val="00AA596F"/>
    <w:rsid w:val="00AA62EA"/>
    <w:rsid w:val="00AA6327"/>
    <w:rsid w:val="00AA680B"/>
    <w:rsid w:val="00AA7763"/>
    <w:rsid w:val="00AA7E87"/>
    <w:rsid w:val="00AB00FE"/>
    <w:rsid w:val="00AB078C"/>
    <w:rsid w:val="00AB0EE7"/>
    <w:rsid w:val="00AB1369"/>
    <w:rsid w:val="00AB186E"/>
    <w:rsid w:val="00AB1C66"/>
    <w:rsid w:val="00AB1E04"/>
    <w:rsid w:val="00AB26CB"/>
    <w:rsid w:val="00AB2D17"/>
    <w:rsid w:val="00AB37D1"/>
    <w:rsid w:val="00AB3D74"/>
    <w:rsid w:val="00AB43F0"/>
    <w:rsid w:val="00AB45C2"/>
    <w:rsid w:val="00AB51CE"/>
    <w:rsid w:val="00AB642C"/>
    <w:rsid w:val="00AB6ADE"/>
    <w:rsid w:val="00AB725B"/>
    <w:rsid w:val="00AC1528"/>
    <w:rsid w:val="00AC3131"/>
    <w:rsid w:val="00AC40BA"/>
    <w:rsid w:val="00AC410D"/>
    <w:rsid w:val="00AC45C6"/>
    <w:rsid w:val="00AC48FA"/>
    <w:rsid w:val="00AC54E3"/>
    <w:rsid w:val="00AC623E"/>
    <w:rsid w:val="00AC638F"/>
    <w:rsid w:val="00AC66AA"/>
    <w:rsid w:val="00AC6AC4"/>
    <w:rsid w:val="00AC71B7"/>
    <w:rsid w:val="00AC7665"/>
    <w:rsid w:val="00AD077A"/>
    <w:rsid w:val="00AD1487"/>
    <w:rsid w:val="00AD1EDD"/>
    <w:rsid w:val="00AD314F"/>
    <w:rsid w:val="00AD3AF9"/>
    <w:rsid w:val="00AD3C84"/>
    <w:rsid w:val="00AD4223"/>
    <w:rsid w:val="00AD449F"/>
    <w:rsid w:val="00AD49F1"/>
    <w:rsid w:val="00AD49FA"/>
    <w:rsid w:val="00AD534A"/>
    <w:rsid w:val="00AD79D9"/>
    <w:rsid w:val="00AD7C46"/>
    <w:rsid w:val="00AE0838"/>
    <w:rsid w:val="00AE0AB1"/>
    <w:rsid w:val="00AE120A"/>
    <w:rsid w:val="00AE16F4"/>
    <w:rsid w:val="00AE29BD"/>
    <w:rsid w:val="00AE34E9"/>
    <w:rsid w:val="00AE35A0"/>
    <w:rsid w:val="00AE360A"/>
    <w:rsid w:val="00AE3736"/>
    <w:rsid w:val="00AE3FB4"/>
    <w:rsid w:val="00AE41E2"/>
    <w:rsid w:val="00AE46B9"/>
    <w:rsid w:val="00AE526C"/>
    <w:rsid w:val="00AE6068"/>
    <w:rsid w:val="00AE6509"/>
    <w:rsid w:val="00AE7807"/>
    <w:rsid w:val="00AF0908"/>
    <w:rsid w:val="00AF1A28"/>
    <w:rsid w:val="00AF1F6C"/>
    <w:rsid w:val="00AF3177"/>
    <w:rsid w:val="00AF3D25"/>
    <w:rsid w:val="00AF410D"/>
    <w:rsid w:val="00AF421D"/>
    <w:rsid w:val="00AF42A0"/>
    <w:rsid w:val="00AF4450"/>
    <w:rsid w:val="00AF51EB"/>
    <w:rsid w:val="00AF69BE"/>
    <w:rsid w:val="00AF6B7F"/>
    <w:rsid w:val="00B0048A"/>
    <w:rsid w:val="00B00B6F"/>
    <w:rsid w:val="00B00D5B"/>
    <w:rsid w:val="00B0180B"/>
    <w:rsid w:val="00B01DD2"/>
    <w:rsid w:val="00B020F4"/>
    <w:rsid w:val="00B0296F"/>
    <w:rsid w:val="00B02CFB"/>
    <w:rsid w:val="00B0385E"/>
    <w:rsid w:val="00B0427B"/>
    <w:rsid w:val="00B04A6A"/>
    <w:rsid w:val="00B04CD7"/>
    <w:rsid w:val="00B05108"/>
    <w:rsid w:val="00B05C5C"/>
    <w:rsid w:val="00B05C85"/>
    <w:rsid w:val="00B05D8B"/>
    <w:rsid w:val="00B05D90"/>
    <w:rsid w:val="00B064AE"/>
    <w:rsid w:val="00B06553"/>
    <w:rsid w:val="00B06788"/>
    <w:rsid w:val="00B06B4C"/>
    <w:rsid w:val="00B106A3"/>
    <w:rsid w:val="00B1092D"/>
    <w:rsid w:val="00B11E81"/>
    <w:rsid w:val="00B14A39"/>
    <w:rsid w:val="00B162E3"/>
    <w:rsid w:val="00B167CE"/>
    <w:rsid w:val="00B16972"/>
    <w:rsid w:val="00B16B0A"/>
    <w:rsid w:val="00B16FE1"/>
    <w:rsid w:val="00B17394"/>
    <w:rsid w:val="00B176EE"/>
    <w:rsid w:val="00B20540"/>
    <w:rsid w:val="00B20997"/>
    <w:rsid w:val="00B218C9"/>
    <w:rsid w:val="00B21B00"/>
    <w:rsid w:val="00B22778"/>
    <w:rsid w:val="00B23BBA"/>
    <w:rsid w:val="00B246DD"/>
    <w:rsid w:val="00B25115"/>
    <w:rsid w:val="00B2574F"/>
    <w:rsid w:val="00B25962"/>
    <w:rsid w:val="00B262F7"/>
    <w:rsid w:val="00B2701A"/>
    <w:rsid w:val="00B27D7B"/>
    <w:rsid w:val="00B3070E"/>
    <w:rsid w:val="00B3118F"/>
    <w:rsid w:val="00B329C4"/>
    <w:rsid w:val="00B333F1"/>
    <w:rsid w:val="00B338AE"/>
    <w:rsid w:val="00B33EEE"/>
    <w:rsid w:val="00B33FB8"/>
    <w:rsid w:val="00B346A8"/>
    <w:rsid w:val="00B34852"/>
    <w:rsid w:val="00B34AAC"/>
    <w:rsid w:val="00B34CDA"/>
    <w:rsid w:val="00B36E61"/>
    <w:rsid w:val="00B411B9"/>
    <w:rsid w:val="00B422FE"/>
    <w:rsid w:val="00B423A5"/>
    <w:rsid w:val="00B42630"/>
    <w:rsid w:val="00B4386C"/>
    <w:rsid w:val="00B43E4A"/>
    <w:rsid w:val="00B4570F"/>
    <w:rsid w:val="00B45965"/>
    <w:rsid w:val="00B461E4"/>
    <w:rsid w:val="00B466B7"/>
    <w:rsid w:val="00B46862"/>
    <w:rsid w:val="00B46DF2"/>
    <w:rsid w:val="00B51033"/>
    <w:rsid w:val="00B51099"/>
    <w:rsid w:val="00B51162"/>
    <w:rsid w:val="00B51C18"/>
    <w:rsid w:val="00B523E4"/>
    <w:rsid w:val="00B5290C"/>
    <w:rsid w:val="00B52C7C"/>
    <w:rsid w:val="00B52F6D"/>
    <w:rsid w:val="00B53A3C"/>
    <w:rsid w:val="00B53D98"/>
    <w:rsid w:val="00B54EAE"/>
    <w:rsid w:val="00B54EED"/>
    <w:rsid w:val="00B55490"/>
    <w:rsid w:val="00B575F4"/>
    <w:rsid w:val="00B5774F"/>
    <w:rsid w:val="00B57B5A"/>
    <w:rsid w:val="00B57C7E"/>
    <w:rsid w:val="00B604F2"/>
    <w:rsid w:val="00B609CD"/>
    <w:rsid w:val="00B61948"/>
    <w:rsid w:val="00B62653"/>
    <w:rsid w:val="00B63E53"/>
    <w:rsid w:val="00B640A5"/>
    <w:rsid w:val="00B64482"/>
    <w:rsid w:val="00B64562"/>
    <w:rsid w:val="00B64FA7"/>
    <w:rsid w:val="00B65033"/>
    <w:rsid w:val="00B656A4"/>
    <w:rsid w:val="00B65E8B"/>
    <w:rsid w:val="00B663E4"/>
    <w:rsid w:val="00B663F5"/>
    <w:rsid w:val="00B66AE2"/>
    <w:rsid w:val="00B708A5"/>
    <w:rsid w:val="00B70FCD"/>
    <w:rsid w:val="00B71727"/>
    <w:rsid w:val="00B71AB1"/>
    <w:rsid w:val="00B738F4"/>
    <w:rsid w:val="00B73DDD"/>
    <w:rsid w:val="00B73EA6"/>
    <w:rsid w:val="00B73ECE"/>
    <w:rsid w:val="00B743AD"/>
    <w:rsid w:val="00B744D1"/>
    <w:rsid w:val="00B7491C"/>
    <w:rsid w:val="00B74BF0"/>
    <w:rsid w:val="00B7548D"/>
    <w:rsid w:val="00B764F1"/>
    <w:rsid w:val="00B806DE"/>
    <w:rsid w:val="00B80A73"/>
    <w:rsid w:val="00B8137C"/>
    <w:rsid w:val="00B8186A"/>
    <w:rsid w:val="00B82043"/>
    <w:rsid w:val="00B82ED0"/>
    <w:rsid w:val="00B82ED5"/>
    <w:rsid w:val="00B83589"/>
    <w:rsid w:val="00B8360B"/>
    <w:rsid w:val="00B83619"/>
    <w:rsid w:val="00B8444D"/>
    <w:rsid w:val="00B846D6"/>
    <w:rsid w:val="00B853A8"/>
    <w:rsid w:val="00B85DEC"/>
    <w:rsid w:val="00B869DA"/>
    <w:rsid w:val="00B86EBC"/>
    <w:rsid w:val="00B877D8"/>
    <w:rsid w:val="00B90195"/>
    <w:rsid w:val="00B90B53"/>
    <w:rsid w:val="00B928A3"/>
    <w:rsid w:val="00B93C6D"/>
    <w:rsid w:val="00B93D72"/>
    <w:rsid w:val="00B949C6"/>
    <w:rsid w:val="00B95AB3"/>
    <w:rsid w:val="00B95AF9"/>
    <w:rsid w:val="00B95D98"/>
    <w:rsid w:val="00B9615B"/>
    <w:rsid w:val="00B961A8"/>
    <w:rsid w:val="00B96202"/>
    <w:rsid w:val="00B96282"/>
    <w:rsid w:val="00B9628F"/>
    <w:rsid w:val="00B967B2"/>
    <w:rsid w:val="00B970FC"/>
    <w:rsid w:val="00B97150"/>
    <w:rsid w:val="00B97158"/>
    <w:rsid w:val="00B97828"/>
    <w:rsid w:val="00B979CD"/>
    <w:rsid w:val="00BA0832"/>
    <w:rsid w:val="00BA0F23"/>
    <w:rsid w:val="00BA1A17"/>
    <w:rsid w:val="00BA1D40"/>
    <w:rsid w:val="00BA30B7"/>
    <w:rsid w:val="00BA381E"/>
    <w:rsid w:val="00BA3915"/>
    <w:rsid w:val="00BA4D6A"/>
    <w:rsid w:val="00BA5489"/>
    <w:rsid w:val="00BA55C0"/>
    <w:rsid w:val="00BA6CE2"/>
    <w:rsid w:val="00BA7953"/>
    <w:rsid w:val="00BA796A"/>
    <w:rsid w:val="00BA7ACD"/>
    <w:rsid w:val="00BA7C54"/>
    <w:rsid w:val="00BB04A5"/>
    <w:rsid w:val="00BB04AE"/>
    <w:rsid w:val="00BB155D"/>
    <w:rsid w:val="00BB1896"/>
    <w:rsid w:val="00BB1A76"/>
    <w:rsid w:val="00BB1B6F"/>
    <w:rsid w:val="00BB1C22"/>
    <w:rsid w:val="00BB2D88"/>
    <w:rsid w:val="00BB2F56"/>
    <w:rsid w:val="00BB32FE"/>
    <w:rsid w:val="00BB3AA6"/>
    <w:rsid w:val="00BB3EE5"/>
    <w:rsid w:val="00BB436C"/>
    <w:rsid w:val="00BB4701"/>
    <w:rsid w:val="00BB4A8D"/>
    <w:rsid w:val="00BB4B8F"/>
    <w:rsid w:val="00BB4FB4"/>
    <w:rsid w:val="00BB572E"/>
    <w:rsid w:val="00BB6109"/>
    <w:rsid w:val="00BB69FF"/>
    <w:rsid w:val="00BB70DD"/>
    <w:rsid w:val="00BB7221"/>
    <w:rsid w:val="00BB78F0"/>
    <w:rsid w:val="00BC05A8"/>
    <w:rsid w:val="00BC05E0"/>
    <w:rsid w:val="00BC068D"/>
    <w:rsid w:val="00BC0ED7"/>
    <w:rsid w:val="00BC2297"/>
    <w:rsid w:val="00BC2B66"/>
    <w:rsid w:val="00BC2D61"/>
    <w:rsid w:val="00BC2E1E"/>
    <w:rsid w:val="00BC343B"/>
    <w:rsid w:val="00BC34B2"/>
    <w:rsid w:val="00BC43CD"/>
    <w:rsid w:val="00BC5366"/>
    <w:rsid w:val="00BC6098"/>
    <w:rsid w:val="00BC69AE"/>
    <w:rsid w:val="00BC7603"/>
    <w:rsid w:val="00BD008E"/>
    <w:rsid w:val="00BD08EE"/>
    <w:rsid w:val="00BD1129"/>
    <w:rsid w:val="00BD1358"/>
    <w:rsid w:val="00BD15E8"/>
    <w:rsid w:val="00BD23C3"/>
    <w:rsid w:val="00BD3D15"/>
    <w:rsid w:val="00BD4087"/>
    <w:rsid w:val="00BD5173"/>
    <w:rsid w:val="00BD54C5"/>
    <w:rsid w:val="00BD5C59"/>
    <w:rsid w:val="00BD63E6"/>
    <w:rsid w:val="00BD6A66"/>
    <w:rsid w:val="00BD6F50"/>
    <w:rsid w:val="00BE0100"/>
    <w:rsid w:val="00BE0D77"/>
    <w:rsid w:val="00BE1296"/>
    <w:rsid w:val="00BE1460"/>
    <w:rsid w:val="00BE1931"/>
    <w:rsid w:val="00BE1E16"/>
    <w:rsid w:val="00BE25B0"/>
    <w:rsid w:val="00BE2A5E"/>
    <w:rsid w:val="00BE307B"/>
    <w:rsid w:val="00BE3E65"/>
    <w:rsid w:val="00BE54FB"/>
    <w:rsid w:val="00BE7A57"/>
    <w:rsid w:val="00BE7F7B"/>
    <w:rsid w:val="00BF0266"/>
    <w:rsid w:val="00BF05B3"/>
    <w:rsid w:val="00BF14F3"/>
    <w:rsid w:val="00BF22A1"/>
    <w:rsid w:val="00BF26D7"/>
    <w:rsid w:val="00BF41E3"/>
    <w:rsid w:val="00BF432A"/>
    <w:rsid w:val="00BF448D"/>
    <w:rsid w:val="00BF5245"/>
    <w:rsid w:val="00BF5647"/>
    <w:rsid w:val="00BF56DB"/>
    <w:rsid w:val="00BF601F"/>
    <w:rsid w:val="00BF6B5D"/>
    <w:rsid w:val="00BF7705"/>
    <w:rsid w:val="00BF786B"/>
    <w:rsid w:val="00BF7B78"/>
    <w:rsid w:val="00BF7F05"/>
    <w:rsid w:val="00BF7FB3"/>
    <w:rsid w:val="00C002CB"/>
    <w:rsid w:val="00C00515"/>
    <w:rsid w:val="00C00E0B"/>
    <w:rsid w:val="00C0114A"/>
    <w:rsid w:val="00C02DB3"/>
    <w:rsid w:val="00C03363"/>
    <w:rsid w:val="00C0340F"/>
    <w:rsid w:val="00C03CD0"/>
    <w:rsid w:val="00C04901"/>
    <w:rsid w:val="00C04DF0"/>
    <w:rsid w:val="00C05422"/>
    <w:rsid w:val="00C055B5"/>
    <w:rsid w:val="00C061FD"/>
    <w:rsid w:val="00C07B95"/>
    <w:rsid w:val="00C07D64"/>
    <w:rsid w:val="00C10334"/>
    <w:rsid w:val="00C106E9"/>
    <w:rsid w:val="00C111F8"/>
    <w:rsid w:val="00C11CB0"/>
    <w:rsid w:val="00C121E1"/>
    <w:rsid w:val="00C1334B"/>
    <w:rsid w:val="00C134B9"/>
    <w:rsid w:val="00C13FE1"/>
    <w:rsid w:val="00C15C44"/>
    <w:rsid w:val="00C163A1"/>
    <w:rsid w:val="00C16EC3"/>
    <w:rsid w:val="00C171EB"/>
    <w:rsid w:val="00C20531"/>
    <w:rsid w:val="00C2076E"/>
    <w:rsid w:val="00C20AA0"/>
    <w:rsid w:val="00C210DA"/>
    <w:rsid w:val="00C21E0B"/>
    <w:rsid w:val="00C226CF"/>
    <w:rsid w:val="00C227BE"/>
    <w:rsid w:val="00C22D9E"/>
    <w:rsid w:val="00C23056"/>
    <w:rsid w:val="00C23F3E"/>
    <w:rsid w:val="00C25018"/>
    <w:rsid w:val="00C258F2"/>
    <w:rsid w:val="00C26BF6"/>
    <w:rsid w:val="00C302D8"/>
    <w:rsid w:val="00C30340"/>
    <w:rsid w:val="00C303B7"/>
    <w:rsid w:val="00C306C4"/>
    <w:rsid w:val="00C3108D"/>
    <w:rsid w:val="00C31227"/>
    <w:rsid w:val="00C320E3"/>
    <w:rsid w:val="00C32A38"/>
    <w:rsid w:val="00C33659"/>
    <w:rsid w:val="00C33EE3"/>
    <w:rsid w:val="00C34ADE"/>
    <w:rsid w:val="00C3649A"/>
    <w:rsid w:val="00C367BA"/>
    <w:rsid w:val="00C36CE8"/>
    <w:rsid w:val="00C36CFD"/>
    <w:rsid w:val="00C402C7"/>
    <w:rsid w:val="00C4030C"/>
    <w:rsid w:val="00C40866"/>
    <w:rsid w:val="00C42136"/>
    <w:rsid w:val="00C423E5"/>
    <w:rsid w:val="00C42C62"/>
    <w:rsid w:val="00C43040"/>
    <w:rsid w:val="00C430A5"/>
    <w:rsid w:val="00C431CC"/>
    <w:rsid w:val="00C433CE"/>
    <w:rsid w:val="00C435E5"/>
    <w:rsid w:val="00C436E3"/>
    <w:rsid w:val="00C45580"/>
    <w:rsid w:val="00C45E36"/>
    <w:rsid w:val="00C4666F"/>
    <w:rsid w:val="00C5140F"/>
    <w:rsid w:val="00C516B1"/>
    <w:rsid w:val="00C5195E"/>
    <w:rsid w:val="00C51B29"/>
    <w:rsid w:val="00C535D5"/>
    <w:rsid w:val="00C53736"/>
    <w:rsid w:val="00C54078"/>
    <w:rsid w:val="00C5470D"/>
    <w:rsid w:val="00C55E9E"/>
    <w:rsid w:val="00C561D7"/>
    <w:rsid w:val="00C57A1E"/>
    <w:rsid w:val="00C60E92"/>
    <w:rsid w:val="00C62264"/>
    <w:rsid w:val="00C6274E"/>
    <w:rsid w:val="00C62C24"/>
    <w:rsid w:val="00C63352"/>
    <w:rsid w:val="00C63BC8"/>
    <w:rsid w:val="00C63CB6"/>
    <w:rsid w:val="00C66C3D"/>
    <w:rsid w:val="00C66FB4"/>
    <w:rsid w:val="00C67E1C"/>
    <w:rsid w:val="00C701A4"/>
    <w:rsid w:val="00C713FD"/>
    <w:rsid w:val="00C714E1"/>
    <w:rsid w:val="00C717BC"/>
    <w:rsid w:val="00C7185D"/>
    <w:rsid w:val="00C7220B"/>
    <w:rsid w:val="00C72C84"/>
    <w:rsid w:val="00C737A7"/>
    <w:rsid w:val="00C73902"/>
    <w:rsid w:val="00C740C8"/>
    <w:rsid w:val="00C751DE"/>
    <w:rsid w:val="00C76A02"/>
    <w:rsid w:val="00C770F2"/>
    <w:rsid w:val="00C808D4"/>
    <w:rsid w:val="00C80CA3"/>
    <w:rsid w:val="00C81781"/>
    <w:rsid w:val="00C817E2"/>
    <w:rsid w:val="00C83432"/>
    <w:rsid w:val="00C83DDE"/>
    <w:rsid w:val="00C84652"/>
    <w:rsid w:val="00C85465"/>
    <w:rsid w:val="00C85965"/>
    <w:rsid w:val="00C85984"/>
    <w:rsid w:val="00C86A7C"/>
    <w:rsid w:val="00C87059"/>
    <w:rsid w:val="00C8723D"/>
    <w:rsid w:val="00C87627"/>
    <w:rsid w:val="00C87BE9"/>
    <w:rsid w:val="00C87D01"/>
    <w:rsid w:val="00C90BAE"/>
    <w:rsid w:val="00C9208C"/>
    <w:rsid w:val="00C92737"/>
    <w:rsid w:val="00C9343B"/>
    <w:rsid w:val="00C93B2D"/>
    <w:rsid w:val="00C941B8"/>
    <w:rsid w:val="00C944C9"/>
    <w:rsid w:val="00C94821"/>
    <w:rsid w:val="00C95679"/>
    <w:rsid w:val="00C96181"/>
    <w:rsid w:val="00C96D3A"/>
    <w:rsid w:val="00C97AA9"/>
    <w:rsid w:val="00C97F97"/>
    <w:rsid w:val="00CA0A45"/>
    <w:rsid w:val="00CA0BF9"/>
    <w:rsid w:val="00CA1F89"/>
    <w:rsid w:val="00CA204C"/>
    <w:rsid w:val="00CA2610"/>
    <w:rsid w:val="00CA265D"/>
    <w:rsid w:val="00CA2983"/>
    <w:rsid w:val="00CA2BA6"/>
    <w:rsid w:val="00CA30DB"/>
    <w:rsid w:val="00CA3B90"/>
    <w:rsid w:val="00CA3E67"/>
    <w:rsid w:val="00CA3EE0"/>
    <w:rsid w:val="00CA6079"/>
    <w:rsid w:val="00CA663F"/>
    <w:rsid w:val="00CA6A36"/>
    <w:rsid w:val="00CA74D8"/>
    <w:rsid w:val="00CA79A1"/>
    <w:rsid w:val="00CA7BFD"/>
    <w:rsid w:val="00CB0B14"/>
    <w:rsid w:val="00CB1658"/>
    <w:rsid w:val="00CB2DCE"/>
    <w:rsid w:val="00CB2F96"/>
    <w:rsid w:val="00CB3098"/>
    <w:rsid w:val="00CB3177"/>
    <w:rsid w:val="00CB3248"/>
    <w:rsid w:val="00CB360F"/>
    <w:rsid w:val="00CB3BD2"/>
    <w:rsid w:val="00CB3E83"/>
    <w:rsid w:val="00CB5A80"/>
    <w:rsid w:val="00CB5F3F"/>
    <w:rsid w:val="00CB600E"/>
    <w:rsid w:val="00CB60F3"/>
    <w:rsid w:val="00CB6A05"/>
    <w:rsid w:val="00CB75AF"/>
    <w:rsid w:val="00CC0358"/>
    <w:rsid w:val="00CC13D7"/>
    <w:rsid w:val="00CC1D05"/>
    <w:rsid w:val="00CC37E8"/>
    <w:rsid w:val="00CC3B5B"/>
    <w:rsid w:val="00CC465D"/>
    <w:rsid w:val="00CC4747"/>
    <w:rsid w:val="00CC4968"/>
    <w:rsid w:val="00CC4AEE"/>
    <w:rsid w:val="00CC52FA"/>
    <w:rsid w:val="00CC55D5"/>
    <w:rsid w:val="00CC592A"/>
    <w:rsid w:val="00CC6031"/>
    <w:rsid w:val="00CC7ABA"/>
    <w:rsid w:val="00CD029E"/>
    <w:rsid w:val="00CD1401"/>
    <w:rsid w:val="00CD26F1"/>
    <w:rsid w:val="00CD397A"/>
    <w:rsid w:val="00CD44DD"/>
    <w:rsid w:val="00CD4B88"/>
    <w:rsid w:val="00CD59C1"/>
    <w:rsid w:val="00CD61F2"/>
    <w:rsid w:val="00CD6229"/>
    <w:rsid w:val="00CD63CC"/>
    <w:rsid w:val="00CD68EC"/>
    <w:rsid w:val="00CD75BD"/>
    <w:rsid w:val="00CD7641"/>
    <w:rsid w:val="00CE1791"/>
    <w:rsid w:val="00CE1C29"/>
    <w:rsid w:val="00CE2925"/>
    <w:rsid w:val="00CE2D06"/>
    <w:rsid w:val="00CE3041"/>
    <w:rsid w:val="00CE38EE"/>
    <w:rsid w:val="00CE5BEE"/>
    <w:rsid w:val="00CE5DBD"/>
    <w:rsid w:val="00CE6246"/>
    <w:rsid w:val="00CE72A4"/>
    <w:rsid w:val="00CE72DB"/>
    <w:rsid w:val="00CF0E89"/>
    <w:rsid w:val="00CF0FC5"/>
    <w:rsid w:val="00CF2861"/>
    <w:rsid w:val="00CF2E61"/>
    <w:rsid w:val="00CF2EBD"/>
    <w:rsid w:val="00CF4288"/>
    <w:rsid w:val="00CF464A"/>
    <w:rsid w:val="00CF4B35"/>
    <w:rsid w:val="00CF513A"/>
    <w:rsid w:val="00CF568A"/>
    <w:rsid w:val="00CF6001"/>
    <w:rsid w:val="00CF6150"/>
    <w:rsid w:val="00CF61FA"/>
    <w:rsid w:val="00CF6286"/>
    <w:rsid w:val="00CF714F"/>
    <w:rsid w:val="00CF782E"/>
    <w:rsid w:val="00D0010E"/>
    <w:rsid w:val="00D0019D"/>
    <w:rsid w:val="00D005C0"/>
    <w:rsid w:val="00D00838"/>
    <w:rsid w:val="00D00AD9"/>
    <w:rsid w:val="00D01322"/>
    <w:rsid w:val="00D029CB"/>
    <w:rsid w:val="00D02DFF"/>
    <w:rsid w:val="00D034D8"/>
    <w:rsid w:val="00D0376B"/>
    <w:rsid w:val="00D03FF0"/>
    <w:rsid w:val="00D05134"/>
    <w:rsid w:val="00D05CC1"/>
    <w:rsid w:val="00D06649"/>
    <w:rsid w:val="00D1026E"/>
    <w:rsid w:val="00D10390"/>
    <w:rsid w:val="00D113A6"/>
    <w:rsid w:val="00D14273"/>
    <w:rsid w:val="00D14793"/>
    <w:rsid w:val="00D15507"/>
    <w:rsid w:val="00D15737"/>
    <w:rsid w:val="00D1574F"/>
    <w:rsid w:val="00D159CC"/>
    <w:rsid w:val="00D15AB6"/>
    <w:rsid w:val="00D17436"/>
    <w:rsid w:val="00D17ACB"/>
    <w:rsid w:val="00D2013D"/>
    <w:rsid w:val="00D20634"/>
    <w:rsid w:val="00D206DC"/>
    <w:rsid w:val="00D2085D"/>
    <w:rsid w:val="00D2183E"/>
    <w:rsid w:val="00D21BC8"/>
    <w:rsid w:val="00D22475"/>
    <w:rsid w:val="00D23104"/>
    <w:rsid w:val="00D23EF1"/>
    <w:rsid w:val="00D2415E"/>
    <w:rsid w:val="00D24B39"/>
    <w:rsid w:val="00D2784E"/>
    <w:rsid w:val="00D30295"/>
    <w:rsid w:val="00D30424"/>
    <w:rsid w:val="00D30585"/>
    <w:rsid w:val="00D3092E"/>
    <w:rsid w:val="00D31913"/>
    <w:rsid w:val="00D319A4"/>
    <w:rsid w:val="00D31AF4"/>
    <w:rsid w:val="00D33AB4"/>
    <w:rsid w:val="00D34CBD"/>
    <w:rsid w:val="00D358C4"/>
    <w:rsid w:val="00D35D8D"/>
    <w:rsid w:val="00D40D52"/>
    <w:rsid w:val="00D41324"/>
    <w:rsid w:val="00D4208F"/>
    <w:rsid w:val="00D42284"/>
    <w:rsid w:val="00D43855"/>
    <w:rsid w:val="00D43DB5"/>
    <w:rsid w:val="00D4443F"/>
    <w:rsid w:val="00D44672"/>
    <w:rsid w:val="00D44D51"/>
    <w:rsid w:val="00D44E1D"/>
    <w:rsid w:val="00D46E93"/>
    <w:rsid w:val="00D47435"/>
    <w:rsid w:val="00D479D2"/>
    <w:rsid w:val="00D47DC0"/>
    <w:rsid w:val="00D513E9"/>
    <w:rsid w:val="00D514C1"/>
    <w:rsid w:val="00D516B5"/>
    <w:rsid w:val="00D51DB2"/>
    <w:rsid w:val="00D51FCB"/>
    <w:rsid w:val="00D52D03"/>
    <w:rsid w:val="00D53A48"/>
    <w:rsid w:val="00D53BB0"/>
    <w:rsid w:val="00D540D8"/>
    <w:rsid w:val="00D54479"/>
    <w:rsid w:val="00D544F5"/>
    <w:rsid w:val="00D5461A"/>
    <w:rsid w:val="00D54AB4"/>
    <w:rsid w:val="00D5530A"/>
    <w:rsid w:val="00D55C8F"/>
    <w:rsid w:val="00D5673F"/>
    <w:rsid w:val="00D57A38"/>
    <w:rsid w:val="00D6038B"/>
    <w:rsid w:val="00D60F9F"/>
    <w:rsid w:val="00D613EC"/>
    <w:rsid w:val="00D61768"/>
    <w:rsid w:val="00D61A1E"/>
    <w:rsid w:val="00D61E3E"/>
    <w:rsid w:val="00D623B3"/>
    <w:rsid w:val="00D62CE0"/>
    <w:rsid w:val="00D63FAE"/>
    <w:rsid w:val="00D64BF5"/>
    <w:rsid w:val="00D65067"/>
    <w:rsid w:val="00D6576B"/>
    <w:rsid w:val="00D65AD1"/>
    <w:rsid w:val="00D669B6"/>
    <w:rsid w:val="00D67273"/>
    <w:rsid w:val="00D71490"/>
    <w:rsid w:val="00D71CF4"/>
    <w:rsid w:val="00D72D09"/>
    <w:rsid w:val="00D73E90"/>
    <w:rsid w:val="00D754B0"/>
    <w:rsid w:val="00D7557A"/>
    <w:rsid w:val="00D7557E"/>
    <w:rsid w:val="00D7657F"/>
    <w:rsid w:val="00D7659F"/>
    <w:rsid w:val="00D77D44"/>
    <w:rsid w:val="00D77DA5"/>
    <w:rsid w:val="00D77EBB"/>
    <w:rsid w:val="00D80C57"/>
    <w:rsid w:val="00D80D50"/>
    <w:rsid w:val="00D81A10"/>
    <w:rsid w:val="00D83A73"/>
    <w:rsid w:val="00D83E8A"/>
    <w:rsid w:val="00D8433C"/>
    <w:rsid w:val="00D8451C"/>
    <w:rsid w:val="00D847CB"/>
    <w:rsid w:val="00D860A8"/>
    <w:rsid w:val="00D86612"/>
    <w:rsid w:val="00D8798E"/>
    <w:rsid w:val="00D87F20"/>
    <w:rsid w:val="00D90C64"/>
    <w:rsid w:val="00D915BB"/>
    <w:rsid w:val="00D9248C"/>
    <w:rsid w:val="00D935C8"/>
    <w:rsid w:val="00D945DB"/>
    <w:rsid w:val="00D94611"/>
    <w:rsid w:val="00D94CEB"/>
    <w:rsid w:val="00D94EE1"/>
    <w:rsid w:val="00D951CC"/>
    <w:rsid w:val="00D96278"/>
    <w:rsid w:val="00D97021"/>
    <w:rsid w:val="00DA07C0"/>
    <w:rsid w:val="00DA1316"/>
    <w:rsid w:val="00DA174B"/>
    <w:rsid w:val="00DA17A0"/>
    <w:rsid w:val="00DA1885"/>
    <w:rsid w:val="00DA18A3"/>
    <w:rsid w:val="00DA2041"/>
    <w:rsid w:val="00DA2C64"/>
    <w:rsid w:val="00DA3010"/>
    <w:rsid w:val="00DA37F7"/>
    <w:rsid w:val="00DA3A4A"/>
    <w:rsid w:val="00DA3B22"/>
    <w:rsid w:val="00DA3DA6"/>
    <w:rsid w:val="00DA4703"/>
    <w:rsid w:val="00DA47EF"/>
    <w:rsid w:val="00DA4CA0"/>
    <w:rsid w:val="00DA5578"/>
    <w:rsid w:val="00DA5B57"/>
    <w:rsid w:val="00DA5DEF"/>
    <w:rsid w:val="00DA6283"/>
    <w:rsid w:val="00DA7014"/>
    <w:rsid w:val="00DA798C"/>
    <w:rsid w:val="00DA7FB4"/>
    <w:rsid w:val="00DB020A"/>
    <w:rsid w:val="00DB029E"/>
    <w:rsid w:val="00DB0701"/>
    <w:rsid w:val="00DB198A"/>
    <w:rsid w:val="00DB31F2"/>
    <w:rsid w:val="00DB37A3"/>
    <w:rsid w:val="00DB4915"/>
    <w:rsid w:val="00DB4932"/>
    <w:rsid w:val="00DB5259"/>
    <w:rsid w:val="00DB5571"/>
    <w:rsid w:val="00DB5B8F"/>
    <w:rsid w:val="00DB6167"/>
    <w:rsid w:val="00DB7792"/>
    <w:rsid w:val="00DC036E"/>
    <w:rsid w:val="00DC1A3D"/>
    <w:rsid w:val="00DC1A6A"/>
    <w:rsid w:val="00DC1CB2"/>
    <w:rsid w:val="00DC2291"/>
    <w:rsid w:val="00DC2D79"/>
    <w:rsid w:val="00DC2E46"/>
    <w:rsid w:val="00DC2EC8"/>
    <w:rsid w:val="00DC304C"/>
    <w:rsid w:val="00DC3512"/>
    <w:rsid w:val="00DC35FB"/>
    <w:rsid w:val="00DC397D"/>
    <w:rsid w:val="00DC3BAE"/>
    <w:rsid w:val="00DC599F"/>
    <w:rsid w:val="00DC5B43"/>
    <w:rsid w:val="00DC700B"/>
    <w:rsid w:val="00DD04B9"/>
    <w:rsid w:val="00DD0F5F"/>
    <w:rsid w:val="00DD13D0"/>
    <w:rsid w:val="00DD1453"/>
    <w:rsid w:val="00DD20E9"/>
    <w:rsid w:val="00DD31C6"/>
    <w:rsid w:val="00DD391B"/>
    <w:rsid w:val="00DD3DBA"/>
    <w:rsid w:val="00DD4288"/>
    <w:rsid w:val="00DD457A"/>
    <w:rsid w:val="00DD4D27"/>
    <w:rsid w:val="00DD532C"/>
    <w:rsid w:val="00DD5669"/>
    <w:rsid w:val="00DD6B2D"/>
    <w:rsid w:val="00DD6C9D"/>
    <w:rsid w:val="00DD71E7"/>
    <w:rsid w:val="00DE095B"/>
    <w:rsid w:val="00DE15A4"/>
    <w:rsid w:val="00DE222F"/>
    <w:rsid w:val="00DE2DCC"/>
    <w:rsid w:val="00DE2FDC"/>
    <w:rsid w:val="00DE41AB"/>
    <w:rsid w:val="00DE4837"/>
    <w:rsid w:val="00DE59FB"/>
    <w:rsid w:val="00DE5AB9"/>
    <w:rsid w:val="00DE5F46"/>
    <w:rsid w:val="00DE6A74"/>
    <w:rsid w:val="00DF0428"/>
    <w:rsid w:val="00DF1259"/>
    <w:rsid w:val="00DF1571"/>
    <w:rsid w:val="00DF1813"/>
    <w:rsid w:val="00DF1958"/>
    <w:rsid w:val="00DF1961"/>
    <w:rsid w:val="00DF31B9"/>
    <w:rsid w:val="00DF323F"/>
    <w:rsid w:val="00DF3565"/>
    <w:rsid w:val="00DF3579"/>
    <w:rsid w:val="00DF3C7E"/>
    <w:rsid w:val="00DF4A3F"/>
    <w:rsid w:val="00DF651D"/>
    <w:rsid w:val="00DF6811"/>
    <w:rsid w:val="00DF6DA5"/>
    <w:rsid w:val="00E007AC"/>
    <w:rsid w:val="00E00868"/>
    <w:rsid w:val="00E00BD6"/>
    <w:rsid w:val="00E00EE5"/>
    <w:rsid w:val="00E02B63"/>
    <w:rsid w:val="00E032D6"/>
    <w:rsid w:val="00E03C5E"/>
    <w:rsid w:val="00E0403C"/>
    <w:rsid w:val="00E041C6"/>
    <w:rsid w:val="00E043F9"/>
    <w:rsid w:val="00E04A71"/>
    <w:rsid w:val="00E07577"/>
    <w:rsid w:val="00E07868"/>
    <w:rsid w:val="00E10038"/>
    <w:rsid w:val="00E1066F"/>
    <w:rsid w:val="00E10C77"/>
    <w:rsid w:val="00E12059"/>
    <w:rsid w:val="00E126CB"/>
    <w:rsid w:val="00E128EF"/>
    <w:rsid w:val="00E12F75"/>
    <w:rsid w:val="00E13081"/>
    <w:rsid w:val="00E13A45"/>
    <w:rsid w:val="00E13DC2"/>
    <w:rsid w:val="00E13EB1"/>
    <w:rsid w:val="00E143F5"/>
    <w:rsid w:val="00E14F32"/>
    <w:rsid w:val="00E16D81"/>
    <w:rsid w:val="00E1746C"/>
    <w:rsid w:val="00E175A9"/>
    <w:rsid w:val="00E17972"/>
    <w:rsid w:val="00E179BE"/>
    <w:rsid w:val="00E17E05"/>
    <w:rsid w:val="00E17E1B"/>
    <w:rsid w:val="00E17E9F"/>
    <w:rsid w:val="00E2025B"/>
    <w:rsid w:val="00E20C2D"/>
    <w:rsid w:val="00E20F70"/>
    <w:rsid w:val="00E2107A"/>
    <w:rsid w:val="00E21114"/>
    <w:rsid w:val="00E22655"/>
    <w:rsid w:val="00E232FE"/>
    <w:rsid w:val="00E234F3"/>
    <w:rsid w:val="00E24C9A"/>
    <w:rsid w:val="00E25109"/>
    <w:rsid w:val="00E254F2"/>
    <w:rsid w:val="00E25D95"/>
    <w:rsid w:val="00E26078"/>
    <w:rsid w:val="00E27D44"/>
    <w:rsid w:val="00E27FF0"/>
    <w:rsid w:val="00E3069F"/>
    <w:rsid w:val="00E30E66"/>
    <w:rsid w:val="00E30E92"/>
    <w:rsid w:val="00E316B3"/>
    <w:rsid w:val="00E31713"/>
    <w:rsid w:val="00E32554"/>
    <w:rsid w:val="00E3327A"/>
    <w:rsid w:val="00E335A3"/>
    <w:rsid w:val="00E3366E"/>
    <w:rsid w:val="00E34E52"/>
    <w:rsid w:val="00E352FA"/>
    <w:rsid w:val="00E353CE"/>
    <w:rsid w:val="00E35675"/>
    <w:rsid w:val="00E35B43"/>
    <w:rsid w:val="00E365DA"/>
    <w:rsid w:val="00E376DC"/>
    <w:rsid w:val="00E400A7"/>
    <w:rsid w:val="00E4068F"/>
    <w:rsid w:val="00E417BC"/>
    <w:rsid w:val="00E424E3"/>
    <w:rsid w:val="00E426C2"/>
    <w:rsid w:val="00E42C8B"/>
    <w:rsid w:val="00E43020"/>
    <w:rsid w:val="00E4390E"/>
    <w:rsid w:val="00E447FB"/>
    <w:rsid w:val="00E44F73"/>
    <w:rsid w:val="00E45A05"/>
    <w:rsid w:val="00E4711F"/>
    <w:rsid w:val="00E4764F"/>
    <w:rsid w:val="00E50C49"/>
    <w:rsid w:val="00E5150C"/>
    <w:rsid w:val="00E51687"/>
    <w:rsid w:val="00E51C46"/>
    <w:rsid w:val="00E52829"/>
    <w:rsid w:val="00E53164"/>
    <w:rsid w:val="00E54152"/>
    <w:rsid w:val="00E5451E"/>
    <w:rsid w:val="00E54999"/>
    <w:rsid w:val="00E55464"/>
    <w:rsid w:val="00E55502"/>
    <w:rsid w:val="00E555EE"/>
    <w:rsid w:val="00E56813"/>
    <w:rsid w:val="00E56B61"/>
    <w:rsid w:val="00E57491"/>
    <w:rsid w:val="00E600A5"/>
    <w:rsid w:val="00E6233B"/>
    <w:rsid w:val="00E62A5D"/>
    <w:rsid w:val="00E63F4A"/>
    <w:rsid w:val="00E65278"/>
    <w:rsid w:val="00E65CB7"/>
    <w:rsid w:val="00E66A88"/>
    <w:rsid w:val="00E704DB"/>
    <w:rsid w:val="00E70A30"/>
    <w:rsid w:val="00E70ADE"/>
    <w:rsid w:val="00E7167B"/>
    <w:rsid w:val="00E72168"/>
    <w:rsid w:val="00E74454"/>
    <w:rsid w:val="00E76924"/>
    <w:rsid w:val="00E76B61"/>
    <w:rsid w:val="00E77B7A"/>
    <w:rsid w:val="00E80851"/>
    <w:rsid w:val="00E80F37"/>
    <w:rsid w:val="00E810B1"/>
    <w:rsid w:val="00E81BC1"/>
    <w:rsid w:val="00E82027"/>
    <w:rsid w:val="00E82129"/>
    <w:rsid w:val="00E8213C"/>
    <w:rsid w:val="00E823DF"/>
    <w:rsid w:val="00E84419"/>
    <w:rsid w:val="00E84E4F"/>
    <w:rsid w:val="00E8571C"/>
    <w:rsid w:val="00E85FB3"/>
    <w:rsid w:val="00E85FD3"/>
    <w:rsid w:val="00E86F36"/>
    <w:rsid w:val="00E87036"/>
    <w:rsid w:val="00E90540"/>
    <w:rsid w:val="00E90944"/>
    <w:rsid w:val="00E90EDA"/>
    <w:rsid w:val="00E925A0"/>
    <w:rsid w:val="00E9265F"/>
    <w:rsid w:val="00E929E2"/>
    <w:rsid w:val="00E929F6"/>
    <w:rsid w:val="00E92B3F"/>
    <w:rsid w:val="00E92D12"/>
    <w:rsid w:val="00E92F7E"/>
    <w:rsid w:val="00E93466"/>
    <w:rsid w:val="00E93B7F"/>
    <w:rsid w:val="00E93F8F"/>
    <w:rsid w:val="00E94642"/>
    <w:rsid w:val="00E94AF3"/>
    <w:rsid w:val="00E94C51"/>
    <w:rsid w:val="00E94CA8"/>
    <w:rsid w:val="00E95AE7"/>
    <w:rsid w:val="00E963B2"/>
    <w:rsid w:val="00E966A2"/>
    <w:rsid w:val="00E96BDF"/>
    <w:rsid w:val="00E96CF7"/>
    <w:rsid w:val="00E96F9B"/>
    <w:rsid w:val="00E97670"/>
    <w:rsid w:val="00E976D3"/>
    <w:rsid w:val="00E97AE2"/>
    <w:rsid w:val="00EA0E90"/>
    <w:rsid w:val="00EA10B7"/>
    <w:rsid w:val="00EA1E75"/>
    <w:rsid w:val="00EA1F5A"/>
    <w:rsid w:val="00EA2308"/>
    <w:rsid w:val="00EA2650"/>
    <w:rsid w:val="00EA2883"/>
    <w:rsid w:val="00EA2901"/>
    <w:rsid w:val="00EA2B09"/>
    <w:rsid w:val="00EA3109"/>
    <w:rsid w:val="00EA3172"/>
    <w:rsid w:val="00EA5D9F"/>
    <w:rsid w:val="00EA65E5"/>
    <w:rsid w:val="00EA6CAB"/>
    <w:rsid w:val="00EB0395"/>
    <w:rsid w:val="00EB0D55"/>
    <w:rsid w:val="00EB10ED"/>
    <w:rsid w:val="00EB257A"/>
    <w:rsid w:val="00EB3AC2"/>
    <w:rsid w:val="00EB4A7C"/>
    <w:rsid w:val="00EB4BD2"/>
    <w:rsid w:val="00EB510C"/>
    <w:rsid w:val="00EB5444"/>
    <w:rsid w:val="00EB5FA6"/>
    <w:rsid w:val="00EB6BBC"/>
    <w:rsid w:val="00EB6C68"/>
    <w:rsid w:val="00EB6E9A"/>
    <w:rsid w:val="00EC004E"/>
    <w:rsid w:val="00EC035D"/>
    <w:rsid w:val="00EC2BF5"/>
    <w:rsid w:val="00EC385B"/>
    <w:rsid w:val="00EC38E8"/>
    <w:rsid w:val="00EC39E1"/>
    <w:rsid w:val="00EC3DFE"/>
    <w:rsid w:val="00EC4842"/>
    <w:rsid w:val="00EC4893"/>
    <w:rsid w:val="00EC56E0"/>
    <w:rsid w:val="00EC6D75"/>
    <w:rsid w:val="00EC7796"/>
    <w:rsid w:val="00ED0188"/>
    <w:rsid w:val="00ED0639"/>
    <w:rsid w:val="00ED2A7F"/>
    <w:rsid w:val="00ED30F9"/>
    <w:rsid w:val="00ED3120"/>
    <w:rsid w:val="00ED3738"/>
    <w:rsid w:val="00ED39B7"/>
    <w:rsid w:val="00ED3CCF"/>
    <w:rsid w:val="00ED51CF"/>
    <w:rsid w:val="00ED5918"/>
    <w:rsid w:val="00ED5B86"/>
    <w:rsid w:val="00ED5F51"/>
    <w:rsid w:val="00ED6D4E"/>
    <w:rsid w:val="00ED7830"/>
    <w:rsid w:val="00ED7A32"/>
    <w:rsid w:val="00EE0596"/>
    <w:rsid w:val="00EE0C99"/>
    <w:rsid w:val="00EE0E0E"/>
    <w:rsid w:val="00EE15D7"/>
    <w:rsid w:val="00EE1F7D"/>
    <w:rsid w:val="00EE20E8"/>
    <w:rsid w:val="00EE2278"/>
    <w:rsid w:val="00EE2547"/>
    <w:rsid w:val="00EE28FC"/>
    <w:rsid w:val="00EE3B7C"/>
    <w:rsid w:val="00EE3EDA"/>
    <w:rsid w:val="00EE419E"/>
    <w:rsid w:val="00EE4216"/>
    <w:rsid w:val="00EE4C66"/>
    <w:rsid w:val="00EE500D"/>
    <w:rsid w:val="00EE591E"/>
    <w:rsid w:val="00EE5A87"/>
    <w:rsid w:val="00EE69D4"/>
    <w:rsid w:val="00EE6FEC"/>
    <w:rsid w:val="00EE731E"/>
    <w:rsid w:val="00EF181B"/>
    <w:rsid w:val="00EF2B7D"/>
    <w:rsid w:val="00EF33EC"/>
    <w:rsid w:val="00EF3AD7"/>
    <w:rsid w:val="00EF40B7"/>
    <w:rsid w:val="00EF4ED0"/>
    <w:rsid w:val="00EF5159"/>
    <w:rsid w:val="00EF553A"/>
    <w:rsid w:val="00EF5A14"/>
    <w:rsid w:val="00EF7275"/>
    <w:rsid w:val="00EF738B"/>
    <w:rsid w:val="00EF75A7"/>
    <w:rsid w:val="00EF7646"/>
    <w:rsid w:val="00EF7869"/>
    <w:rsid w:val="00EF7E10"/>
    <w:rsid w:val="00F00FFB"/>
    <w:rsid w:val="00F01F66"/>
    <w:rsid w:val="00F02B68"/>
    <w:rsid w:val="00F02C33"/>
    <w:rsid w:val="00F032A1"/>
    <w:rsid w:val="00F04174"/>
    <w:rsid w:val="00F04E94"/>
    <w:rsid w:val="00F0595F"/>
    <w:rsid w:val="00F05D2E"/>
    <w:rsid w:val="00F0731E"/>
    <w:rsid w:val="00F07365"/>
    <w:rsid w:val="00F07B47"/>
    <w:rsid w:val="00F11C50"/>
    <w:rsid w:val="00F11E3C"/>
    <w:rsid w:val="00F11F2F"/>
    <w:rsid w:val="00F121D4"/>
    <w:rsid w:val="00F1302E"/>
    <w:rsid w:val="00F137A3"/>
    <w:rsid w:val="00F1384A"/>
    <w:rsid w:val="00F1411F"/>
    <w:rsid w:val="00F148C7"/>
    <w:rsid w:val="00F149AD"/>
    <w:rsid w:val="00F15832"/>
    <w:rsid w:val="00F169E8"/>
    <w:rsid w:val="00F16A20"/>
    <w:rsid w:val="00F16F82"/>
    <w:rsid w:val="00F20650"/>
    <w:rsid w:val="00F2227D"/>
    <w:rsid w:val="00F2270F"/>
    <w:rsid w:val="00F236DB"/>
    <w:rsid w:val="00F236E3"/>
    <w:rsid w:val="00F24946"/>
    <w:rsid w:val="00F24E3A"/>
    <w:rsid w:val="00F24E86"/>
    <w:rsid w:val="00F250F5"/>
    <w:rsid w:val="00F25611"/>
    <w:rsid w:val="00F2581B"/>
    <w:rsid w:val="00F258C9"/>
    <w:rsid w:val="00F25A8F"/>
    <w:rsid w:val="00F25C74"/>
    <w:rsid w:val="00F25FB3"/>
    <w:rsid w:val="00F266BD"/>
    <w:rsid w:val="00F26944"/>
    <w:rsid w:val="00F26CF5"/>
    <w:rsid w:val="00F274A3"/>
    <w:rsid w:val="00F27BDF"/>
    <w:rsid w:val="00F30148"/>
    <w:rsid w:val="00F30575"/>
    <w:rsid w:val="00F308B1"/>
    <w:rsid w:val="00F318CA"/>
    <w:rsid w:val="00F32297"/>
    <w:rsid w:val="00F32BD1"/>
    <w:rsid w:val="00F3325F"/>
    <w:rsid w:val="00F33AF3"/>
    <w:rsid w:val="00F34982"/>
    <w:rsid w:val="00F34BBB"/>
    <w:rsid w:val="00F353AD"/>
    <w:rsid w:val="00F3558C"/>
    <w:rsid w:val="00F3591A"/>
    <w:rsid w:val="00F36C3E"/>
    <w:rsid w:val="00F3705F"/>
    <w:rsid w:val="00F404C2"/>
    <w:rsid w:val="00F408F8"/>
    <w:rsid w:val="00F41BA1"/>
    <w:rsid w:val="00F427D2"/>
    <w:rsid w:val="00F42ADF"/>
    <w:rsid w:val="00F45AE4"/>
    <w:rsid w:val="00F45B99"/>
    <w:rsid w:val="00F45DDD"/>
    <w:rsid w:val="00F46629"/>
    <w:rsid w:val="00F500ED"/>
    <w:rsid w:val="00F5103D"/>
    <w:rsid w:val="00F51479"/>
    <w:rsid w:val="00F5216D"/>
    <w:rsid w:val="00F524FF"/>
    <w:rsid w:val="00F528E2"/>
    <w:rsid w:val="00F52CDA"/>
    <w:rsid w:val="00F52D00"/>
    <w:rsid w:val="00F53789"/>
    <w:rsid w:val="00F53C32"/>
    <w:rsid w:val="00F55120"/>
    <w:rsid w:val="00F55246"/>
    <w:rsid w:val="00F55F50"/>
    <w:rsid w:val="00F55F6C"/>
    <w:rsid w:val="00F55F72"/>
    <w:rsid w:val="00F570DC"/>
    <w:rsid w:val="00F57AD9"/>
    <w:rsid w:val="00F604B2"/>
    <w:rsid w:val="00F61234"/>
    <w:rsid w:val="00F613D2"/>
    <w:rsid w:val="00F61D24"/>
    <w:rsid w:val="00F62A0E"/>
    <w:rsid w:val="00F62EFA"/>
    <w:rsid w:val="00F63718"/>
    <w:rsid w:val="00F6388A"/>
    <w:rsid w:val="00F638BB"/>
    <w:rsid w:val="00F63BA5"/>
    <w:rsid w:val="00F641DE"/>
    <w:rsid w:val="00F6463E"/>
    <w:rsid w:val="00F64A5F"/>
    <w:rsid w:val="00F64EF4"/>
    <w:rsid w:val="00F6636C"/>
    <w:rsid w:val="00F66A63"/>
    <w:rsid w:val="00F6729A"/>
    <w:rsid w:val="00F673F9"/>
    <w:rsid w:val="00F67448"/>
    <w:rsid w:val="00F71489"/>
    <w:rsid w:val="00F714B5"/>
    <w:rsid w:val="00F73484"/>
    <w:rsid w:val="00F73DC1"/>
    <w:rsid w:val="00F75DB6"/>
    <w:rsid w:val="00F7611F"/>
    <w:rsid w:val="00F779FC"/>
    <w:rsid w:val="00F80CED"/>
    <w:rsid w:val="00F80E64"/>
    <w:rsid w:val="00F80ED4"/>
    <w:rsid w:val="00F811FC"/>
    <w:rsid w:val="00F81B1B"/>
    <w:rsid w:val="00F821B3"/>
    <w:rsid w:val="00F82FF1"/>
    <w:rsid w:val="00F830D4"/>
    <w:rsid w:val="00F8336C"/>
    <w:rsid w:val="00F8359E"/>
    <w:rsid w:val="00F83735"/>
    <w:rsid w:val="00F83B21"/>
    <w:rsid w:val="00F842A8"/>
    <w:rsid w:val="00F8538D"/>
    <w:rsid w:val="00F85C56"/>
    <w:rsid w:val="00F85D24"/>
    <w:rsid w:val="00F8647C"/>
    <w:rsid w:val="00F872D9"/>
    <w:rsid w:val="00F87B6C"/>
    <w:rsid w:val="00F905F4"/>
    <w:rsid w:val="00F911A4"/>
    <w:rsid w:val="00F915BE"/>
    <w:rsid w:val="00F922DD"/>
    <w:rsid w:val="00F92A17"/>
    <w:rsid w:val="00F92B0F"/>
    <w:rsid w:val="00F9362A"/>
    <w:rsid w:val="00F93792"/>
    <w:rsid w:val="00F93B62"/>
    <w:rsid w:val="00F964D9"/>
    <w:rsid w:val="00F965A0"/>
    <w:rsid w:val="00F96C78"/>
    <w:rsid w:val="00F96D9E"/>
    <w:rsid w:val="00F96F3E"/>
    <w:rsid w:val="00F96F62"/>
    <w:rsid w:val="00F9770D"/>
    <w:rsid w:val="00FA0323"/>
    <w:rsid w:val="00FA131B"/>
    <w:rsid w:val="00FA1DFD"/>
    <w:rsid w:val="00FA2834"/>
    <w:rsid w:val="00FA48E8"/>
    <w:rsid w:val="00FA4A87"/>
    <w:rsid w:val="00FA504B"/>
    <w:rsid w:val="00FA5803"/>
    <w:rsid w:val="00FA5831"/>
    <w:rsid w:val="00FA6BA2"/>
    <w:rsid w:val="00FA6BEA"/>
    <w:rsid w:val="00FA7DC5"/>
    <w:rsid w:val="00FB0910"/>
    <w:rsid w:val="00FB118C"/>
    <w:rsid w:val="00FB1C91"/>
    <w:rsid w:val="00FB2DF9"/>
    <w:rsid w:val="00FB3749"/>
    <w:rsid w:val="00FB421D"/>
    <w:rsid w:val="00FB5D75"/>
    <w:rsid w:val="00FB5F62"/>
    <w:rsid w:val="00FB6549"/>
    <w:rsid w:val="00FB6DD9"/>
    <w:rsid w:val="00FB743E"/>
    <w:rsid w:val="00FB76F5"/>
    <w:rsid w:val="00FC0F1A"/>
    <w:rsid w:val="00FC10C6"/>
    <w:rsid w:val="00FC197F"/>
    <w:rsid w:val="00FC23D5"/>
    <w:rsid w:val="00FC38A4"/>
    <w:rsid w:val="00FC4C01"/>
    <w:rsid w:val="00FC56A3"/>
    <w:rsid w:val="00FC5944"/>
    <w:rsid w:val="00FC5B55"/>
    <w:rsid w:val="00FC5BE4"/>
    <w:rsid w:val="00FC6923"/>
    <w:rsid w:val="00FC6975"/>
    <w:rsid w:val="00FC6C22"/>
    <w:rsid w:val="00FC7202"/>
    <w:rsid w:val="00FC76AE"/>
    <w:rsid w:val="00FD08F5"/>
    <w:rsid w:val="00FD0A98"/>
    <w:rsid w:val="00FD0AAA"/>
    <w:rsid w:val="00FD196F"/>
    <w:rsid w:val="00FD1F05"/>
    <w:rsid w:val="00FD3DD7"/>
    <w:rsid w:val="00FD45EE"/>
    <w:rsid w:val="00FD4B9D"/>
    <w:rsid w:val="00FD6136"/>
    <w:rsid w:val="00FE0CA3"/>
    <w:rsid w:val="00FE16DF"/>
    <w:rsid w:val="00FE21D5"/>
    <w:rsid w:val="00FE294C"/>
    <w:rsid w:val="00FE53F2"/>
    <w:rsid w:val="00FE559B"/>
    <w:rsid w:val="00FE6663"/>
    <w:rsid w:val="00FE6CE0"/>
    <w:rsid w:val="00FE7275"/>
    <w:rsid w:val="00FE7458"/>
    <w:rsid w:val="00FF030F"/>
    <w:rsid w:val="00FF0AE0"/>
    <w:rsid w:val="00FF0DF0"/>
    <w:rsid w:val="00FF1423"/>
    <w:rsid w:val="00FF17B7"/>
    <w:rsid w:val="00FF1F08"/>
    <w:rsid w:val="00FF2151"/>
    <w:rsid w:val="00FF26FC"/>
    <w:rsid w:val="00FF28A5"/>
    <w:rsid w:val="00FF28DA"/>
    <w:rsid w:val="00FF2A81"/>
    <w:rsid w:val="00FF440F"/>
    <w:rsid w:val="00FF4488"/>
    <w:rsid w:val="00FF647D"/>
    <w:rsid w:val="00FF679E"/>
    <w:rsid w:val="00FF739E"/>
    <w:rsid w:val="00FF7D20"/>
    <w:rsid w:val="00FF7F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22"/>
    <o:shapelayout v:ext="edit">
      <o:idmap v:ext="edit" data="1"/>
    </o:shapelayout>
  </w:shapeDefaults>
  <w:doNotEmbedSmartTags/>
  <w:decimalSymbol w:val=","/>
  <w:listSeparator w:val=";"/>
  <w14:docId w14:val="0DADFEAC"/>
  <w15:docId w15:val="{00262086-0354-4A2A-BA8C-96A88598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483ADE"/>
    <w:pPr>
      <w:spacing w:line="288" w:lineRule="auto"/>
    </w:pPr>
    <w:rPr>
      <w:sz w:val="28"/>
      <w:szCs w:val="24"/>
    </w:rPr>
  </w:style>
  <w:style w:type="paragraph" w:styleId="10">
    <w:name w:val="heading 1"/>
    <w:basedOn w:val="a3"/>
    <w:next w:val="a3"/>
    <w:link w:val="11"/>
    <w:uiPriority w:val="9"/>
    <w:qFormat/>
    <w:rsid w:val="00FC7202"/>
    <w:pPr>
      <w:keepNext/>
      <w:pageBreakBefore/>
      <w:numPr>
        <w:numId w:val="6"/>
      </w:numPr>
      <w:spacing w:after="120"/>
      <w:jc w:val="both"/>
      <w:outlineLvl w:val="0"/>
    </w:pPr>
    <w:rPr>
      <w:rFonts w:cs="Arial"/>
      <w:bCs/>
      <w:kern w:val="32"/>
      <w:szCs w:val="32"/>
    </w:rPr>
  </w:style>
  <w:style w:type="paragraph" w:styleId="20">
    <w:name w:val="heading 2"/>
    <w:basedOn w:val="a3"/>
    <w:next w:val="a3"/>
    <w:link w:val="21"/>
    <w:uiPriority w:val="9"/>
    <w:qFormat/>
    <w:rsid w:val="007B6BE1"/>
    <w:pPr>
      <w:keepNext/>
      <w:numPr>
        <w:ilvl w:val="1"/>
        <w:numId w:val="6"/>
      </w:numPr>
      <w:spacing w:before="480"/>
      <w:outlineLvl w:val="1"/>
    </w:pPr>
    <w:rPr>
      <w:szCs w:val="28"/>
    </w:rPr>
  </w:style>
  <w:style w:type="paragraph" w:styleId="31">
    <w:name w:val="heading 3"/>
    <w:basedOn w:val="a3"/>
    <w:next w:val="a3"/>
    <w:link w:val="32"/>
    <w:uiPriority w:val="9"/>
    <w:unhideWhenUsed/>
    <w:qFormat/>
    <w:rsid w:val="00B8360B"/>
    <w:pPr>
      <w:keepNext/>
      <w:numPr>
        <w:ilvl w:val="2"/>
        <w:numId w:val="6"/>
      </w:numPr>
      <w:spacing w:before="240" w:after="60"/>
      <w:outlineLvl w:val="2"/>
    </w:pPr>
    <w:rPr>
      <w:bCs/>
      <w:szCs w:val="26"/>
    </w:rPr>
  </w:style>
  <w:style w:type="paragraph" w:styleId="40">
    <w:name w:val="heading 4"/>
    <w:basedOn w:val="a3"/>
    <w:next w:val="a3"/>
    <w:link w:val="41"/>
    <w:uiPriority w:val="9"/>
    <w:unhideWhenUsed/>
    <w:qFormat/>
    <w:rsid w:val="00AC623E"/>
    <w:pPr>
      <w:keepNext/>
      <w:keepLines/>
      <w:numPr>
        <w:ilvl w:val="3"/>
        <w:numId w:val="6"/>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3"/>
    <w:next w:val="a3"/>
    <w:link w:val="50"/>
    <w:uiPriority w:val="9"/>
    <w:qFormat/>
    <w:rsid w:val="00116A11"/>
    <w:pPr>
      <w:keepNext/>
      <w:widowControl w:val="0"/>
      <w:numPr>
        <w:ilvl w:val="4"/>
        <w:numId w:val="6"/>
      </w:numPr>
      <w:suppressAutoHyphens/>
      <w:autoSpaceDE w:val="0"/>
      <w:spacing w:line="360" w:lineRule="auto"/>
      <w:jc w:val="center"/>
      <w:outlineLvl w:val="4"/>
    </w:pPr>
    <w:rPr>
      <w:b/>
      <w:sz w:val="24"/>
      <w:szCs w:val="20"/>
      <w:lang w:eastAsia="ar-SA"/>
    </w:rPr>
  </w:style>
  <w:style w:type="paragraph" w:styleId="6">
    <w:name w:val="heading 6"/>
    <w:basedOn w:val="a3"/>
    <w:next w:val="a3"/>
    <w:link w:val="60"/>
    <w:uiPriority w:val="9"/>
    <w:unhideWhenUsed/>
    <w:qFormat/>
    <w:rsid w:val="00AC623E"/>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3"/>
    <w:next w:val="a3"/>
    <w:link w:val="70"/>
    <w:uiPriority w:val="9"/>
    <w:unhideWhenUsed/>
    <w:qFormat/>
    <w:rsid w:val="00AC623E"/>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3"/>
    <w:next w:val="a3"/>
    <w:link w:val="80"/>
    <w:uiPriority w:val="9"/>
    <w:unhideWhenUsed/>
    <w:qFormat/>
    <w:rsid w:val="00AC623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unhideWhenUsed/>
    <w:qFormat/>
    <w:rsid w:val="00AC623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0">
    <w:name w:val="List Bullet"/>
    <w:basedOn w:val="a3"/>
    <w:semiHidden/>
    <w:rsid w:val="007B6BE1"/>
    <w:pPr>
      <w:numPr>
        <w:numId w:val="1"/>
      </w:numPr>
    </w:pPr>
  </w:style>
  <w:style w:type="paragraph" w:styleId="a7">
    <w:name w:val="header"/>
    <w:aliases w:val="Верхний колонтитул Знак Знак Знак"/>
    <w:basedOn w:val="a3"/>
    <w:link w:val="a8"/>
    <w:uiPriority w:val="99"/>
    <w:rsid w:val="007B6BE1"/>
    <w:pPr>
      <w:tabs>
        <w:tab w:val="center" w:pos="4677"/>
        <w:tab w:val="right" w:pos="9355"/>
      </w:tabs>
    </w:pPr>
  </w:style>
  <w:style w:type="paragraph" w:styleId="a9">
    <w:name w:val="footer"/>
    <w:basedOn w:val="a3"/>
    <w:link w:val="aa"/>
    <w:uiPriority w:val="99"/>
    <w:rsid w:val="007B6BE1"/>
    <w:pPr>
      <w:tabs>
        <w:tab w:val="center" w:pos="4677"/>
        <w:tab w:val="right" w:pos="9355"/>
      </w:tabs>
    </w:pPr>
  </w:style>
  <w:style w:type="paragraph" w:styleId="ab">
    <w:name w:val="footnote text"/>
    <w:basedOn w:val="a3"/>
    <w:semiHidden/>
    <w:rsid w:val="007B6BE1"/>
    <w:rPr>
      <w:sz w:val="20"/>
      <w:szCs w:val="20"/>
    </w:rPr>
  </w:style>
  <w:style w:type="character" w:styleId="ac">
    <w:name w:val="page number"/>
    <w:basedOn w:val="a4"/>
    <w:rsid w:val="007B6BE1"/>
  </w:style>
  <w:style w:type="character" w:styleId="ad">
    <w:name w:val="footnote reference"/>
    <w:basedOn w:val="a4"/>
    <w:semiHidden/>
    <w:rsid w:val="007B6BE1"/>
    <w:rPr>
      <w:vertAlign w:val="superscript"/>
    </w:rPr>
  </w:style>
  <w:style w:type="paragraph" w:customStyle="1" w:styleId="ae">
    <w:name w:val="Шрифт абзаца по умолчани"/>
    <w:next w:val="a3"/>
    <w:rsid w:val="007B6BE1"/>
    <w:pPr>
      <w:overflowPunct w:val="0"/>
      <w:autoSpaceDE w:val="0"/>
      <w:autoSpaceDN w:val="0"/>
      <w:adjustRightInd w:val="0"/>
      <w:textAlignment w:val="baseline"/>
    </w:pPr>
  </w:style>
  <w:style w:type="paragraph" w:customStyle="1" w:styleId="af">
    <w:name w:val="Текст пункта"/>
    <w:basedOn w:val="a3"/>
    <w:link w:val="af0"/>
    <w:rsid w:val="00C701A4"/>
    <w:pPr>
      <w:spacing w:before="240"/>
      <w:jc w:val="both"/>
    </w:pPr>
    <w:rPr>
      <w:szCs w:val="28"/>
    </w:rPr>
  </w:style>
  <w:style w:type="paragraph" w:customStyle="1" w:styleId="af1">
    <w:name w:val="Текст ссылки"/>
    <w:basedOn w:val="a3"/>
    <w:rsid w:val="007B6BE1"/>
    <w:pPr>
      <w:jc w:val="right"/>
    </w:pPr>
    <w:rPr>
      <w:szCs w:val="28"/>
    </w:rPr>
  </w:style>
  <w:style w:type="paragraph" w:styleId="33">
    <w:name w:val="Body Text 3"/>
    <w:basedOn w:val="a3"/>
    <w:semiHidden/>
    <w:rsid w:val="007B6BE1"/>
    <w:pPr>
      <w:spacing w:line="360" w:lineRule="auto"/>
      <w:jc w:val="center"/>
    </w:pPr>
    <w:rPr>
      <w:sz w:val="22"/>
      <w:szCs w:val="20"/>
    </w:rPr>
  </w:style>
  <w:style w:type="paragraph" w:styleId="a2">
    <w:name w:val="Body Text"/>
    <w:basedOn w:val="a3"/>
    <w:link w:val="af2"/>
    <w:rsid w:val="007B6BE1"/>
    <w:pPr>
      <w:numPr>
        <w:ilvl w:val="1"/>
        <w:numId w:val="3"/>
      </w:numPr>
      <w:spacing w:before="240"/>
      <w:jc w:val="both"/>
      <w:outlineLvl w:val="1"/>
    </w:pPr>
  </w:style>
  <w:style w:type="paragraph" w:customStyle="1" w:styleId="a1">
    <w:name w:val="простое перечисление"/>
    <w:basedOn w:val="a3"/>
    <w:rsid w:val="007B6BE1"/>
    <w:pPr>
      <w:numPr>
        <w:numId w:val="4"/>
      </w:numPr>
      <w:spacing w:before="60"/>
      <w:jc w:val="both"/>
    </w:pPr>
  </w:style>
  <w:style w:type="paragraph" w:styleId="a">
    <w:name w:val="List Number"/>
    <w:basedOn w:val="a3"/>
    <w:semiHidden/>
    <w:rsid w:val="007B6BE1"/>
    <w:pPr>
      <w:numPr>
        <w:numId w:val="2"/>
      </w:numPr>
    </w:pPr>
  </w:style>
  <w:style w:type="paragraph" w:styleId="22">
    <w:name w:val="toc 2"/>
    <w:basedOn w:val="a3"/>
    <w:next w:val="a3"/>
    <w:autoRedefine/>
    <w:uiPriority w:val="39"/>
    <w:rsid w:val="006D7E4D"/>
    <w:pPr>
      <w:tabs>
        <w:tab w:val="right" w:leader="dot" w:pos="9344"/>
      </w:tabs>
      <w:spacing w:before="120"/>
      <w:ind w:left="811" w:hanging="573"/>
    </w:pPr>
    <w:rPr>
      <w:noProof/>
    </w:rPr>
  </w:style>
  <w:style w:type="paragraph" w:styleId="12">
    <w:name w:val="toc 1"/>
    <w:basedOn w:val="a3"/>
    <w:next w:val="a3"/>
    <w:autoRedefine/>
    <w:uiPriority w:val="39"/>
    <w:rsid w:val="00165133"/>
    <w:pPr>
      <w:tabs>
        <w:tab w:val="left" w:pos="426"/>
        <w:tab w:val="right" w:leader="dot" w:pos="9354"/>
      </w:tabs>
      <w:ind w:left="426" w:hanging="426"/>
    </w:pPr>
    <w:rPr>
      <w:noProof/>
      <w:szCs w:val="28"/>
    </w:rPr>
  </w:style>
  <w:style w:type="paragraph" w:styleId="34">
    <w:name w:val="toc 3"/>
    <w:basedOn w:val="a3"/>
    <w:next w:val="a3"/>
    <w:autoRedefine/>
    <w:semiHidden/>
    <w:rsid w:val="007B6BE1"/>
    <w:pPr>
      <w:ind w:left="480"/>
    </w:pPr>
  </w:style>
  <w:style w:type="paragraph" w:styleId="42">
    <w:name w:val="toc 4"/>
    <w:basedOn w:val="a3"/>
    <w:next w:val="a3"/>
    <w:autoRedefine/>
    <w:semiHidden/>
    <w:rsid w:val="007B6BE1"/>
    <w:pPr>
      <w:ind w:left="720"/>
    </w:pPr>
  </w:style>
  <w:style w:type="paragraph" w:styleId="51">
    <w:name w:val="toc 5"/>
    <w:basedOn w:val="a3"/>
    <w:next w:val="a3"/>
    <w:autoRedefine/>
    <w:semiHidden/>
    <w:rsid w:val="007B6BE1"/>
    <w:pPr>
      <w:ind w:left="960"/>
    </w:pPr>
  </w:style>
  <w:style w:type="paragraph" w:styleId="61">
    <w:name w:val="toc 6"/>
    <w:basedOn w:val="a3"/>
    <w:next w:val="a3"/>
    <w:autoRedefine/>
    <w:semiHidden/>
    <w:rsid w:val="007B6BE1"/>
    <w:pPr>
      <w:ind w:left="1200"/>
    </w:pPr>
  </w:style>
  <w:style w:type="paragraph" w:styleId="71">
    <w:name w:val="toc 7"/>
    <w:basedOn w:val="a3"/>
    <w:next w:val="a3"/>
    <w:autoRedefine/>
    <w:semiHidden/>
    <w:rsid w:val="007B6BE1"/>
    <w:pPr>
      <w:ind w:left="1440"/>
    </w:pPr>
  </w:style>
  <w:style w:type="paragraph" w:styleId="81">
    <w:name w:val="toc 8"/>
    <w:basedOn w:val="a3"/>
    <w:next w:val="a3"/>
    <w:autoRedefine/>
    <w:semiHidden/>
    <w:rsid w:val="007B6BE1"/>
    <w:pPr>
      <w:ind w:left="1680"/>
    </w:pPr>
  </w:style>
  <w:style w:type="paragraph" w:styleId="91">
    <w:name w:val="toc 9"/>
    <w:basedOn w:val="a3"/>
    <w:next w:val="a3"/>
    <w:autoRedefine/>
    <w:semiHidden/>
    <w:rsid w:val="007B6BE1"/>
    <w:pPr>
      <w:ind w:left="1920"/>
    </w:pPr>
  </w:style>
  <w:style w:type="character" w:styleId="af3">
    <w:name w:val="Hyperlink"/>
    <w:basedOn w:val="a4"/>
    <w:uiPriority w:val="99"/>
    <w:rsid w:val="007B6BE1"/>
    <w:rPr>
      <w:color w:val="0000FF"/>
      <w:u w:val="single"/>
    </w:rPr>
  </w:style>
  <w:style w:type="paragraph" w:customStyle="1" w:styleId="af4">
    <w:name w:val="Текст сностки"/>
    <w:basedOn w:val="ab"/>
    <w:qFormat/>
    <w:rsid w:val="00A25B38"/>
    <w:pPr>
      <w:spacing w:before="60" w:line="240" w:lineRule="auto"/>
      <w:ind w:firstLine="567"/>
      <w:jc w:val="both"/>
    </w:pPr>
    <w:rPr>
      <w:rFonts w:eastAsia="Calibri"/>
      <w:sz w:val="24"/>
      <w:szCs w:val="24"/>
      <w:lang w:eastAsia="en-US"/>
    </w:rPr>
  </w:style>
  <w:style w:type="numbering" w:customStyle="1" w:styleId="3">
    <w:name w:val="Стиль3"/>
    <w:rsid w:val="00F3325F"/>
    <w:pPr>
      <w:numPr>
        <w:numId w:val="5"/>
      </w:numPr>
    </w:pPr>
  </w:style>
  <w:style w:type="character" w:customStyle="1" w:styleId="af0">
    <w:name w:val="Текст пункта Знак"/>
    <w:basedOn w:val="a4"/>
    <w:link w:val="af"/>
    <w:rsid w:val="00C701A4"/>
    <w:rPr>
      <w:sz w:val="28"/>
      <w:szCs w:val="28"/>
    </w:rPr>
  </w:style>
  <w:style w:type="table" w:styleId="af5">
    <w:name w:val="Table Grid"/>
    <w:basedOn w:val="a5"/>
    <w:uiPriority w:val="39"/>
    <w:rsid w:val="00400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Заголовок 3 Знак"/>
    <w:basedOn w:val="a4"/>
    <w:link w:val="31"/>
    <w:uiPriority w:val="9"/>
    <w:rsid w:val="00B8360B"/>
    <w:rPr>
      <w:bCs/>
      <w:sz w:val="28"/>
      <w:szCs w:val="26"/>
    </w:rPr>
  </w:style>
  <w:style w:type="character" w:customStyle="1" w:styleId="WW8Num4z4">
    <w:name w:val="WW8Num4z4"/>
    <w:rsid w:val="000D0BE2"/>
    <w:rPr>
      <w:rFonts w:ascii="Courier New" w:hAnsi="Courier New"/>
    </w:rPr>
  </w:style>
  <w:style w:type="character" w:customStyle="1" w:styleId="50">
    <w:name w:val="Заголовок 5 Знак"/>
    <w:basedOn w:val="a4"/>
    <w:link w:val="5"/>
    <w:uiPriority w:val="9"/>
    <w:rsid w:val="00116A11"/>
    <w:rPr>
      <w:b/>
      <w:sz w:val="24"/>
      <w:lang w:eastAsia="ar-SA"/>
    </w:rPr>
  </w:style>
  <w:style w:type="paragraph" w:styleId="af6">
    <w:name w:val="List Paragraph"/>
    <w:basedOn w:val="a3"/>
    <w:uiPriority w:val="34"/>
    <w:qFormat/>
    <w:rsid w:val="00C62C24"/>
    <w:pPr>
      <w:ind w:left="708"/>
    </w:pPr>
  </w:style>
  <w:style w:type="paragraph" w:styleId="af7">
    <w:name w:val="Balloon Text"/>
    <w:basedOn w:val="a3"/>
    <w:link w:val="af8"/>
    <w:semiHidden/>
    <w:unhideWhenUsed/>
    <w:rsid w:val="00C34ADE"/>
    <w:pPr>
      <w:spacing w:line="240" w:lineRule="auto"/>
    </w:pPr>
    <w:rPr>
      <w:rFonts w:ascii="Tahoma" w:hAnsi="Tahoma" w:cs="Tahoma"/>
      <w:sz w:val="16"/>
      <w:szCs w:val="16"/>
    </w:rPr>
  </w:style>
  <w:style w:type="character" w:customStyle="1" w:styleId="af8">
    <w:name w:val="Текст выноски Знак"/>
    <w:basedOn w:val="a4"/>
    <w:link w:val="af7"/>
    <w:uiPriority w:val="99"/>
    <w:semiHidden/>
    <w:rsid w:val="00C34ADE"/>
    <w:rPr>
      <w:rFonts w:ascii="Tahoma" w:hAnsi="Tahoma" w:cs="Tahoma"/>
      <w:sz w:val="16"/>
      <w:szCs w:val="16"/>
    </w:rPr>
  </w:style>
  <w:style w:type="character" w:customStyle="1" w:styleId="apple-style-span">
    <w:name w:val="apple-style-span"/>
    <w:basedOn w:val="a4"/>
    <w:rsid w:val="00BE1931"/>
  </w:style>
  <w:style w:type="paragraph" w:customStyle="1" w:styleId="Default">
    <w:name w:val="Default"/>
    <w:rsid w:val="00C941B8"/>
    <w:pPr>
      <w:autoSpaceDE w:val="0"/>
      <w:autoSpaceDN w:val="0"/>
      <w:adjustRightInd w:val="0"/>
    </w:pPr>
    <w:rPr>
      <w:rFonts w:ascii="GOST" w:hAnsi="GOST" w:cs="GOST"/>
      <w:color w:val="000000"/>
      <w:sz w:val="24"/>
      <w:szCs w:val="24"/>
    </w:rPr>
  </w:style>
  <w:style w:type="paragraph" w:styleId="HTML">
    <w:name w:val="HTML Preformatted"/>
    <w:basedOn w:val="a3"/>
    <w:link w:val="HTML0"/>
    <w:uiPriority w:val="99"/>
    <w:unhideWhenUsed/>
    <w:rsid w:val="000C1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0">
    <w:name w:val="Стандартный HTML Знак"/>
    <w:basedOn w:val="a4"/>
    <w:link w:val="HTML"/>
    <w:uiPriority w:val="99"/>
    <w:rsid w:val="000C1D9E"/>
    <w:rPr>
      <w:rFonts w:ascii="Courier New" w:hAnsi="Courier New" w:cs="Courier New"/>
    </w:rPr>
  </w:style>
  <w:style w:type="character" w:styleId="af9">
    <w:name w:val="annotation reference"/>
    <w:basedOn w:val="a4"/>
    <w:semiHidden/>
    <w:unhideWhenUsed/>
    <w:rsid w:val="0002295A"/>
    <w:rPr>
      <w:sz w:val="16"/>
      <w:szCs w:val="16"/>
    </w:rPr>
  </w:style>
  <w:style w:type="paragraph" w:styleId="afa">
    <w:name w:val="annotation text"/>
    <w:basedOn w:val="a3"/>
    <w:link w:val="afb"/>
    <w:uiPriority w:val="99"/>
    <w:unhideWhenUsed/>
    <w:rsid w:val="0002295A"/>
    <w:rPr>
      <w:sz w:val="20"/>
      <w:szCs w:val="20"/>
    </w:rPr>
  </w:style>
  <w:style w:type="character" w:customStyle="1" w:styleId="afb">
    <w:name w:val="Текст примечания Знак"/>
    <w:basedOn w:val="a4"/>
    <w:link w:val="afa"/>
    <w:uiPriority w:val="99"/>
    <w:rsid w:val="0002295A"/>
  </w:style>
  <w:style w:type="paragraph" w:styleId="afc">
    <w:name w:val="annotation subject"/>
    <w:basedOn w:val="afa"/>
    <w:next w:val="afa"/>
    <w:link w:val="afd"/>
    <w:semiHidden/>
    <w:unhideWhenUsed/>
    <w:rsid w:val="0002295A"/>
    <w:rPr>
      <w:b/>
      <w:bCs/>
    </w:rPr>
  </w:style>
  <w:style w:type="character" w:customStyle="1" w:styleId="afd">
    <w:name w:val="Тема примечания Знак"/>
    <w:basedOn w:val="afb"/>
    <w:link w:val="afc"/>
    <w:uiPriority w:val="99"/>
    <w:semiHidden/>
    <w:rsid w:val="0002295A"/>
    <w:rPr>
      <w:b/>
      <w:bCs/>
    </w:rPr>
  </w:style>
  <w:style w:type="paragraph" w:styleId="afe">
    <w:name w:val="Revision"/>
    <w:hidden/>
    <w:uiPriority w:val="99"/>
    <w:semiHidden/>
    <w:rsid w:val="00C171EB"/>
    <w:rPr>
      <w:sz w:val="28"/>
      <w:szCs w:val="24"/>
    </w:rPr>
  </w:style>
  <w:style w:type="character" w:customStyle="1" w:styleId="FontStyle46">
    <w:name w:val="Font Style46"/>
    <w:rsid w:val="00513C95"/>
    <w:rPr>
      <w:rFonts w:ascii="Times New Roman" w:hAnsi="Times New Roman" w:cs="Times New Roman"/>
      <w:sz w:val="26"/>
      <w:szCs w:val="26"/>
    </w:rPr>
  </w:style>
  <w:style w:type="paragraph" w:styleId="aff">
    <w:name w:val="No Spacing"/>
    <w:uiPriority w:val="1"/>
    <w:qFormat/>
    <w:rsid w:val="00151B15"/>
    <w:rPr>
      <w:rFonts w:eastAsia="Calibri"/>
      <w:sz w:val="24"/>
      <w:szCs w:val="24"/>
    </w:rPr>
  </w:style>
  <w:style w:type="paragraph" w:styleId="aff0">
    <w:name w:val="Body Text Indent"/>
    <w:basedOn w:val="a3"/>
    <w:link w:val="aff1"/>
    <w:unhideWhenUsed/>
    <w:rsid w:val="00E365DA"/>
    <w:pPr>
      <w:spacing w:after="120"/>
      <w:ind w:left="283"/>
    </w:pPr>
  </w:style>
  <w:style w:type="character" w:customStyle="1" w:styleId="aff1">
    <w:name w:val="Основной текст с отступом Знак"/>
    <w:basedOn w:val="a4"/>
    <w:link w:val="aff0"/>
    <w:uiPriority w:val="99"/>
    <w:rsid w:val="00E365DA"/>
    <w:rPr>
      <w:sz w:val="28"/>
      <w:szCs w:val="24"/>
    </w:rPr>
  </w:style>
  <w:style w:type="paragraph" w:styleId="aff2">
    <w:name w:val="Normal (Web)"/>
    <w:basedOn w:val="a3"/>
    <w:uiPriority w:val="99"/>
    <w:semiHidden/>
    <w:unhideWhenUsed/>
    <w:rsid w:val="009542E8"/>
    <w:pPr>
      <w:spacing w:before="100" w:beforeAutospacing="1" w:after="119" w:line="240" w:lineRule="auto"/>
    </w:pPr>
    <w:rPr>
      <w:sz w:val="24"/>
    </w:rPr>
  </w:style>
  <w:style w:type="character" w:customStyle="1" w:styleId="41">
    <w:name w:val="Заголовок 4 Знак"/>
    <w:basedOn w:val="a4"/>
    <w:link w:val="40"/>
    <w:uiPriority w:val="9"/>
    <w:rsid w:val="00AC623E"/>
    <w:rPr>
      <w:rFonts w:asciiTheme="majorHAnsi" w:eastAsiaTheme="majorEastAsia" w:hAnsiTheme="majorHAnsi" w:cstheme="majorBidi"/>
      <w:i/>
      <w:iCs/>
      <w:color w:val="365F91" w:themeColor="accent1" w:themeShade="BF"/>
      <w:sz w:val="28"/>
      <w:szCs w:val="24"/>
    </w:rPr>
  </w:style>
  <w:style w:type="character" w:customStyle="1" w:styleId="60">
    <w:name w:val="Заголовок 6 Знак"/>
    <w:basedOn w:val="a4"/>
    <w:link w:val="6"/>
    <w:uiPriority w:val="9"/>
    <w:rsid w:val="00AC623E"/>
    <w:rPr>
      <w:rFonts w:asciiTheme="majorHAnsi" w:eastAsiaTheme="majorEastAsia" w:hAnsiTheme="majorHAnsi" w:cstheme="majorBidi"/>
      <w:color w:val="243F60" w:themeColor="accent1" w:themeShade="7F"/>
      <w:sz w:val="28"/>
      <w:szCs w:val="24"/>
    </w:rPr>
  </w:style>
  <w:style w:type="character" w:customStyle="1" w:styleId="70">
    <w:name w:val="Заголовок 7 Знак"/>
    <w:basedOn w:val="a4"/>
    <w:link w:val="7"/>
    <w:uiPriority w:val="9"/>
    <w:rsid w:val="00AC623E"/>
    <w:rPr>
      <w:rFonts w:asciiTheme="majorHAnsi" w:eastAsiaTheme="majorEastAsia" w:hAnsiTheme="majorHAnsi" w:cstheme="majorBidi"/>
      <w:i/>
      <w:iCs/>
      <w:color w:val="243F60" w:themeColor="accent1" w:themeShade="7F"/>
      <w:sz w:val="28"/>
      <w:szCs w:val="24"/>
    </w:rPr>
  </w:style>
  <w:style w:type="character" w:customStyle="1" w:styleId="80">
    <w:name w:val="Заголовок 8 Знак"/>
    <w:basedOn w:val="a4"/>
    <w:link w:val="8"/>
    <w:uiPriority w:val="9"/>
    <w:rsid w:val="00AC623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rsid w:val="00AC623E"/>
    <w:rPr>
      <w:rFonts w:asciiTheme="majorHAnsi" w:eastAsiaTheme="majorEastAsia" w:hAnsiTheme="majorHAnsi" w:cstheme="majorBidi"/>
      <w:i/>
      <w:iCs/>
      <w:color w:val="272727" w:themeColor="text1" w:themeTint="D8"/>
      <w:sz w:val="21"/>
      <w:szCs w:val="21"/>
    </w:rPr>
  </w:style>
  <w:style w:type="character" w:styleId="aff3">
    <w:name w:val="Placeholder Text"/>
    <w:basedOn w:val="a4"/>
    <w:uiPriority w:val="99"/>
    <w:semiHidden/>
    <w:rsid w:val="00235AF9"/>
    <w:rPr>
      <w:color w:val="808080"/>
    </w:rPr>
  </w:style>
  <w:style w:type="paragraph" w:styleId="23">
    <w:name w:val="Body Text Indent 2"/>
    <w:basedOn w:val="a3"/>
    <w:link w:val="24"/>
    <w:rsid w:val="00352226"/>
    <w:pPr>
      <w:spacing w:line="360" w:lineRule="auto"/>
      <w:ind w:left="540"/>
      <w:jc w:val="both"/>
    </w:pPr>
    <w:rPr>
      <w:rFonts w:ascii="Arial" w:hAnsi="Arial" w:cs="Arial"/>
      <w:lang w:val="en-US" w:eastAsia="en-US" w:bidi="en-US"/>
    </w:rPr>
  </w:style>
  <w:style w:type="character" w:customStyle="1" w:styleId="24">
    <w:name w:val="Основной текст с отступом 2 Знак"/>
    <w:basedOn w:val="a4"/>
    <w:link w:val="23"/>
    <w:rsid w:val="00352226"/>
    <w:rPr>
      <w:rFonts w:ascii="Arial" w:hAnsi="Arial" w:cs="Arial"/>
      <w:sz w:val="28"/>
      <w:szCs w:val="24"/>
      <w:lang w:val="en-US" w:eastAsia="en-US" w:bidi="en-US"/>
    </w:rPr>
  </w:style>
  <w:style w:type="paragraph" w:styleId="25">
    <w:name w:val="Body Text 2"/>
    <w:basedOn w:val="a3"/>
    <w:link w:val="26"/>
    <w:rsid w:val="00352226"/>
    <w:pPr>
      <w:spacing w:after="120" w:line="480" w:lineRule="auto"/>
    </w:pPr>
    <w:rPr>
      <w:lang w:val="en-US" w:eastAsia="en-US" w:bidi="en-US"/>
    </w:rPr>
  </w:style>
  <w:style w:type="character" w:customStyle="1" w:styleId="26">
    <w:name w:val="Основной текст 2 Знак"/>
    <w:basedOn w:val="a4"/>
    <w:link w:val="25"/>
    <w:rsid w:val="00352226"/>
    <w:rPr>
      <w:sz w:val="28"/>
      <w:szCs w:val="24"/>
      <w:lang w:val="en-US" w:eastAsia="en-US" w:bidi="en-US"/>
    </w:rPr>
  </w:style>
  <w:style w:type="paragraph" w:customStyle="1" w:styleId="aff4">
    <w:name w:val="Ключ. слова"/>
    <w:basedOn w:val="a3"/>
    <w:rsid w:val="00352226"/>
    <w:pPr>
      <w:suppressAutoHyphens/>
      <w:spacing w:before="60" w:after="60" w:line="360" w:lineRule="auto"/>
      <w:jc w:val="both"/>
    </w:pPr>
    <w:rPr>
      <w:rFonts w:ascii="Arial" w:hAnsi="Arial"/>
      <w:caps/>
      <w:szCs w:val="20"/>
      <w:lang w:val="en-US" w:eastAsia="en-US" w:bidi="en-US"/>
    </w:rPr>
  </w:style>
  <w:style w:type="paragraph" w:styleId="35">
    <w:name w:val="Body Text Indent 3"/>
    <w:basedOn w:val="a3"/>
    <w:link w:val="36"/>
    <w:rsid w:val="00352226"/>
    <w:pPr>
      <w:tabs>
        <w:tab w:val="left" w:pos="0"/>
      </w:tabs>
      <w:spacing w:line="360" w:lineRule="auto"/>
      <w:ind w:firstLine="540"/>
      <w:jc w:val="both"/>
    </w:pPr>
    <w:rPr>
      <w:rFonts w:ascii="Arial" w:hAnsi="Arial" w:cs="Arial"/>
      <w:lang w:val="en-US" w:eastAsia="en-US" w:bidi="en-US"/>
    </w:rPr>
  </w:style>
  <w:style w:type="character" w:customStyle="1" w:styleId="36">
    <w:name w:val="Основной текст с отступом 3 Знак"/>
    <w:basedOn w:val="a4"/>
    <w:link w:val="35"/>
    <w:rsid w:val="00352226"/>
    <w:rPr>
      <w:rFonts w:ascii="Arial" w:hAnsi="Arial" w:cs="Arial"/>
      <w:sz w:val="28"/>
      <w:szCs w:val="24"/>
      <w:lang w:val="en-US" w:eastAsia="en-US" w:bidi="en-US"/>
    </w:rPr>
  </w:style>
  <w:style w:type="character" w:customStyle="1" w:styleId="a8">
    <w:name w:val="Верхний колонтитул Знак"/>
    <w:aliases w:val="Верхний колонтитул Знак Знак Знак Знак"/>
    <w:link w:val="a7"/>
    <w:uiPriority w:val="99"/>
    <w:rsid w:val="00352226"/>
    <w:rPr>
      <w:sz w:val="28"/>
      <w:szCs w:val="24"/>
    </w:rPr>
  </w:style>
  <w:style w:type="character" w:styleId="aff5">
    <w:name w:val="Emphasis"/>
    <w:uiPriority w:val="20"/>
    <w:qFormat/>
    <w:rsid w:val="00352226"/>
    <w:rPr>
      <w:rFonts w:ascii="Calibri" w:hAnsi="Calibri"/>
      <w:b/>
      <w:i/>
      <w:iCs/>
    </w:rPr>
  </w:style>
  <w:style w:type="character" w:customStyle="1" w:styleId="11">
    <w:name w:val="Заголовок 1 Знак"/>
    <w:link w:val="10"/>
    <w:uiPriority w:val="9"/>
    <w:rsid w:val="00352226"/>
    <w:rPr>
      <w:rFonts w:cs="Arial"/>
      <w:bCs/>
      <w:kern w:val="32"/>
      <w:sz w:val="28"/>
      <w:szCs w:val="32"/>
    </w:rPr>
  </w:style>
  <w:style w:type="character" w:customStyle="1" w:styleId="21">
    <w:name w:val="Заголовок 2 Знак"/>
    <w:link w:val="20"/>
    <w:uiPriority w:val="9"/>
    <w:rsid w:val="00352226"/>
    <w:rPr>
      <w:sz w:val="28"/>
      <w:szCs w:val="28"/>
    </w:rPr>
  </w:style>
  <w:style w:type="paragraph" w:customStyle="1" w:styleId="aff6">
    <w:basedOn w:val="a3"/>
    <w:next w:val="a3"/>
    <w:uiPriority w:val="10"/>
    <w:qFormat/>
    <w:rsid w:val="00352226"/>
    <w:pPr>
      <w:spacing w:before="240" w:after="60" w:line="360" w:lineRule="auto"/>
      <w:jc w:val="center"/>
      <w:outlineLvl w:val="0"/>
    </w:pPr>
    <w:rPr>
      <w:rFonts w:ascii="Cambria" w:hAnsi="Cambria"/>
      <w:b/>
      <w:bCs/>
      <w:kern w:val="28"/>
      <w:sz w:val="32"/>
      <w:szCs w:val="32"/>
      <w:lang w:val="en-US" w:eastAsia="en-US" w:bidi="en-US"/>
    </w:rPr>
  </w:style>
  <w:style w:type="character" w:customStyle="1" w:styleId="13">
    <w:name w:val="Заголовок Знак1"/>
    <w:link w:val="aff7"/>
    <w:uiPriority w:val="10"/>
    <w:rsid w:val="00352226"/>
    <w:rPr>
      <w:rFonts w:ascii="Cambria" w:eastAsia="Times New Roman" w:hAnsi="Cambria"/>
      <w:b/>
      <w:bCs/>
      <w:kern w:val="28"/>
      <w:sz w:val="32"/>
      <w:szCs w:val="32"/>
    </w:rPr>
  </w:style>
  <w:style w:type="paragraph" w:styleId="aff8">
    <w:name w:val="Subtitle"/>
    <w:basedOn w:val="a3"/>
    <w:next w:val="a3"/>
    <w:link w:val="aff9"/>
    <w:uiPriority w:val="11"/>
    <w:qFormat/>
    <w:rsid w:val="00352226"/>
    <w:pPr>
      <w:spacing w:after="60" w:line="360" w:lineRule="auto"/>
      <w:jc w:val="center"/>
      <w:outlineLvl w:val="1"/>
    </w:pPr>
    <w:rPr>
      <w:rFonts w:ascii="Cambria" w:hAnsi="Cambria"/>
      <w:lang w:val="en-US" w:eastAsia="en-US" w:bidi="en-US"/>
    </w:rPr>
  </w:style>
  <w:style w:type="character" w:customStyle="1" w:styleId="aff9">
    <w:name w:val="Подзаголовок Знак"/>
    <w:basedOn w:val="a4"/>
    <w:link w:val="aff8"/>
    <w:uiPriority w:val="11"/>
    <w:rsid w:val="00352226"/>
    <w:rPr>
      <w:rFonts w:ascii="Cambria" w:hAnsi="Cambria"/>
      <w:sz w:val="28"/>
      <w:szCs w:val="24"/>
      <w:lang w:val="en-US" w:eastAsia="en-US" w:bidi="en-US"/>
    </w:rPr>
  </w:style>
  <w:style w:type="character" w:styleId="affa">
    <w:name w:val="Strong"/>
    <w:uiPriority w:val="22"/>
    <w:qFormat/>
    <w:rsid w:val="00352226"/>
    <w:rPr>
      <w:b/>
      <w:bCs/>
    </w:rPr>
  </w:style>
  <w:style w:type="paragraph" w:styleId="27">
    <w:name w:val="Quote"/>
    <w:basedOn w:val="a3"/>
    <w:next w:val="a3"/>
    <w:link w:val="28"/>
    <w:uiPriority w:val="29"/>
    <w:qFormat/>
    <w:rsid w:val="00352226"/>
    <w:pPr>
      <w:spacing w:line="360" w:lineRule="auto"/>
    </w:pPr>
    <w:rPr>
      <w:i/>
      <w:lang w:val="en-US" w:eastAsia="en-US" w:bidi="en-US"/>
    </w:rPr>
  </w:style>
  <w:style w:type="character" w:customStyle="1" w:styleId="28">
    <w:name w:val="Цитата 2 Знак"/>
    <w:basedOn w:val="a4"/>
    <w:link w:val="27"/>
    <w:uiPriority w:val="29"/>
    <w:rsid w:val="00352226"/>
    <w:rPr>
      <w:i/>
      <w:sz w:val="28"/>
      <w:szCs w:val="24"/>
      <w:lang w:val="en-US" w:eastAsia="en-US" w:bidi="en-US"/>
    </w:rPr>
  </w:style>
  <w:style w:type="paragraph" w:styleId="affb">
    <w:name w:val="Intense Quote"/>
    <w:basedOn w:val="a3"/>
    <w:next w:val="a3"/>
    <w:link w:val="affc"/>
    <w:uiPriority w:val="30"/>
    <w:qFormat/>
    <w:rsid w:val="00352226"/>
    <w:pPr>
      <w:spacing w:line="360" w:lineRule="auto"/>
      <w:ind w:left="720" w:right="720"/>
    </w:pPr>
    <w:rPr>
      <w:b/>
      <w:i/>
      <w:szCs w:val="22"/>
      <w:lang w:val="en-US" w:eastAsia="en-US" w:bidi="en-US"/>
    </w:rPr>
  </w:style>
  <w:style w:type="character" w:customStyle="1" w:styleId="affc">
    <w:name w:val="Выделенная цитата Знак"/>
    <w:basedOn w:val="a4"/>
    <w:link w:val="affb"/>
    <w:uiPriority w:val="30"/>
    <w:rsid w:val="00352226"/>
    <w:rPr>
      <w:b/>
      <w:i/>
      <w:sz w:val="28"/>
      <w:szCs w:val="22"/>
      <w:lang w:val="en-US" w:eastAsia="en-US" w:bidi="en-US"/>
    </w:rPr>
  </w:style>
  <w:style w:type="character" w:styleId="affd">
    <w:name w:val="Subtle Emphasis"/>
    <w:uiPriority w:val="19"/>
    <w:qFormat/>
    <w:rsid w:val="00352226"/>
    <w:rPr>
      <w:i/>
      <w:color w:val="5A5A5A"/>
    </w:rPr>
  </w:style>
  <w:style w:type="character" w:styleId="affe">
    <w:name w:val="Intense Emphasis"/>
    <w:uiPriority w:val="21"/>
    <w:qFormat/>
    <w:rsid w:val="00352226"/>
    <w:rPr>
      <w:b/>
      <w:i/>
      <w:sz w:val="24"/>
      <w:szCs w:val="24"/>
      <w:u w:val="single"/>
    </w:rPr>
  </w:style>
  <w:style w:type="character" w:styleId="afff">
    <w:name w:val="Subtle Reference"/>
    <w:uiPriority w:val="31"/>
    <w:qFormat/>
    <w:rsid w:val="00352226"/>
    <w:rPr>
      <w:sz w:val="24"/>
      <w:szCs w:val="24"/>
      <w:u w:val="single"/>
    </w:rPr>
  </w:style>
  <w:style w:type="character" w:styleId="afff0">
    <w:name w:val="Intense Reference"/>
    <w:uiPriority w:val="32"/>
    <w:qFormat/>
    <w:rsid w:val="00352226"/>
    <w:rPr>
      <w:b/>
      <w:sz w:val="24"/>
      <w:u w:val="single"/>
    </w:rPr>
  </w:style>
  <w:style w:type="character" w:styleId="afff1">
    <w:name w:val="Book Title"/>
    <w:uiPriority w:val="33"/>
    <w:qFormat/>
    <w:rsid w:val="00352226"/>
    <w:rPr>
      <w:rFonts w:ascii="Cambria" w:eastAsia="Times New Roman" w:hAnsi="Cambria"/>
      <w:b/>
      <w:i/>
      <w:sz w:val="24"/>
      <w:szCs w:val="24"/>
    </w:rPr>
  </w:style>
  <w:style w:type="paragraph" w:styleId="afff2">
    <w:name w:val="TOC Heading"/>
    <w:basedOn w:val="10"/>
    <w:next w:val="a3"/>
    <w:uiPriority w:val="39"/>
    <w:qFormat/>
    <w:rsid w:val="00352226"/>
    <w:pPr>
      <w:pageBreakBefore w:val="0"/>
      <w:numPr>
        <w:numId w:val="0"/>
      </w:numPr>
      <w:spacing w:before="240" w:after="60" w:line="360" w:lineRule="auto"/>
      <w:jc w:val="left"/>
      <w:outlineLvl w:val="9"/>
    </w:pPr>
    <w:rPr>
      <w:rFonts w:ascii="Cambria" w:hAnsi="Cambria" w:cs="Times New Roman"/>
      <w:b/>
      <w:sz w:val="32"/>
      <w:lang w:val="en-US" w:eastAsia="en-US" w:bidi="en-US"/>
    </w:rPr>
  </w:style>
  <w:style w:type="paragraph" w:customStyle="1" w:styleId="121">
    <w:name w:val="12+1"/>
    <w:aliases w:val="5"/>
    <w:basedOn w:val="a3"/>
    <w:link w:val="1210"/>
    <w:rsid w:val="00352226"/>
    <w:pPr>
      <w:spacing w:line="360" w:lineRule="auto"/>
      <w:ind w:firstLine="851"/>
      <w:jc w:val="both"/>
    </w:pPr>
    <w:rPr>
      <w:sz w:val="24"/>
      <w:szCs w:val="20"/>
    </w:rPr>
  </w:style>
  <w:style w:type="paragraph" w:customStyle="1" w:styleId="4">
    <w:name w:val="4"/>
    <w:basedOn w:val="a3"/>
    <w:rsid w:val="00352226"/>
    <w:pPr>
      <w:numPr>
        <w:ilvl w:val="3"/>
        <w:numId w:val="14"/>
      </w:numPr>
      <w:spacing w:line="360" w:lineRule="auto"/>
      <w:jc w:val="both"/>
    </w:pPr>
    <w:rPr>
      <w:sz w:val="24"/>
      <w:szCs w:val="20"/>
    </w:rPr>
  </w:style>
  <w:style w:type="paragraph" w:customStyle="1" w:styleId="30">
    <w:name w:val="3"/>
    <w:basedOn w:val="a3"/>
    <w:rsid w:val="00352226"/>
    <w:pPr>
      <w:numPr>
        <w:ilvl w:val="2"/>
        <w:numId w:val="14"/>
      </w:numPr>
      <w:spacing w:line="360" w:lineRule="auto"/>
      <w:jc w:val="both"/>
    </w:pPr>
    <w:rPr>
      <w:sz w:val="24"/>
      <w:szCs w:val="20"/>
    </w:rPr>
  </w:style>
  <w:style w:type="character" w:customStyle="1" w:styleId="1210">
    <w:name w:val="12+1 Знак"/>
    <w:aliases w:val="5 Знак"/>
    <w:link w:val="121"/>
    <w:rsid w:val="00352226"/>
    <w:rPr>
      <w:sz w:val="24"/>
    </w:rPr>
  </w:style>
  <w:style w:type="paragraph" w:customStyle="1" w:styleId="1">
    <w:name w:val="1"/>
    <w:basedOn w:val="a3"/>
    <w:rsid w:val="00352226"/>
    <w:pPr>
      <w:numPr>
        <w:numId w:val="14"/>
      </w:numPr>
      <w:spacing w:line="600" w:lineRule="auto"/>
      <w:jc w:val="both"/>
    </w:pPr>
    <w:rPr>
      <w:sz w:val="24"/>
      <w:szCs w:val="20"/>
    </w:rPr>
  </w:style>
  <w:style w:type="paragraph" w:customStyle="1" w:styleId="2">
    <w:name w:val="2"/>
    <w:basedOn w:val="a3"/>
    <w:rsid w:val="00352226"/>
    <w:pPr>
      <w:numPr>
        <w:ilvl w:val="1"/>
        <w:numId w:val="14"/>
      </w:numPr>
      <w:spacing w:line="360" w:lineRule="auto"/>
      <w:jc w:val="both"/>
    </w:pPr>
    <w:rPr>
      <w:sz w:val="24"/>
      <w:szCs w:val="20"/>
    </w:rPr>
  </w:style>
  <w:style w:type="paragraph" w:styleId="afff3">
    <w:name w:val="caption"/>
    <w:basedOn w:val="a3"/>
    <w:next w:val="a3"/>
    <w:qFormat/>
    <w:rsid w:val="00352226"/>
    <w:pPr>
      <w:spacing w:line="360" w:lineRule="auto"/>
    </w:pPr>
    <w:rPr>
      <w:b/>
      <w:bCs/>
      <w:sz w:val="20"/>
      <w:szCs w:val="20"/>
      <w:lang w:val="en-US" w:eastAsia="en-US" w:bidi="en-US"/>
    </w:rPr>
  </w:style>
  <w:style w:type="character" w:customStyle="1" w:styleId="af2">
    <w:name w:val="Основной текст Знак"/>
    <w:link w:val="a2"/>
    <w:rsid w:val="00352226"/>
    <w:rPr>
      <w:sz w:val="28"/>
      <w:szCs w:val="24"/>
    </w:rPr>
  </w:style>
  <w:style w:type="paragraph" w:customStyle="1" w:styleId="210">
    <w:name w:val="Основной текст с отступом 21"/>
    <w:basedOn w:val="a3"/>
    <w:rsid w:val="00352226"/>
    <w:pPr>
      <w:widowControl w:val="0"/>
      <w:tabs>
        <w:tab w:val="left" w:pos="720"/>
        <w:tab w:val="left" w:pos="864"/>
        <w:tab w:val="left" w:pos="4032"/>
      </w:tabs>
      <w:suppressAutoHyphens/>
      <w:spacing w:line="360" w:lineRule="auto"/>
      <w:ind w:firstLine="720"/>
      <w:jc w:val="both"/>
    </w:pPr>
    <w:rPr>
      <w:rFonts w:ascii="Arial" w:eastAsia="Lucida Sans Unicode" w:hAnsi="Arial"/>
      <w:kern w:val="1"/>
      <w:sz w:val="24"/>
      <w:lang w:eastAsia="en-US"/>
    </w:rPr>
  </w:style>
  <w:style w:type="character" w:customStyle="1" w:styleId="aa">
    <w:name w:val="Нижний колонтитул Знак"/>
    <w:link w:val="a9"/>
    <w:uiPriority w:val="99"/>
    <w:rsid w:val="00352226"/>
    <w:rPr>
      <w:sz w:val="28"/>
      <w:szCs w:val="24"/>
    </w:rPr>
  </w:style>
  <w:style w:type="paragraph" w:customStyle="1" w:styleId="14">
    <w:name w:val="Название объекта1"/>
    <w:basedOn w:val="a3"/>
    <w:next w:val="a3"/>
    <w:rsid w:val="00352226"/>
    <w:pPr>
      <w:suppressAutoHyphens/>
      <w:spacing w:line="240" w:lineRule="auto"/>
      <w:ind w:firstLine="851"/>
      <w:jc w:val="both"/>
    </w:pPr>
    <w:rPr>
      <w:b/>
      <w:bCs/>
      <w:sz w:val="20"/>
      <w:szCs w:val="20"/>
      <w:lang w:eastAsia="zh-CN"/>
    </w:rPr>
  </w:style>
  <w:style w:type="character" w:styleId="afff4">
    <w:name w:val="FollowedHyperlink"/>
    <w:rsid w:val="00352226"/>
    <w:rPr>
      <w:color w:val="954F72"/>
      <w:u w:val="single"/>
    </w:rPr>
  </w:style>
  <w:style w:type="paragraph" w:styleId="aff7">
    <w:name w:val="Title"/>
    <w:basedOn w:val="a3"/>
    <w:next w:val="a3"/>
    <w:link w:val="13"/>
    <w:uiPriority w:val="10"/>
    <w:qFormat/>
    <w:rsid w:val="00352226"/>
    <w:pPr>
      <w:spacing w:line="240" w:lineRule="auto"/>
      <w:contextualSpacing/>
    </w:pPr>
    <w:rPr>
      <w:rFonts w:ascii="Cambria" w:hAnsi="Cambria"/>
      <w:b/>
      <w:bCs/>
      <w:kern w:val="28"/>
      <w:sz w:val="32"/>
      <w:szCs w:val="32"/>
    </w:rPr>
  </w:style>
  <w:style w:type="character" w:customStyle="1" w:styleId="afff5">
    <w:name w:val="Заголовок Знак"/>
    <w:basedOn w:val="a4"/>
    <w:uiPriority w:val="10"/>
    <w:rsid w:val="00352226"/>
    <w:rPr>
      <w:rFonts w:asciiTheme="majorHAnsi" w:eastAsiaTheme="majorEastAsia" w:hAnsiTheme="majorHAnsi" w:cstheme="majorBidi"/>
      <w:spacing w:val="-10"/>
      <w:kern w:val="28"/>
      <w:sz w:val="56"/>
      <w:szCs w:val="56"/>
    </w:rPr>
  </w:style>
  <w:style w:type="character" w:customStyle="1" w:styleId="small">
    <w:name w:val="small"/>
    <w:basedOn w:val="a4"/>
    <w:rsid w:val="00E25D95"/>
  </w:style>
  <w:style w:type="character" w:customStyle="1" w:styleId="15">
    <w:name w:val="Неразрешенное упоминание1"/>
    <w:basedOn w:val="a4"/>
    <w:uiPriority w:val="99"/>
    <w:semiHidden/>
    <w:unhideWhenUsed/>
    <w:rsid w:val="00B70FCD"/>
    <w:rPr>
      <w:color w:val="605E5C"/>
      <w:shd w:val="clear" w:color="auto" w:fill="E1DFDD"/>
    </w:rPr>
  </w:style>
  <w:style w:type="character" w:styleId="afff6">
    <w:name w:val="Unresolved Mention"/>
    <w:basedOn w:val="a4"/>
    <w:uiPriority w:val="99"/>
    <w:semiHidden/>
    <w:unhideWhenUsed/>
    <w:rsid w:val="00F62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9986">
      <w:bodyDiv w:val="1"/>
      <w:marLeft w:val="0"/>
      <w:marRight w:val="0"/>
      <w:marTop w:val="0"/>
      <w:marBottom w:val="0"/>
      <w:divBdr>
        <w:top w:val="none" w:sz="0" w:space="0" w:color="auto"/>
        <w:left w:val="none" w:sz="0" w:space="0" w:color="auto"/>
        <w:bottom w:val="none" w:sz="0" w:space="0" w:color="auto"/>
        <w:right w:val="none" w:sz="0" w:space="0" w:color="auto"/>
      </w:divBdr>
      <w:divsChild>
        <w:div w:id="2018458265">
          <w:marLeft w:val="0"/>
          <w:marRight w:val="0"/>
          <w:marTop w:val="0"/>
          <w:marBottom w:val="0"/>
          <w:divBdr>
            <w:top w:val="none" w:sz="0" w:space="0" w:color="auto"/>
            <w:left w:val="none" w:sz="0" w:space="0" w:color="auto"/>
            <w:bottom w:val="none" w:sz="0" w:space="0" w:color="auto"/>
            <w:right w:val="none" w:sz="0" w:space="0" w:color="auto"/>
          </w:divBdr>
        </w:div>
        <w:div w:id="236792418">
          <w:marLeft w:val="0"/>
          <w:marRight w:val="0"/>
          <w:marTop w:val="0"/>
          <w:marBottom w:val="0"/>
          <w:divBdr>
            <w:top w:val="none" w:sz="0" w:space="0" w:color="auto"/>
            <w:left w:val="none" w:sz="0" w:space="0" w:color="auto"/>
            <w:bottom w:val="none" w:sz="0" w:space="0" w:color="auto"/>
            <w:right w:val="none" w:sz="0" w:space="0" w:color="auto"/>
          </w:divBdr>
        </w:div>
      </w:divsChild>
    </w:div>
    <w:div w:id="102506082">
      <w:bodyDiv w:val="1"/>
      <w:marLeft w:val="0"/>
      <w:marRight w:val="0"/>
      <w:marTop w:val="0"/>
      <w:marBottom w:val="0"/>
      <w:divBdr>
        <w:top w:val="none" w:sz="0" w:space="0" w:color="auto"/>
        <w:left w:val="none" w:sz="0" w:space="0" w:color="auto"/>
        <w:bottom w:val="none" w:sz="0" w:space="0" w:color="auto"/>
        <w:right w:val="none" w:sz="0" w:space="0" w:color="auto"/>
      </w:divBdr>
    </w:div>
    <w:div w:id="174924306">
      <w:bodyDiv w:val="1"/>
      <w:marLeft w:val="0"/>
      <w:marRight w:val="0"/>
      <w:marTop w:val="0"/>
      <w:marBottom w:val="0"/>
      <w:divBdr>
        <w:top w:val="none" w:sz="0" w:space="0" w:color="auto"/>
        <w:left w:val="none" w:sz="0" w:space="0" w:color="auto"/>
        <w:bottom w:val="none" w:sz="0" w:space="0" w:color="auto"/>
        <w:right w:val="none" w:sz="0" w:space="0" w:color="auto"/>
      </w:divBdr>
    </w:div>
    <w:div w:id="321080262">
      <w:bodyDiv w:val="1"/>
      <w:marLeft w:val="0"/>
      <w:marRight w:val="0"/>
      <w:marTop w:val="0"/>
      <w:marBottom w:val="0"/>
      <w:divBdr>
        <w:top w:val="none" w:sz="0" w:space="0" w:color="auto"/>
        <w:left w:val="none" w:sz="0" w:space="0" w:color="auto"/>
        <w:bottom w:val="none" w:sz="0" w:space="0" w:color="auto"/>
        <w:right w:val="none" w:sz="0" w:space="0" w:color="auto"/>
      </w:divBdr>
    </w:div>
    <w:div w:id="334696119">
      <w:bodyDiv w:val="1"/>
      <w:marLeft w:val="0"/>
      <w:marRight w:val="0"/>
      <w:marTop w:val="0"/>
      <w:marBottom w:val="0"/>
      <w:divBdr>
        <w:top w:val="none" w:sz="0" w:space="0" w:color="auto"/>
        <w:left w:val="none" w:sz="0" w:space="0" w:color="auto"/>
        <w:bottom w:val="none" w:sz="0" w:space="0" w:color="auto"/>
        <w:right w:val="none" w:sz="0" w:space="0" w:color="auto"/>
      </w:divBdr>
    </w:div>
    <w:div w:id="402989481">
      <w:bodyDiv w:val="1"/>
      <w:marLeft w:val="0"/>
      <w:marRight w:val="0"/>
      <w:marTop w:val="0"/>
      <w:marBottom w:val="0"/>
      <w:divBdr>
        <w:top w:val="none" w:sz="0" w:space="0" w:color="auto"/>
        <w:left w:val="none" w:sz="0" w:space="0" w:color="auto"/>
        <w:bottom w:val="none" w:sz="0" w:space="0" w:color="auto"/>
        <w:right w:val="none" w:sz="0" w:space="0" w:color="auto"/>
      </w:divBdr>
    </w:div>
    <w:div w:id="442769200">
      <w:bodyDiv w:val="1"/>
      <w:marLeft w:val="0"/>
      <w:marRight w:val="0"/>
      <w:marTop w:val="0"/>
      <w:marBottom w:val="0"/>
      <w:divBdr>
        <w:top w:val="none" w:sz="0" w:space="0" w:color="auto"/>
        <w:left w:val="none" w:sz="0" w:space="0" w:color="auto"/>
        <w:bottom w:val="none" w:sz="0" w:space="0" w:color="auto"/>
        <w:right w:val="none" w:sz="0" w:space="0" w:color="auto"/>
      </w:divBdr>
    </w:div>
    <w:div w:id="485241088">
      <w:bodyDiv w:val="1"/>
      <w:marLeft w:val="0"/>
      <w:marRight w:val="0"/>
      <w:marTop w:val="0"/>
      <w:marBottom w:val="0"/>
      <w:divBdr>
        <w:top w:val="none" w:sz="0" w:space="0" w:color="auto"/>
        <w:left w:val="none" w:sz="0" w:space="0" w:color="auto"/>
        <w:bottom w:val="none" w:sz="0" w:space="0" w:color="auto"/>
        <w:right w:val="none" w:sz="0" w:space="0" w:color="auto"/>
      </w:divBdr>
    </w:div>
    <w:div w:id="576938350">
      <w:bodyDiv w:val="1"/>
      <w:marLeft w:val="0"/>
      <w:marRight w:val="0"/>
      <w:marTop w:val="0"/>
      <w:marBottom w:val="0"/>
      <w:divBdr>
        <w:top w:val="none" w:sz="0" w:space="0" w:color="auto"/>
        <w:left w:val="none" w:sz="0" w:space="0" w:color="auto"/>
        <w:bottom w:val="none" w:sz="0" w:space="0" w:color="auto"/>
        <w:right w:val="none" w:sz="0" w:space="0" w:color="auto"/>
      </w:divBdr>
    </w:div>
    <w:div w:id="624313108">
      <w:bodyDiv w:val="1"/>
      <w:marLeft w:val="0"/>
      <w:marRight w:val="0"/>
      <w:marTop w:val="0"/>
      <w:marBottom w:val="0"/>
      <w:divBdr>
        <w:top w:val="none" w:sz="0" w:space="0" w:color="auto"/>
        <w:left w:val="none" w:sz="0" w:space="0" w:color="auto"/>
        <w:bottom w:val="none" w:sz="0" w:space="0" w:color="auto"/>
        <w:right w:val="none" w:sz="0" w:space="0" w:color="auto"/>
      </w:divBdr>
    </w:div>
    <w:div w:id="640496448">
      <w:bodyDiv w:val="1"/>
      <w:marLeft w:val="0"/>
      <w:marRight w:val="0"/>
      <w:marTop w:val="0"/>
      <w:marBottom w:val="0"/>
      <w:divBdr>
        <w:top w:val="none" w:sz="0" w:space="0" w:color="auto"/>
        <w:left w:val="none" w:sz="0" w:space="0" w:color="auto"/>
        <w:bottom w:val="none" w:sz="0" w:space="0" w:color="auto"/>
        <w:right w:val="none" w:sz="0" w:space="0" w:color="auto"/>
      </w:divBdr>
    </w:div>
    <w:div w:id="666710044">
      <w:bodyDiv w:val="1"/>
      <w:marLeft w:val="0"/>
      <w:marRight w:val="0"/>
      <w:marTop w:val="0"/>
      <w:marBottom w:val="0"/>
      <w:divBdr>
        <w:top w:val="none" w:sz="0" w:space="0" w:color="auto"/>
        <w:left w:val="none" w:sz="0" w:space="0" w:color="auto"/>
        <w:bottom w:val="none" w:sz="0" w:space="0" w:color="auto"/>
        <w:right w:val="none" w:sz="0" w:space="0" w:color="auto"/>
      </w:divBdr>
    </w:div>
    <w:div w:id="684327609">
      <w:bodyDiv w:val="1"/>
      <w:marLeft w:val="0"/>
      <w:marRight w:val="0"/>
      <w:marTop w:val="0"/>
      <w:marBottom w:val="0"/>
      <w:divBdr>
        <w:top w:val="none" w:sz="0" w:space="0" w:color="auto"/>
        <w:left w:val="none" w:sz="0" w:space="0" w:color="auto"/>
        <w:bottom w:val="none" w:sz="0" w:space="0" w:color="auto"/>
        <w:right w:val="none" w:sz="0" w:space="0" w:color="auto"/>
      </w:divBdr>
    </w:div>
    <w:div w:id="717825291">
      <w:bodyDiv w:val="1"/>
      <w:marLeft w:val="0"/>
      <w:marRight w:val="0"/>
      <w:marTop w:val="0"/>
      <w:marBottom w:val="0"/>
      <w:divBdr>
        <w:top w:val="none" w:sz="0" w:space="0" w:color="auto"/>
        <w:left w:val="none" w:sz="0" w:space="0" w:color="auto"/>
        <w:bottom w:val="none" w:sz="0" w:space="0" w:color="auto"/>
        <w:right w:val="none" w:sz="0" w:space="0" w:color="auto"/>
      </w:divBdr>
    </w:div>
    <w:div w:id="739908966">
      <w:bodyDiv w:val="1"/>
      <w:marLeft w:val="0"/>
      <w:marRight w:val="0"/>
      <w:marTop w:val="0"/>
      <w:marBottom w:val="0"/>
      <w:divBdr>
        <w:top w:val="none" w:sz="0" w:space="0" w:color="auto"/>
        <w:left w:val="none" w:sz="0" w:space="0" w:color="auto"/>
        <w:bottom w:val="none" w:sz="0" w:space="0" w:color="auto"/>
        <w:right w:val="none" w:sz="0" w:space="0" w:color="auto"/>
      </w:divBdr>
    </w:div>
    <w:div w:id="764039573">
      <w:bodyDiv w:val="1"/>
      <w:marLeft w:val="0"/>
      <w:marRight w:val="0"/>
      <w:marTop w:val="0"/>
      <w:marBottom w:val="0"/>
      <w:divBdr>
        <w:top w:val="none" w:sz="0" w:space="0" w:color="auto"/>
        <w:left w:val="none" w:sz="0" w:space="0" w:color="auto"/>
        <w:bottom w:val="none" w:sz="0" w:space="0" w:color="auto"/>
        <w:right w:val="none" w:sz="0" w:space="0" w:color="auto"/>
      </w:divBdr>
    </w:div>
    <w:div w:id="1059789119">
      <w:bodyDiv w:val="1"/>
      <w:marLeft w:val="0"/>
      <w:marRight w:val="0"/>
      <w:marTop w:val="0"/>
      <w:marBottom w:val="0"/>
      <w:divBdr>
        <w:top w:val="none" w:sz="0" w:space="0" w:color="auto"/>
        <w:left w:val="none" w:sz="0" w:space="0" w:color="auto"/>
        <w:bottom w:val="none" w:sz="0" w:space="0" w:color="auto"/>
        <w:right w:val="none" w:sz="0" w:space="0" w:color="auto"/>
      </w:divBdr>
    </w:div>
    <w:div w:id="1081218469">
      <w:bodyDiv w:val="1"/>
      <w:marLeft w:val="0"/>
      <w:marRight w:val="0"/>
      <w:marTop w:val="0"/>
      <w:marBottom w:val="0"/>
      <w:divBdr>
        <w:top w:val="none" w:sz="0" w:space="0" w:color="auto"/>
        <w:left w:val="none" w:sz="0" w:space="0" w:color="auto"/>
        <w:bottom w:val="none" w:sz="0" w:space="0" w:color="auto"/>
        <w:right w:val="none" w:sz="0" w:space="0" w:color="auto"/>
      </w:divBdr>
    </w:div>
    <w:div w:id="1109660975">
      <w:bodyDiv w:val="1"/>
      <w:marLeft w:val="0"/>
      <w:marRight w:val="0"/>
      <w:marTop w:val="0"/>
      <w:marBottom w:val="0"/>
      <w:divBdr>
        <w:top w:val="none" w:sz="0" w:space="0" w:color="auto"/>
        <w:left w:val="none" w:sz="0" w:space="0" w:color="auto"/>
        <w:bottom w:val="none" w:sz="0" w:space="0" w:color="auto"/>
        <w:right w:val="none" w:sz="0" w:space="0" w:color="auto"/>
      </w:divBdr>
    </w:div>
    <w:div w:id="1156412904">
      <w:bodyDiv w:val="1"/>
      <w:marLeft w:val="0"/>
      <w:marRight w:val="0"/>
      <w:marTop w:val="0"/>
      <w:marBottom w:val="0"/>
      <w:divBdr>
        <w:top w:val="none" w:sz="0" w:space="0" w:color="auto"/>
        <w:left w:val="none" w:sz="0" w:space="0" w:color="auto"/>
        <w:bottom w:val="none" w:sz="0" w:space="0" w:color="auto"/>
        <w:right w:val="none" w:sz="0" w:space="0" w:color="auto"/>
      </w:divBdr>
    </w:div>
    <w:div w:id="1190022486">
      <w:bodyDiv w:val="1"/>
      <w:marLeft w:val="0"/>
      <w:marRight w:val="0"/>
      <w:marTop w:val="0"/>
      <w:marBottom w:val="0"/>
      <w:divBdr>
        <w:top w:val="none" w:sz="0" w:space="0" w:color="auto"/>
        <w:left w:val="none" w:sz="0" w:space="0" w:color="auto"/>
        <w:bottom w:val="none" w:sz="0" w:space="0" w:color="auto"/>
        <w:right w:val="none" w:sz="0" w:space="0" w:color="auto"/>
      </w:divBdr>
    </w:div>
    <w:div w:id="1228106592">
      <w:bodyDiv w:val="1"/>
      <w:marLeft w:val="0"/>
      <w:marRight w:val="0"/>
      <w:marTop w:val="0"/>
      <w:marBottom w:val="0"/>
      <w:divBdr>
        <w:top w:val="none" w:sz="0" w:space="0" w:color="auto"/>
        <w:left w:val="none" w:sz="0" w:space="0" w:color="auto"/>
        <w:bottom w:val="none" w:sz="0" w:space="0" w:color="auto"/>
        <w:right w:val="none" w:sz="0" w:space="0" w:color="auto"/>
      </w:divBdr>
    </w:div>
    <w:div w:id="1267274845">
      <w:bodyDiv w:val="1"/>
      <w:marLeft w:val="0"/>
      <w:marRight w:val="0"/>
      <w:marTop w:val="0"/>
      <w:marBottom w:val="0"/>
      <w:divBdr>
        <w:top w:val="none" w:sz="0" w:space="0" w:color="auto"/>
        <w:left w:val="none" w:sz="0" w:space="0" w:color="auto"/>
        <w:bottom w:val="none" w:sz="0" w:space="0" w:color="auto"/>
        <w:right w:val="none" w:sz="0" w:space="0" w:color="auto"/>
      </w:divBdr>
    </w:div>
    <w:div w:id="1306273302">
      <w:bodyDiv w:val="1"/>
      <w:marLeft w:val="0"/>
      <w:marRight w:val="0"/>
      <w:marTop w:val="0"/>
      <w:marBottom w:val="0"/>
      <w:divBdr>
        <w:top w:val="none" w:sz="0" w:space="0" w:color="auto"/>
        <w:left w:val="none" w:sz="0" w:space="0" w:color="auto"/>
        <w:bottom w:val="none" w:sz="0" w:space="0" w:color="auto"/>
        <w:right w:val="none" w:sz="0" w:space="0" w:color="auto"/>
      </w:divBdr>
    </w:div>
    <w:div w:id="1363238835">
      <w:bodyDiv w:val="1"/>
      <w:marLeft w:val="0"/>
      <w:marRight w:val="0"/>
      <w:marTop w:val="0"/>
      <w:marBottom w:val="0"/>
      <w:divBdr>
        <w:top w:val="none" w:sz="0" w:space="0" w:color="auto"/>
        <w:left w:val="none" w:sz="0" w:space="0" w:color="auto"/>
        <w:bottom w:val="none" w:sz="0" w:space="0" w:color="auto"/>
        <w:right w:val="none" w:sz="0" w:space="0" w:color="auto"/>
      </w:divBdr>
    </w:div>
    <w:div w:id="1367100775">
      <w:bodyDiv w:val="1"/>
      <w:marLeft w:val="0"/>
      <w:marRight w:val="0"/>
      <w:marTop w:val="0"/>
      <w:marBottom w:val="0"/>
      <w:divBdr>
        <w:top w:val="none" w:sz="0" w:space="0" w:color="auto"/>
        <w:left w:val="none" w:sz="0" w:space="0" w:color="auto"/>
        <w:bottom w:val="none" w:sz="0" w:space="0" w:color="auto"/>
        <w:right w:val="none" w:sz="0" w:space="0" w:color="auto"/>
      </w:divBdr>
    </w:div>
    <w:div w:id="1393390285">
      <w:bodyDiv w:val="1"/>
      <w:marLeft w:val="0"/>
      <w:marRight w:val="0"/>
      <w:marTop w:val="0"/>
      <w:marBottom w:val="0"/>
      <w:divBdr>
        <w:top w:val="none" w:sz="0" w:space="0" w:color="auto"/>
        <w:left w:val="none" w:sz="0" w:space="0" w:color="auto"/>
        <w:bottom w:val="none" w:sz="0" w:space="0" w:color="auto"/>
        <w:right w:val="none" w:sz="0" w:space="0" w:color="auto"/>
      </w:divBdr>
    </w:div>
    <w:div w:id="1518155571">
      <w:bodyDiv w:val="1"/>
      <w:marLeft w:val="0"/>
      <w:marRight w:val="0"/>
      <w:marTop w:val="0"/>
      <w:marBottom w:val="0"/>
      <w:divBdr>
        <w:top w:val="none" w:sz="0" w:space="0" w:color="auto"/>
        <w:left w:val="none" w:sz="0" w:space="0" w:color="auto"/>
        <w:bottom w:val="none" w:sz="0" w:space="0" w:color="auto"/>
        <w:right w:val="none" w:sz="0" w:space="0" w:color="auto"/>
      </w:divBdr>
    </w:div>
    <w:div w:id="1534419750">
      <w:bodyDiv w:val="1"/>
      <w:marLeft w:val="0"/>
      <w:marRight w:val="0"/>
      <w:marTop w:val="0"/>
      <w:marBottom w:val="0"/>
      <w:divBdr>
        <w:top w:val="none" w:sz="0" w:space="0" w:color="auto"/>
        <w:left w:val="none" w:sz="0" w:space="0" w:color="auto"/>
        <w:bottom w:val="none" w:sz="0" w:space="0" w:color="auto"/>
        <w:right w:val="none" w:sz="0" w:space="0" w:color="auto"/>
      </w:divBdr>
    </w:div>
    <w:div w:id="1541475005">
      <w:bodyDiv w:val="1"/>
      <w:marLeft w:val="0"/>
      <w:marRight w:val="0"/>
      <w:marTop w:val="0"/>
      <w:marBottom w:val="0"/>
      <w:divBdr>
        <w:top w:val="none" w:sz="0" w:space="0" w:color="auto"/>
        <w:left w:val="none" w:sz="0" w:space="0" w:color="auto"/>
        <w:bottom w:val="none" w:sz="0" w:space="0" w:color="auto"/>
        <w:right w:val="none" w:sz="0" w:space="0" w:color="auto"/>
      </w:divBdr>
    </w:div>
    <w:div w:id="1571381148">
      <w:bodyDiv w:val="1"/>
      <w:marLeft w:val="0"/>
      <w:marRight w:val="0"/>
      <w:marTop w:val="0"/>
      <w:marBottom w:val="0"/>
      <w:divBdr>
        <w:top w:val="none" w:sz="0" w:space="0" w:color="auto"/>
        <w:left w:val="none" w:sz="0" w:space="0" w:color="auto"/>
        <w:bottom w:val="none" w:sz="0" w:space="0" w:color="auto"/>
        <w:right w:val="none" w:sz="0" w:space="0" w:color="auto"/>
      </w:divBdr>
    </w:div>
    <w:div w:id="1593735964">
      <w:bodyDiv w:val="1"/>
      <w:marLeft w:val="0"/>
      <w:marRight w:val="0"/>
      <w:marTop w:val="0"/>
      <w:marBottom w:val="0"/>
      <w:divBdr>
        <w:top w:val="none" w:sz="0" w:space="0" w:color="auto"/>
        <w:left w:val="none" w:sz="0" w:space="0" w:color="auto"/>
        <w:bottom w:val="none" w:sz="0" w:space="0" w:color="auto"/>
        <w:right w:val="none" w:sz="0" w:space="0" w:color="auto"/>
      </w:divBdr>
    </w:div>
    <w:div w:id="1722093863">
      <w:bodyDiv w:val="1"/>
      <w:marLeft w:val="0"/>
      <w:marRight w:val="0"/>
      <w:marTop w:val="0"/>
      <w:marBottom w:val="0"/>
      <w:divBdr>
        <w:top w:val="none" w:sz="0" w:space="0" w:color="auto"/>
        <w:left w:val="none" w:sz="0" w:space="0" w:color="auto"/>
        <w:bottom w:val="none" w:sz="0" w:space="0" w:color="auto"/>
        <w:right w:val="none" w:sz="0" w:space="0" w:color="auto"/>
      </w:divBdr>
    </w:div>
    <w:div w:id="1907034896">
      <w:bodyDiv w:val="1"/>
      <w:marLeft w:val="0"/>
      <w:marRight w:val="0"/>
      <w:marTop w:val="0"/>
      <w:marBottom w:val="0"/>
      <w:divBdr>
        <w:top w:val="none" w:sz="0" w:space="0" w:color="auto"/>
        <w:left w:val="none" w:sz="0" w:space="0" w:color="auto"/>
        <w:bottom w:val="none" w:sz="0" w:space="0" w:color="auto"/>
        <w:right w:val="none" w:sz="0" w:space="0" w:color="auto"/>
      </w:divBdr>
    </w:div>
    <w:div w:id="1909917863">
      <w:bodyDiv w:val="1"/>
      <w:marLeft w:val="0"/>
      <w:marRight w:val="0"/>
      <w:marTop w:val="0"/>
      <w:marBottom w:val="0"/>
      <w:divBdr>
        <w:top w:val="none" w:sz="0" w:space="0" w:color="auto"/>
        <w:left w:val="none" w:sz="0" w:space="0" w:color="auto"/>
        <w:bottom w:val="none" w:sz="0" w:space="0" w:color="auto"/>
        <w:right w:val="none" w:sz="0" w:space="0" w:color="auto"/>
      </w:divBdr>
    </w:div>
    <w:div w:id="1918440226">
      <w:bodyDiv w:val="1"/>
      <w:marLeft w:val="0"/>
      <w:marRight w:val="0"/>
      <w:marTop w:val="0"/>
      <w:marBottom w:val="0"/>
      <w:divBdr>
        <w:top w:val="none" w:sz="0" w:space="0" w:color="auto"/>
        <w:left w:val="none" w:sz="0" w:space="0" w:color="auto"/>
        <w:bottom w:val="none" w:sz="0" w:space="0" w:color="auto"/>
        <w:right w:val="none" w:sz="0" w:space="0" w:color="auto"/>
      </w:divBdr>
    </w:div>
    <w:div w:id="1941067266">
      <w:bodyDiv w:val="1"/>
      <w:marLeft w:val="0"/>
      <w:marRight w:val="0"/>
      <w:marTop w:val="0"/>
      <w:marBottom w:val="0"/>
      <w:divBdr>
        <w:top w:val="none" w:sz="0" w:space="0" w:color="auto"/>
        <w:left w:val="none" w:sz="0" w:space="0" w:color="auto"/>
        <w:bottom w:val="none" w:sz="0" w:space="0" w:color="auto"/>
        <w:right w:val="none" w:sz="0" w:space="0" w:color="auto"/>
      </w:divBdr>
    </w:div>
    <w:div w:id="1944654033">
      <w:bodyDiv w:val="1"/>
      <w:marLeft w:val="0"/>
      <w:marRight w:val="0"/>
      <w:marTop w:val="0"/>
      <w:marBottom w:val="0"/>
      <w:divBdr>
        <w:top w:val="none" w:sz="0" w:space="0" w:color="auto"/>
        <w:left w:val="none" w:sz="0" w:space="0" w:color="auto"/>
        <w:bottom w:val="none" w:sz="0" w:space="0" w:color="auto"/>
        <w:right w:val="none" w:sz="0" w:space="0" w:color="auto"/>
      </w:divBdr>
    </w:div>
    <w:div w:id="1964579178">
      <w:bodyDiv w:val="1"/>
      <w:marLeft w:val="0"/>
      <w:marRight w:val="0"/>
      <w:marTop w:val="0"/>
      <w:marBottom w:val="0"/>
      <w:divBdr>
        <w:top w:val="none" w:sz="0" w:space="0" w:color="auto"/>
        <w:left w:val="none" w:sz="0" w:space="0" w:color="auto"/>
        <w:bottom w:val="none" w:sz="0" w:space="0" w:color="auto"/>
        <w:right w:val="none" w:sz="0" w:space="0" w:color="auto"/>
      </w:divBdr>
      <w:divsChild>
        <w:div w:id="504057643">
          <w:marLeft w:val="0"/>
          <w:marRight w:val="0"/>
          <w:marTop w:val="0"/>
          <w:marBottom w:val="0"/>
          <w:divBdr>
            <w:top w:val="none" w:sz="0" w:space="0" w:color="auto"/>
            <w:left w:val="none" w:sz="0" w:space="0" w:color="auto"/>
            <w:bottom w:val="none" w:sz="0" w:space="0" w:color="auto"/>
            <w:right w:val="none" w:sz="0" w:space="0" w:color="auto"/>
          </w:divBdr>
        </w:div>
      </w:divsChild>
    </w:div>
    <w:div w:id="200940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eader" Target="header5.xml"/><Relationship Id="rId39" Type="http://schemas.openxmlformats.org/officeDocument/2006/relationships/image" Target="media/image8.jpg"/><Relationship Id="rId21" Type="http://schemas.openxmlformats.org/officeDocument/2006/relationships/image" Target="media/image2.png"/><Relationship Id="rId34" Type="http://schemas.openxmlformats.org/officeDocument/2006/relationships/footer" Target="footer7.xml"/><Relationship Id="rId42" Type="http://schemas.openxmlformats.org/officeDocument/2006/relationships/image" Target="media/image10.JPG"/><Relationship Id="rId47" Type="http://schemas.openxmlformats.org/officeDocument/2006/relationships/footer" Target="foot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oleObject" Target="embeddings/oleObject1.bin"/><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oleObject" Target="embeddings/oleObject4.bin"/><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localhost/Scada/View.aspx" TargetMode="External"/><Relationship Id="rId28" Type="http://schemas.openxmlformats.org/officeDocument/2006/relationships/image" Target="media/image4.wmf"/><Relationship Id="rId36" Type="http://schemas.openxmlformats.org/officeDocument/2006/relationships/footer" Target="footer8.xml"/><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oleObject" Target="embeddings/oleObject3.bin"/><Relationship Id="rId44"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localhost/Scada/" TargetMode="External"/><Relationship Id="rId27" Type="http://schemas.openxmlformats.org/officeDocument/2006/relationships/footer" Target="footer6.xml"/><Relationship Id="rId30" Type="http://schemas.openxmlformats.org/officeDocument/2006/relationships/oleObject" Target="embeddings/oleObject2.bin"/><Relationship Id="rId35" Type="http://schemas.openxmlformats.org/officeDocument/2006/relationships/header" Target="header7.xml"/><Relationship Id="rId43" Type="http://schemas.openxmlformats.org/officeDocument/2006/relationships/image" Target="media/image11.JP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microsoft.com/office/2016/09/relationships/commentsIds" Target="commentsIds.xml"/><Relationship Id="rId25" Type="http://schemas.openxmlformats.org/officeDocument/2006/relationships/hyperlink" Target="http://localhost/Scada/View.aspx%20" TargetMode="External"/><Relationship Id="rId33" Type="http://schemas.openxmlformats.org/officeDocument/2006/relationships/header" Target="header6.xml"/><Relationship Id="rId38" Type="http://schemas.openxmlformats.org/officeDocument/2006/relationships/image" Target="media/image7.jpg"/><Relationship Id="rId46" Type="http://schemas.openxmlformats.org/officeDocument/2006/relationships/header" Target="header8.xml"/><Relationship Id="rId20" Type="http://schemas.openxmlformats.org/officeDocument/2006/relationships/footer" Target="footer5.xml"/><Relationship Id="rId41" Type="http://schemas.openxmlformats.org/officeDocument/2006/relationships/hyperlink" Target="file:///\\NGK-AS-02\&#1050;&#1044;$\&#1050;&#1044;\&#1042;&#1053;&#1060;&#1058;.138.000.000.000%20&#1041;&#1083;&#1086;&#1082;%20&#1080;&#1079;&#1084;&#1077;&#1088;&#1077;&#1085;&#1080;&#1081;%20&#1053;&#1043;&#1050;-&#1041;&#1048;(&#1052;)\9_&#1054;&#1090;&#1095;&#1077;&#1090;&#1099;%20&#1080;&#1089;&#1087;&#1099;&#1090;&#1072;&#1085;&#1080;&#1081;\&#1055;&#1088;&#1086;&#1090;&#1086;&#1082;&#1086;&#1083;%20&#1087;&#1088;&#1080;&#1077;&#1084;&#1086;&#1095;&#1085;&#1099;&#1093;%20&#1080;&#1089;&#1087;&#1099;&#1090;&#1072;&#1085;&#1080;&#1081;%20%20&#1053;&#1043;&#1050;-&#1041;&#1048;(&#1052;).xls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E4EDC-F15B-4E74-8203-A1294671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37</Pages>
  <Words>5240</Words>
  <Characters>39243</Characters>
  <Application>Microsoft Office Word</Application>
  <DocSecurity>0</DocSecurity>
  <Lines>327</Lines>
  <Paragraphs>88</Paragraphs>
  <ScaleCrop>false</ScaleCrop>
  <HeadingPairs>
    <vt:vector size="2" baseType="variant">
      <vt:variant>
        <vt:lpstr>Название</vt:lpstr>
      </vt:variant>
      <vt:variant>
        <vt:i4>1</vt:i4>
      </vt:variant>
    </vt:vector>
  </HeadingPairs>
  <TitlesOfParts>
    <vt:vector size="1" baseType="lpstr">
      <vt:lpstr>ПМ</vt:lpstr>
    </vt:vector>
  </TitlesOfParts>
  <Company>ООО "НПО "Нефтегазкомплекс"</Company>
  <LinksUpToDate>false</LinksUpToDate>
  <CharactersWithSpaces>44395</CharactersWithSpaces>
  <SharedDoc>false</SharedDoc>
  <HLinks>
    <vt:vector size="258" baseType="variant">
      <vt:variant>
        <vt:i4>1572914</vt:i4>
      </vt:variant>
      <vt:variant>
        <vt:i4>254</vt:i4>
      </vt:variant>
      <vt:variant>
        <vt:i4>0</vt:i4>
      </vt:variant>
      <vt:variant>
        <vt:i4>5</vt:i4>
      </vt:variant>
      <vt:variant>
        <vt:lpwstr/>
      </vt:variant>
      <vt:variant>
        <vt:lpwstr>_Toc352765588</vt:lpwstr>
      </vt:variant>
      <vt:variant>
        <vt:i4>1572914</vt:i4>
      </vt:variant>
      <vt:variant>
        <vt:i4>248</vt:i4>
      </vt:variant>
      <vt:variant>
        <vt:i4>0</vt:i4>
      </vt:variant>
      <vt:variant>
        <vt:i4>5</vt:i4>
      </vt:variant>
      <vt:variant>
        <vt:lpwstr/>
      </vt:variant>
      <vt:variant>
        <vt:lpwstr>_Toc352765587</vt:lpwstr>
      </vt:variant>
      <vt:variant>
        <vt:i4>1572914</vt:i4>
      </vt:variant>
      <vt:variant>
        <vt:i4>242</vt:i4>
      </vt:variant>
      <vt:variant>
        <vt:i4>0</vt:i4>
      </vt:variant>
      <vt:variant>
        <vt:i4>5</vt:i4>
      </vt:variant>
      <vt:variant>
        <vt:lpwstr/>
      </vt:variant>
      <vt:variant>
        <vt:lpwstr>_Toc352765586</vt:lpwstr>
      </vt:variant>
      <vt:variant>
        <vt:i4>1572914</vt:i4>
      </vt:variant>
      <vt:variant>
        <vt:i4>236</vt:i4>
      </vt:variant>
      <vt:variant>
        <vt:i4>0</vt:i4>
      </vt:variant>
      <vt:variant>
        <vt:i4>5</vt:i4>
      </vt:variant>
      <vt:variant>
        <vt:lpwstr/>
      </vt:variant>
      <vt:variant>
        <vt:lpwstr>_Toc352765585</vt:lpwstr>
      </vt:variant>
      <vt:variant>
        <vt:i4>1572914</vt:i4>
      </vt:variant>
      <vt:variant>
        <vt:i4>230</vt:i4>
      </vt:variant>
      <vt:variant>
        <vt:i4>0</vt:i4>
      </vt:variant>
      <vt:variant>
        <vt:i4>5</vt:i4>
      </vt:variant>
      <vt:variant>
        <vt:lpwstr/>
      </vt:variant>
      <vt:variant>
        <vt:lpwstr>_Toc352765584</vt:lpwstr>
      </vt:variant>
      <vt:variant>
        <vt:i4>1572914</vt:i4>
      </vt:variant>
      <vt:variant>
        <vt:i4>224</vt:i4>
      </vt:variant>
      <vt:variant>
        <vt:i4>0</vt:i4>
      </vt:variant>
      <vt:variant>
        <vt:i4>5</vt:i4>
      </vt:variant>
      <vt:variant>
        <vt:lpwstr/>
      </vt:variant>
      <vt:variant>
        <vt:lpwstr>_Toc352765583</vt:lpwstr>
      </vt:variant>
      <vt:variant>
        <vt:i4>1572914</vt:i4>
      </vt:variant>
      <vt:variant>
        <vt:i4>218</vt:i4>
      </vt:variant>
      <vt:variant>
        <vt:i4>0</vt:i4>
      </vt:variant>
      <vt:variant>
        <vt:i4>5</vt:i4>
      </vt:variant>
      <vt:variant>
        <vt:lpwstr/>
      </vt:variant>
      <vt:variant>
        <vt:lpwstr>_Toc352765582</vt:lpwstr>
      </vt:variant>
      <vt:variant>
        <vt:i4>1572914</vt:i4>
      </vt:variant>
      <vt:variant>
        <vt:i4>212</vt:i4>
      </vt:variant>
      <vt:variant>
        <vt:i4>0</vt:i4>
      </vt:variant>
      <vt:variant>
        <vt:i4>5</vt:i4>
      </vt:variant>
      <vt:variant>
        <vt:lpwstr/>
      </vt:variant>
      <vt:variant>
        <vt:lpwstr>_Toc352765581</vt:lpwstr>
      </vt:variant>
      <vt:variant>
        <vt:i4>1572914</vt:i4>
      </vt:variant>
      <vt:variant>
        <vt:i4>206</vt:i4>
      </vt:variant>
      <vt:variant>
        <vt:i4>0</vt:i4>
      </vt:variant>
      <vt:variant>
        <vt:i4>5</vt:i4>
      </vt:variant>
      <vt:variant>
        <vt:lpwstr/>
      </vt:variant>
      <vt:variant>
        <vt:lpwstr>_Toc352765580</vt:lpwstr>
      </vt:variant>
      <vt:variant>
        <vt:i4>1507378</vt:i4>
      </vt:variant>
      <vt:variant>
        <vt:i4>200</vt:i4>
      </vt:variant>
      <vt:variant>
        <vt:i4>0</vt:i4>
      </vt:variant>
      <vt:variant>
        <vt:i4>5</vt:i4>
      </vt:variant>
      <vt:variant>
        <vt:lpwstr/>
      </vt:variant>
      <vt:variant>
        <vt:lpwstr>_Toc352765579</vt:lpwstr>
      </vt:variant>
      <vt:variant>
        <vt:i4>1507378</vt:i4>
      </vt:variant>
      <vt:variant>
        <vt:i4>194</vt:i4>
      </vt:variant>
      <vt:variant>
        <vt:i4>0</vt:i4>
      </vt:variant>
      <vt:variant>
        <vt:i4>5</vt:i4>
      </vt:variant>
      <vt:variant>
        <vt:lpwstr/>
      </vt:variant>
      <vt:variant>
        <vt:lpwstr>_Toc352765578</vt:lpwstr>
      </vt:variant>
      <vt:variant>
        <vt:i4>1507378</vt:i4>
      </vt:variant>
      <vt:variant>
        <vt:i4>188</vt:i4>
      </vt:variant>
      <vt:variant>
        <vt:i4>0</vt:i4>
      </vt:variant>
      <vt:variant>
        <vt:i4>5</vt:i4>
      </vt:variant>
      <vt:variant>
        <vt:lpwstr/>
      </vt:variant>
      <vt:variant>
        <vt:lpwstr>_Toc352765577</vt:lpwstr>
      </vt:variant>
      <vt:variant>
        <vt:i4>1507378</vt:i4>
      </vt:variant>
      <vt:variant>
        <vt:i4>182</vt:i4>
      </vt:variant>
      <vt:variant>
        <vt:i4>0</vt:i4>
      </vt:variant>
      <vt:variant>
        <vt:i4>5</vt:i4>
      </vt:variant>
      <vt:variant>
        <vt:lpwstr/>
      </vt:variant>
      <vt:variant>
        <vt:lpwstr>_Toc352765576</vt:lpwstr>
      </vt:variant>
      <vt:variant>
        <vt:i4>1507378</vt:i4>
      </vt:variant>
      <vt:variant>
        <vt:i4>176</vt:i4>
      </vt:variant>
      <vt:variant>
        <vt:i4>0</vt:i4>
      </vt:variant>
      <vt:variant>
        <vt:i4>5</vt:i4>
      </vt:variant>
      <vt:variant>
        <vt:lpwstr/>
      </vt:variant>
      <vt:variant>
        <vt:lpwstr>_Toc352765575</vt:lpwstr>
      </vt:variant>
      <vt:variant>
        <vt:i4>1507378</vt:i4>
      </vt:variant>
      <vt:variant>
        <vt:i4>170</vt:i4>
      </vt:variant>
      <vt:variant>
        <vt:i4>0</vt:i4>
      </vt:variant>
      <vt:variant>
        <vt:i4>5</vt:i4>
      </vt:variant>
      <vt:variant>
        <vt:lpwstr/>
      </vt:variant>
      <vt:variant>
        <vt:lpwstr>_Toc352765574</vt:lpwstr>
      </vt:variant>
      <vt:variant>
        <vt:i4>1507378</vt:i4>
      </vt:variant>
      <vt:variant>
        <vt:i4>164</vt:i4>
      </vt:variant>
      <vt:variant>
        <vt:i4>0</vt:i4>
      </vt:variant>
      <vt:variant>
        <vt:i4>5</vt:i4>
      </vt:variant>
      <vt:variant>
        <vt:lpwstr/>
      </vt:variant>
      <vt:variant>
        <vt:lpwstr>_Toc352765573</vt:lpwstr>
      </vt:variant>
      <vt:variant>
        <vt:i4>1507378</vt:i4>
      </vt:variant>
      <vt:variant>
        <vt:i4>158</vt:i4>
      </vt:variant>
      <vt:variant>
        <vt:i4>0</vt:i4>
      </vt:variant>
      <vt:variant>
        <vt:i4>5</vt:i4>
      </vt:variant>
      <vt:variant>
        <vt:lpwstr/>
      </vt:variant>
      <vt:variant>
        <vt:lpwstr>_Toc352765572</vt:lpwstr>
      </vt:variant>
      <vt:variant>
        <vt:i4>1507378</vt:i4>
      </vt:variant>
      <vt:variant>
        <vt:i4>152</vt:i4>
      </vt:variant>
      <vt:variant>
        <vt:i4>0</vt:i4>
      </vt:variant>
      <vt:variant>
        <vt:i4>5</vt:i4>
      </vt:variant>
      <vt:variant>
        <vt:lpwstr/>
      </vt:variant>
      <vt:variant>
        <vt:lpwstr>_Toc352765571</vt:lpwstr>
      </vt:variant>
      <vt:variant>
        <vt:i4>1507378</vt:i4>
      </vt:variant>
      <vt:variant>
        <vt:i4>146</vt:i4>
      </vt:variant>
      <vt:variant>
        <vt:i4>0</vt:i4>
      </vt:variant>
      <vt:variant>
        <vt:i4>5</vt:i4>
      </vt:variant>
      <vt:variant>
        <vt:lpwstr/>
      </vt:variant>
      <vt:variant>
        <vt:lpwstr>_Toc352765570</vt:lpwstr>
      </vt:variant>
      <vt:variant>
        <vt:i4>1441842</vt:i4>
      </vt:variant>
      <vt:variant>
        <vt:i4>140</vt:i4>
      </vt:variant>
      <vt:variant>
        <vt:i4>0</vt:i4>
      </vt:variant>
      <vt:variant>
        <vt:i4>5</vt:i4>
      </vt:variant>
      <vt:variant>
        <vt:lpwstr/>
      </vt:variant>
      <vt:variant>
        <vt:lpwstr>_Toc352765569</vt:lpwstr>
      </vt:variant>
      <vt:variant>
        <vt:i4>1441842</vt:i4>
      </vt:variant>
      <vt:variant>
        <vt:i4>134</vt:i4>
      </vt:variant>
      <vt:variant>
        <vt:i4>0</vt:i4>
      </vt:variant>
      <vt:variant>
        <vt:i4>5</vt:i4>
      </vt:variant>
      <vt:variant>
        <vt:lpwstr/>
      </vt:variant>
      <vt:variant>
        <vt:lpwstr>_Toc352765568</vt:lpwstr>
      </vt:variant>
      <vt:variant>
        <vt:i4>1441842</vt:i4>
      </vt:variant>
      <vt:variant>
        <vt:i4>128</vt:i4>
      </vt:variant>
      <vt:variant>
        <vt:i4>0</vt:i4>
      </vt:variant>
      <vt:variant>
        <vt:i4>5</vt:i4>
      </vt:variant>
      <vt:variant>
        <vt:lpwstr/>
      </vt:variant>
      <vt:variant>
        <vt:lpwstr>_Toc352765567</vt:lpwstr>
      </vt:variant>
      <vt:variant>
        <vt:i4>1441842</vt:i4>
      </vt:variant>
      <vt:variant>
        <vt:i4>122</vt:i4>
      </vt:variant>
      <vt:variant>
        <vt:i4>0</vt:i4>
      </vt:variant>
      <vt:variant>
        <vt:i4>5</vt:i4>
      </vt:variant>
      <vt:variant>
        <vt:lpwstr/>
      </vt:variant>
      <vt:variant>
        <vt:lpwstr>_Toc352765566</vt:lpwstr>
      </vt:variant>
      <vt:variant>
        <vt:i4>1441842</vt:i4>
      </vt:variant>
      <vt:variant>
        <vt:i4>116</vt:i4>
      </vt:variant>
      <vt:variant>
        <vt:i4>0</vt:i4>
      </vt:variant>
      <vt:variant>
        <vt:i4>5</vt:i4>
      </vt:variant>
      <vt:variant>
        <vt:lpwstr/>
      </vt:variant>
      <vt:variant>
        <vt:lpwstr>_Toc352765565</vt:lpwstr>
      </vt:variant>
      <vt:variant>
        <vt:i4>1441842</vt:i4>
      </vt:variant>
      <vt:variant>
        <vt:i4>110</vt:i4>
      </vt:variant>
      <vt:variant>
        <vt:i4>0</vt:i4>
      </vt:variant>
      <vt:variant>
        <vt:i4>5</vt:i4>
      </vt:variant>
      <vt:variant>
        <vt:lpwstr/>
      </vt:variant>
      <vt:variant>
        <vt:lpwstr>_Toc352765564</vt:lpwstr>
      </vt:variant>
      <vt:variant>
        <vt:i4>1441842</vt:i4>
      </vt:variant>
      <vt:variant>
        <vt:i4>104</vt:i4>
      </vt:variant>
      <vt:variant>
        <vt:i4>0</vt:i4>
      </vt:variant>
      <vt:variant>
        <vt:i4>5</vt:i4>
      </vt:variant>
      <vt:variant>
        <vt:lpwstr/>
      </vt:variant>
      <vt:variant>
        <vt:lpwstr>_Toc352765563</vt:lpwstr>
      </vt:variant>
      <vt:variant>
        <vt:i4>1441842</vt:i4>
      </vt:variant>
      <vt:variant>
        <vt:i4>98</vt:i4>
      </vt:variant>
      <vt:variant>
        <vt:i4>0</vt:i4>
      </vt:variant>
      <vt:variant>
        <vt:i4>5</vt:i4>
      </vt:variant>
      <vt:variant>
        <vt:lpwstr/>
      </vt:variant>
      <vt:variant>
        <vt:lpwstr>_Toc352765562</vt:lpwstr>
      </vt:variant>
      <vt:variant>
        <vt:i4>1441842</vt:i4>
      </vt:variant>
      <vt:variant>
        <vt:i4>92</vt:i4>
      </vt:variant>
      <vt:variant>
        <vt:i4>0</vt:i4>
      </vt:variant>
      <vt:variant>
        <vt:i4>5</vt:i4>
      </vt:variant>
      <vt:variant>
        <vt:lpwstr/>
      </vt:variant>
      <vt:variant>
        <vt:lpwstr>_Toc352765561</vt:lpwstr>
      </vt:variant>
      <vt:variant>
        <vt:i4>1441842</vt:i4>
      </vt:variant>
      <vt:variant>
        <vt:i4>86</vt:i4>
      </vt:variant>
      <vt:variant>
        <vt:i4>0</vt:i4>
      </vt:variant>
      <vt:variant>
        <vt:i4>5</vt:i4>
      </vt:variant>
      <vt:variant>
        <vt:lpwstr/>
      </vt:variant>
      <vt:variant>
        <vt:lpwstr>_Toc352765560</vt:lpwstr>
      </vt:variant>
      <vt:variant>
        <vt:i4>1376306</vt:i4>
      </vt:variant>
      <vt:variant>
        <vt:i4>80</vt:i4>
      </vt:variant>
      <vt:variant>
        <vt:i4>0</vt:i4>
      </vt:variant>
      <vt:variant>
        <vt:i4>5</vt:i4>
      </vt:variant>
      <vt:variant>
        <vt:lpwstr/>
      </vt:variant>
      <vt:variant>
        <vt:lpwstr>_Toc352765559</vt:lpwstr>
      </vt:variant>
      <vt:variant>
        <vt:i4>1376306</vt:i4>
      </vt:variant>
      <vt:variant>
        <vt:i4>74</vt:i4>
      </vt:variant>
      <vt:variant>
        <vt:i4>0</vt:i4>
      </vt:variant>
      <vt:variant>
        <vt:i4>5</vt:i4>
      </vt:variant>
      <vt:variant>
        <vt:lpwstr/>
      </vt:variant>
      <vt:variant>
        <vt:lpwstr>_Toc352765558</vt:lpwstr>
      </vt:variant>
      <vt:variant>
        <vt:i4>1376306</vt:i4>
      </vt:variant>
      <vt:variant>
        <vt:i4>68</vt:i4>
      </vt:variant>
      <vt:variant>
        <vt:i4>0</vt:i4>
      </vt:variant>
      <vt:variant>
        <vt:i4>5</vt:i4>
      </vt:variant>
      <vt:variant>
        <vt:lpwstr/>
      </vt:variant>
      <vt:variant>
        <vt:lpwstr>_Toc352765557</vt:lpwstr>
      </vt:variant>
      <vt:variant>
        <vt:i4>1376306</vt:i4>
      </vt:variant>
      <vt:variant>
        <vt:i4>62</vt:i4>
      </vt:variant>
      <vt:variant>
        <vt:i4>0</vt:i4>
      </vt:variant>
      <vt:variant>
        <vt:i4>5</vt:i4>
      </vt:variant>
      <vt:variant>
        <vt:lpwstr/>
      </vt:variant>
      <vt:variant>
        <vt:lpwstr>_Toc352765556</vt:lpwstr>
      </vt:variant>
      <vt:variant>
        <vt:i4>1376306</vt:i4>
      </vt:variant>
      <vt:variant>
        <vt:i4>56</vt:i4>
      </vt:variant>
      <vt:variant>
        <vt:i4>0</vt:i4>
      </vt:variant>
      <vt:variant>
        <vt:i4>5</vt:i4>
      </vt:variant>
      <vt:variant>
        <vt:lpwstr/>
      </vt:variant>
      <vt:variant>
        <vt:lpwstr>_Toc352765555</vt:lpwstr>
      </vt:variant>
      <vt:variant>
        <vt:i4>1376306</vt:i4>
      </vt:variant>
      <vt:variant>
        <vt:i4>50</vt:i4>
      </vt:variant>
      <vt:variant>
        <vt:i4>0</vt:i4>
      </vt:variant>
      <vt:variant>
        <vt:i4>5</vt:i4>
      </vt:variant>
      <vt:variant>
        <vt:lpwstr/>
      </vt:variant>
      <vt:variant>
        <vt:lpwstr>_Toc352765554</vt:lpwstr>
      </vt:variant>
      <vt:variant>
        <vt:i4>1376306</vt:i4>
      </vt:variant>
      <vt:variant>
        <vt:i4>44</vt:i4>
      </vt:variant>
      <vt:variant>
        <vt:i4>0</vt:i4>
      </vt:variant>
      <vt:variant>
        <vt:i4>5</vt:i4>
      </vt:variant>
      <vt:variant>
        <vt:lpwstr/>
      </vt:variant>
      <vt:variant>
        <vt:lpwstr>_Toc352765553</vt:lpwstr>
      </vt:variant>
      <vt:variant>
        <vt:i4>1376306</vt:i4>
      </vt:variant>
      <vt:variant>
        <vt:i4>38</vt:i4>
      </vt:variant>
      <vt:variant>
        <vt:i4>0</vt:i4>
      </vt:variant>
      <vt:variant>
        <vt:i4>5</vt:i4>
      </vt:variant>
      <vt:variant>
        <vt:lpwstr/>
      </vt:variant>
      <vt:variant>
        <vt:lpwstr>_Toc352765552</vt:lpwstr>
      </vt:variant>
      <vt:variant>
        <vt:i4>1376306</vt:i4>
      </vt:variant>
      <vt:variant>
        <vt:i4>32</vt:i4>
      </vt:variant>
      <vt:variant>
        <vt:i4>0</vt:i4>
      </vt:variant>
      <vt:variant>
        <vt:i4>5</vt:i4>
      </vt:variant>
      <vt:variant>
        <vt:lpwstr/>
      </vt:variant>
      <vt:variant>
        <vt:lpwstr>_Toc352765551</vt:lpwstr>
      </vt:variant>
      <vt:variant>
        <vt:i4>1376306</vt:i4>
      </vt:variant>
      <vt:variant>
        <vt:i4>26</vt:i4>
      </vt:variant>
      <vt:variant>
        <vt:i4>0</vt:i4>
      </vt:variant>
      <vt:variant>
        <vt:i4>5</vt:i4>
      </vt:variant>
      <vt:variant>
        <vt:lpwstr/>
      </vt:variant>
      <vt:variant>
        <vt:lpwstr>_Toc352765550</vt:lpwstr>
      </vt:variant>
      <vt:variant>
        <vt:i4>1310770</vt:i4>
      </vt:variant>
      <vt:variant>
        <vt:i4>20</vt:i4>
      </vt:variant>
      <vt:variant>
        <vt:i4>0</vt:i4>
      </vt:variant>
      <vt:variant>
        <vt:i4>5</vt:i4>
      </vt:variant>
      <vt:variant>
        <vt:lpwstr/>
      </vt:variant>
      <vt:variant>
        <vt:lpwstr>_Toc352765549</vt:lpwstr>
      </vt:variant>
      <vt:variant>
        <vt:i4>1310770</vt:i4>
      </vt:variant>
      <vt:variant>
        <vt:i4>14</vt:i4>
      </vt:variant>
      <vt:variant>
        <vt:i4>0</vt:i4>
      </vt:variant>
      <vt:variant>
        <vt:i4>5</vt:i4>
      </vt:variant>
      <vt:variant>
        <vt:lpwstr/>
      </vt:variant>
      <vt:variant>
        <vt:lpwstr>_Toc352765548</vt:lpwstr>
      </vt:variant>
      <vt:variant>
        <vt:i4>1310770</vt:i4>
      </vt:variant>
      <vt:variant>
        <vt:i4>8</vt:i4>
      </vt:variant>
      <vt:variant>
        <vt:i4>0</vt:i4>
      </vt:variant>
      <vt:variant>
        <vt:i4>5</vt:i4>
      </vt:variant>
      <vt:variant>
        <vt:lpwstr/>
      </vt:variant>
      <vt:variant>
        <vt:lpwstr>_Toc352765547</vt:lpwstr>
      </vt:variant>
      <vt:variant>
        <vt:i4>1310770</vt:i4>
      </vt:variant>
      <vt:variant>
        <vt:i4>2</vt:i4>
      </vt:variant>
      <vt:variant>
        <vt:i4>0</vt:i4>
      </vt:variant>
      <vt:variant>
        <vt:i4>5</vt:i4>
      </vt:variant>
      <vt:variant>
        <vt:lpwstr/>
      </vt:variant>
      <vt:variant>
        <vt:lpwstr>_Toc352765546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ПМ</dc:title>
  <dc:creator>m.gadelshin@ngk-ehz.ru</dc:creator>
  <cp:lastModifiedBy>Перов Дмитрий Александрович</cp:lastModifiedBy>
  <cp:revision>543</cp:revision>
  <cp:lastPrinted>2021-03-10T05:06:00Z</cp:lastPrinted>
  <dcterms:created xsi:type="dcterms:W3CDTF">2020-08-20T07:51:00Z</dcterms:created>
  <dcterms:modified xsi:type="dcterms:W3CDTF">2021-03-10T08:24:00Z</dcterms:modified>
</cp:coreProperties>
</file>